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0132E" w14:textId="63D0D273" w:rsidR="00C00C20" w:rsidRPr="00C00C20" w:rsidRDefault="00C00C20" w:rsidP="00450C2E">
      <w:pPr>
        <w:spacing w:after="0" w:line="240" w:lineRule="auto"/>
        <w:rPr>
          <w:rFonts w:ascii="Times New Roman" w:eastAsia="標楷體" w:hAnsi="Times New Roman" w:cs="Times New Roman"/>
          <w:b/>
          <w:i/>
          <w:iCs/>
          <w:sz w:val="28"/>
          <w:szCs w:val="28"/>
        </w:rPr>
      </w:pPr>
      <w:r w:rsidRPr="00C00C20">
        <w:rPr>
          <w:rFonts w:ascii="Times New Roman" w:eastAsia="標楷體" w:hAnsi="Times New Roman" w:cs="Times New Roman" w:hint="eastAsia"/>
          <w:b/>
          <w:i/>
          <w:iCs/>
          <w:sz w:val="28"/>
          <w:szCs w:val="28"/>
        </w:rPr>
        <w:t>Research article</w:t>
      </w:r>
    </w:p>
    <w:p w14:paraId="34FE8360" w14:textId="7C08F6B9" w:rsidR="00C00C20" w:rsidRPr="004C0A85" w:rsidRDefault="00B868DC" w:rsidP="004C0A85">
      <w:pPr>
        <w:spacing w:after="0" w:line="240" w:lineRule="auto"/>
        <w:rPr>
          <w:rFonts w:ascii="Times New Roman" w:eastAsia="標楷體" w:hAnsi="Times New Roman" w:cs="Times New Roman"/>
          <w:b/>
          <w:sz w:val="32"/>
          <w:szCs w:val="32"/>
        </w:rPr>
      </w:pPr>
      <w:r w:rsidRPr="004C0A85">
        <w:rPr>
          <w:rFonts w:ascii="Times New Roman" w:eastAsia="標楷體" w:hAnsi="Times New Roman" w:cs="Times New Roman"/>
          <w:b/>
          <w:sz w:val="32"/>
          <w:szCs w:val="32"/>
        </w:rPr>
        <w:t>Multi-Stage Optimization for Supporting Lines in Logistics Compan</w:t>
      </w:r>
      <w:r w:rsidR="00652C80" w:rsidRPr="004C0A85">
        <w:rPr>
          <w:rFonts w:ascii="Times New Roman" w:eastAsia="標楷體" w:hAnsi="Times New Roman" w:cs="Times New Roman" w:hint="eastAsia"/>
          <w:b/>
          <w:sz w:val="32"/>
          <w:szCs w:val="32"/>
        </w:rPr>
        <w:t>ies</w:t>
      </w:r>
    </w:p>
    <w:p w14:paraId="2302D00B" w14:textId="23299034" w:rsidR="00287E57" w:rsidRPr="004C0A85" w:rsidRDefault="00C00C20" w:rsidP="00450C2E">
      <w:pPr>
        <w:widowControl/>
        <w:spacing w:after="0" w:line="240" w:lineRule="auto"/>
        <w:jc w:val="both"/>
        <w:rPr>
          <w:rFonts w:ascii="Times New Roman" w:eastAsia="標楷體" w:hAnsi="Times New Roman" w:cs="Times New Roman"/>
          <w:b/>
          <w:bCs/>
        </w:rPr>
      </w:pPr>
      <w:r w:rsidRPr="004C0A85">
        <w:rPr>
          <w:rFonts w:ascii="Times New Roman" w:eastAsia="標楷體" w:hAnsi="Times New Roman" w:cs="Times New Roman"/>
          <w:b/>
          <w:bCs/>
        </w:rPr>
        <w:t>J</w:t>
      </w:r>
      <w:r w:rsidR="008429FF" w:rsidRPr="004C0A85">
        <w:rPr>
          <w:rFonts w:ascii="Times New Roman" w:eastAsia="標楷體" w:hAnsi="Times New Roman" w:cs="Times New Roman" w:hint="eastAsia"/>
          <w:b/>
          <w:bCs/>
        </w:rPr>
        <w:t>ONG</w:t>
      </w:r>
      <w:r w:rsidRPr="004C0A85">
        <w:rPr>
          <w:rFonts w:ascii="Times New Roman" w:eastAsia="標楷體" w:hAnsi="Times New Roman" w:cs="Times New Roman"/>
          <w:b/>
          <w:bCs/>
        </w:rPr>
        <w:noBreakHyphen/>
        <w:t>Y</w:t>
      </w:r>
      <w:r w:rsidR="008429FF" w:rsidRPr="004C0A85">
        <w:rPr>
          <w:rFonts w:ascii="Times New Roman" w:eastAsia="標楷體" w:hAnsi="Times New Roman" w:cs="Times New Roman" w:hint="eastAsia"/>
          <w:b/>
          <w:bCs/>
        </w:rPr>
        <w:t>IH</w:t>
      </w:r>
      <w:r w:rsidRPr="004C0A85">
        <w:rPr>
          <w:rFonts w:ascii="Times New Roman" w:eastAsia="標楷體" w:hAnsi="Times New Roman" w:cs="Times New Roman"/>
          <w:b/>
          <w:bCs/>
        </w:rPr>
        <w:t> K</w:t>
      </w:r>
      <w:r w:rsidR="008429FF" w:rsidRPr="004C0A85">
        <w:rPr>
          <w:rFonts w:ascii="Times New Roman" w:eastAsia="標楷體" w:hAnsi="Times New Roman" w:cs="Times New Roman" w:hint="eastAsia"/>
          <w:b/>
          <w:bCs/>
        </w:rPr>
        <w:t xml:space="preserve">UO, </w:t>
      </w:r>
      <w:r w:rsidRPr="004C0A85">
        <w:rPr>
          <w:rFonts w:ascii="Times New Roman" w:eastAsia="標楷體" w:hAnsi="Times New Roman" w:cs="Times New Roman"/>
          <w:b/>
          <w:bCs/>
        </w:rPr>
        <w:t>T</w:t>
      </w:r>
      <w:r w:rsidR="008429FF" w:rsidRPr="004C0A85">
        <w:rPr>
          <w:rFonts w:ascii="Times New Roman" w:eastAsia="標楷體" w:hAnsi="Times New Roman" w:cs="Times New Roman" w:hint="eastAsia"/>
          <w:b/>
          <w:bCs/>
        </w:rPr>
        <w:t>I</w:t>
      </w:r>
      <w:r w:rsidRPr="004C0A85">
        <w:rPr>
          <w:rFonts w:ascii="Times New Roman" w:eastAsia="標楷體" w:hAnsi="Times New Roman" w:cs="Times New Roman"/>
          <w:b/>
          <w:bCs/>
        </w:rPr>
        <w:noBreakHyphen/>
        <w:t>F</w:t>
      </w:r>
      <w:r w:rsidR="008429FF" w:rsidRPr="004C0A85">
        <w:rPr>
          <w:rFonts w:ascii="Times New Roman" w:eastAsia="標楷體" w:hAnsi="Times New Roman" w:cs="Times New Roman" w:hint="eastAsia"/>
          <w:b/>
          <w:bCs/>
        </w:rPr>
        <w:t>ENG</w:t>
      </w:r>
      <w:r w:rsidRPr="004C0A85">
        <w:rPr>
          <w:rFonts w:ascii="Times New Roman" w:eastAsia="標楷體" w:hAnsi="Times New Roman" w:cs="Times New Roman"/>
          <w:b/>
          <w:bCs/>
        </w:rPr>
        <w:t> H</w:t>
      </w:r>
      <w:r w:rsidR="008429FF" w:rsidRPr="004C0A85">
        <w:rPr>
          <w:rFonts w:ascii="Times New Roman" w:eastAsia="標楷體" w:hAnsi="Times New Roman" w:cs="Times New Roman" w:hint="eastAsia"/>
          <w:b/>
          <w:bCs/>
        </w:rPr>
        <w:t xml:space="preserve">SIEH and </w:t>
      </w:r>
      <w:r w:rsidRPr="004C0A85">
        <w:rPr>
          <w:rFonts w:ascii="Times New Roman" w:eastAsia="標楷體" w:hAnsi="Times New Roman" w:cs="Times New Roman" w:hint="eastAsia"/>
          <w:b/>
          <w:bCs/>
        </w:rPr>
        <w:t>H</w:t>
      </w:r>
      <w:r w:rsidR="008429FF" w:rsidRPr="004C0A85">
        <w:rPr>
          <w:rFonts w:ascii="Times New Roman" w:eastAsia="標楷體" w:hAnsi="Times New Roman" w:cs="Times New Roman" w:hint="eastAsia"/>
          <w:b/>
          <w:bCs/>
        </w:rPr>
        <w:t>ONG</w:t>
      </w:r>
      <w:r w:rsidRPr="004C0A85">
        <w:rPr>
          <w:rFonts w:ascii="Times New Roman" w:eastAsia="標楷體" w:hAnsi="Times New Roman" w:cs="Times New Roman" w:hint="eastAsia"/>
          <w:b/>
          <w:bCs/>
        </w:rPr>
        <w:t>-J</w:t>
      </w:r>
      <w:r w:rsidR="008429FF" w:rsidRPr="004C0A85">
        <w:rPr>
          <w:rFonts w:ascii="Times New Roman" w:eastAsia="標楷體" w:hAnsi="Times New Roman" w:cs="Times New Roman" w:hint="eastAsia"/>
          <w:b/>
          <w:bCs/>
        </w:rPr>
        <w:t>IE</w:t>
      </w:r>
      <w:r w:rsidRPr="004C0A85">
        <w:rPr>
          <w:rFonts w:ascii="Times New Roman" w:eastAsia="標楷體" w:hAnsi="Times New Roman" w:cs="Times New Roman" w:hint="eastAsia"/>
          <w:b/>
          <w:bCs/>
        </w:rPr>
        <w:t xml:space="preserve"> Y</w:t>
      </w:r>
      <w:r w:rsidR="008429FF" w:rsidRPr="004C0A85">
        <w:rPr>
          <w:rFonts w:ascii="Times New Roman" w:eastAsia="標楷體" w:hAnsi="Times New Roman" w:cs="Times New Roman" w:hint="eastAsia"/>
          <w:b/>
          <w:bCs/>
        </w:rPr>
        <w:t>ANG</w:t>
      </w:r>
    </w:p>
    <w:p w14:paraId="544703D6" w14:textId="77777777" w:rsidR="00450C2E" w:rsidRDefault="00450C2E" w:rsidP="00450C2E">
      <w:pPr>
        <w:widowControl/>
        <w:spacing w:after="0" w:line="240" w:lineRule="auto"/>
        <w:jc w:val="both"/>
        <w:rPr>
          <w:rFonts w:ascii="Times New Roman" w:eastAsia="標楷體" w:hAnsi="Times New Roman" w:cs="Times New Roman"/>
          <w:sz w:val="20"/>
          <w:szCs w:val="20"/>
        </w:rPr>
      </w:pPr>
    </w:p>
    <w:p w14:paraId="66B43AD1" w14:textId="69A0AE2E" w:rsidR="00C00C20" w:rsidRDefault="008429FF" w:rsidP="00450C2E">
      <w:pPr>
        <w:widowControl/>
        <w:spacing w:after="0" w:line="240" w:lineRule="auto"/>
        <w:jc w:val="both"/>
        <w:rPr>
          <w:rFonts w:ascii="Times New Roman" w:eastAsia="標楷體" w:hAnsi="Times New Roman" w:cs="Times New Roman"/>
        </w:rPr>
      </w:pPr>
      <w:r w:rsidRPr="004C0A85">
        <w:rPr>
          <w:rFonts w:ascii="Times New Roman" w:eastAsia="標楷體" w:hAnsi="Times New Roman" w:cs="Times New Roman"/>
        </w:rPr>
        <w:t>Department of Computer Science and Information Engineering, National Taipei University of Technology, Taipei, Taiwan</w:t>
      </w:r>
    </w:p>
    <w:p w14:paraId="659B2450" w14:textId="77777777" w:rsidR="004C0A85" w:rsidRDefault="004C0A85" w:rsidP="00450C2E">
      <w:pPr>
        <w:widowControl/>
        <w:spacing w:after="0" w:line="240" w:lineRule="auto"/>
        <w:jc w:val="both"/>
        <w:rPr>
          <w:rFonts w:ascii="Times New Roman" w:eastAsia="標楷體" w:hAnsi="Times New Roman" w:cs="Times New Roman"/>
        </w:rPr>
      </w:pPr>
    </w:p>
    <w:p w14:paraId="4F805FEF" w14:textId="2E82DBF7" w:rsidR="004C0A85" w:rsidRPr="004C0A85" w:rsidRDefault="004C0A85" w:rsidP="00450C2E">
      <w:pPr>
        <w:widowControl/>
        <w:spacing w:after="0" w:line="240" w:lineRule="auto"/>
        <w:jc w:val="both"/>
        <w:rPr>
          <w:rFonts w:ascii="Times New Roman" w:eastAsia="標楷體" w:hAnsi="Times New Roman" w:cs="Times New Roman"/>
        </w:rPr>
      </w:pPr>
      <w:r w:rsidRPr="004C0A85">
        <w:rPr>
          <w:rFonts w:ascii="Times New Roman" w:eastAsia="標楷體" w:hAnsi="Times New Roman" w:cs="Times New Roman"/>
          <w:b/>
          <w:bCs/>
        </w:rPr>
        <w:t>Correspondence:</w:t>
      </w:r>
      <w:r w:rsidRPr="004C0A85">
        <w:rPr>
          <w:rFonts w:ascii="Times New Roman" w:eastAsia="標楷體" w:hAnsi="Times New Roman" w:cs="Times New Roman"/>
        </w:rPr>
        <w:t xml:space="preserve"> Email: jykuo@ntut.edu.tw.</w:t>
      </w:r>
    </w:p>
    <w:p w14:paraId="00A76E8F" w14:textId="77777777" w:rsidR="00450C2E" w:rsidRPr="004C0A85" w:rsidRDefault="00450C2E" w:rsidP="00450C2E">
      <w:pPr>
        <w:widowControl/>
        <w:spacing w:after="0" w:line="240" w:lineRule="auto"/>
        <w:jc w:val="both"/>
        <w:rPr>
          <w:rFonts w:ascii="Times New Roman" w:eastAsia="標楷體" w:hAnsi="Times New Roman" w:cs="Times New Roman"/>
        </w:rPr>
      </w:pPr>
    </w:p>
    <w:p w14:paraId="5811E351" w14:textId="3F42F80D" w:rsidR="00A93C22" w:rsidRPr="00A93C22" w:rsidRDefault="00684B61" w:rsidP="00A93C22">
      <w:pPr>
        <w:widowControl/>
        <w:spacing w:after="0" w:line="240" w:lineRule="auto"/>
        <w:jc w:val="both"/>
        <w:outlineLvl w:val="0"/>
        <w:rPr>
          <w:rFonts w:ascii="Times New Roman" w:eastAsia="標楷體" w:hAnsi="Times New Roman" w:cs="Times New Roman"/>
        </w:rPr>
      </w:pPr>
      <w:bookmarkStart w:id="0" w:name="_Toc233808464"/>
      <w:r w:rsidRPr="004C0A85">
        <w:rPr>
          <w:rFonts w:ascii="Times New Roman" w:eastAsia="標楷體" w:hAnsi="Times New Roman" w:cs="Times New Roman"/>
          <w:b/>
          <w:bCs/>
        </w:rPr>
        <w:t>A</w:t>
      </w:r>
      <w:bookmarkEnd w:id="0"/>
      <w:r w:rsidR="00664441" w:rsidRPr="004C0A85">
        <w:rPr>
          <w:rFonts w:ascii="Times New Roman" w:eastAsia="標楷體" w:hAnsi="Times New Roman" w:cs="Times New Roman" w:hint="eastAsia"/>
          <w:b/>
          <w:bCs/>
        </w:rPr>
        <w:t>bstract</w:t>
      </w:r>
      <w:r w:rsidR="004C0A85">
        <w:rPr>
          <w:rFonts w:ascii="Times New Roman" w:eastAsia="標楷體" w:hAnsi="Times New Roman" w:cs="Times New Roman" w:hint="eastAsia"/>
          <w:b/>
          <w:bCs/>
        </w:rPr>
        <w:t xml:space="preserve">: </w:t>
      </w:r>
      <w:r w:rsidR="007752E1" w:rsidRPr="007752E1">
        <w:rPr>
          <w:rFonts w:ascii="Times New Roman" w:eastAsia="標楷體" w:hAnsi="Times New Roman" w:cs="Times New Roman"/>
        </w:rPr>
        <w:t>Route planning in logistics operations often relies on human experience, resulting in high operational costs and inconsistent routing quality. We investigate the Vehicle Routing Problem with Time Windows (VRPTW) and propose a multi-stage operationally constrained vehicle routing framework based on predefined main routes provided by a logistics company. The proposed framework addresses practical logistics challenges caused by fluctuating customer demands and overloaded routes while preserving the existing main-route structure. It sequentially performs store extraction, store assignment, and support route planning by integrating operational rules with stage-specific optimization methods, including the Cooperative Co-evolutionary Genetic Algorithm (CCGA), Hybrid Ant Colony Optimization (HACO), and Multiple Ant Colony System (MACS). Experimental results on 26 real-world delivery instances showed that the proposed framework reduced the number of required routes by 7.00% and total travel distance by 3.07%, while improving route utilization by 6.70% and on-time delivery performance by 7.16% compared with manual planning. Furthermore, the proposed framework generated optimized reference routes within a shorter planning time, demonstrating its practical applicability for logistics operations. These results indicate that the proposed framework effectively integrates domain knowledge with optimization techniques, improving routing quality and reducing operational costs while satisfying real-world operational constraints.</w:t>
      </w:r>
    </w:p>
    <w:p w14:paraId="1EED6DC4" w14:textId="3FC79D9D" w:rsidR="00C67BE2" w:rsidRPr="004C0A85" w:rsidRDefault="00C67BE2" w:rsidP="00450C2E">
      <w:pPr>
        <w:widowControl/>
        <w:spacing w:after="0" w:line="240" w:lineRule="auto"/>
        <w:jc w:val="both"/>
        <w:rPr>
          <w:rFonts w:ascii="Times New Roman" w:eastAsia="標楷體" w:hAnsi="Times New Roman" w:cs="Times New Roman"/>
        </w:rPr>
      </w:pPr>
      <w:r w:rsidRPr="004C0A85">
        <w:rPr>
          <w:rFonts w:ascii="Times New Roman" w:eastAsia="標楷體" w:hAnsi="Times New Roman" w:cs="Times New Roman"/>
          <w:b/>
          <w:bCs/>
        </w:rPr>
        <w:t>Keywords</w:t>
      </w:r>
      <w:r w:rsidRPr="004C0A85">
        <w:rPr>
          <w:rFonts w:ascii="Times New Roman" w:eastAsia="標楷體" w:hAnsi="Times New Roman" w:cs="Times New Roman" w:hint="eastAsia"/>
        </w:rPr>
        <w:t>: Vehicle Routing Problem</w:t>
      </w:r>
      <w:r w:rsidR="0011703B">
        <w:rPr>
          <w:rFonts w:ascii="Times New Roman" w:eastAsia="標楷體" w:hAnsi="Times New Roman" w:cs="Times New Roman" w:hint="eastAsia"/>
        </w:rPr>
        <w:t>;</w:t>
      </w:r>
      <w:r w:rsidRPr="004C0A85">
        <w:rPr>
          <w:rFonts w:ascii="Times New Roman" w:eastAsia="標楷體" w:hAnsi="Times New Roman" w:cs="Times New Roman" w:hint="eastAsia"/>
        </w:rPr>
        <w:t xml:space="preserve"> </w:t>
      </w:r>
      <w:r w:rsidR="00873579" w:rsidRPr="007E343B">
        <w:rPr>
          <w:rFonts w:ascii="Times New Roman" w:eastAsia="標楷體" w:hAnsi="Times New Roman" w:cs="Times New Roman" w:hint="eastAsia"/>
        </w:rPr>
        <w:t>Route Optimization</w:t>
      </w:r>
      <w:r w:rsidR="0011703B">
        <w:rPr>
          <w:rFonts w:ascii="Times New Roman" w:eastAsia="標楷體" w:hAnsi="Times New Roman" w:cs="Times New Roman" w:hint="eastAsia"/>
        </w:rPr>
        <w:t>;</w:t>
      </w:r>
      <w:r w:rsidR="00873579">
        <w:rPr>
          <w:rFonts w:ascii="Times New Roman" w:eastAsia="標楷體" w:hAnsi="Times New Roman" w:cs="Times New Roman" w:hint="eastAsia"/>
        </w:rPr>
        <w:t xml:space="preserve"> </w:t>
      </w:r>
      <w:r w:rsidR="0011703B" w:rsidRPr="00A93C22">
        <w:rPr>
          <w:rFonts w:ascii="Times New Roman" w:eastAsia="標楷體" w:hAnsi="Times New Roman" w:cs="Times New Roman"/>
        </w:rPr>
        <w:t>Cooperative Co-evolutionary Genetic Algorithm</w:t>
      </w:r>
      <w:r w:rsidR="0011703B">
        <w:rPr>
          <w:rFonts w:ascii="Times New Roman" w:eastAsia="標楷體" w:hAnsi="Times New Roman" w:cs="Times New Roman" w:hint="eastAsia"/>
        </w:rPr>
        <w:t>;</w:t>
      </w:r>
      <w:r w:rsidR="0011703B" w:rsidRPr="00A93C22">
        <w:rPr>
          <w:rFonts w:ascii="Times New Roman" w:eastAsia="標楷體" w:hAnsi="Times New Roman" w:cs="Times New Roman"/>
        </w:rPr>
        <w:t xml:space="preserve"> Hybrid Ant Colony Optimization</w:t>
      </w:r>
      <w:r w:rsidR="0011703B">
        <w:rPr>
          <w:rFonts w:ascii="Times New Roman" w:eastAsia="標楷體" w:hAnsi="Times New Roman" w:cs="Times New Roman" w:hint="eastAsia"/>
        </w:rPr>
        <w:t>;</w:t>
      </w:r>
      <w:r w:rsidR="0011703B" w:rsidRPr="00A93C22">
        <w:rPr>
          <w:rFonts w:ascii="Times New Roman" w:eastAsia="標楷體" w:hAnsi="Times New Roman" w:cs="Times New Roman"/>
        </w:rPr>
        <w:t xml:space="preserve"> Multiple Ant Colony System</w:t>
      </w:r>
    </w:p>
    <w:p w14:paraId="1E254B56" w14:textId="3ED1321F" w:rsidR="00F44977" w:rsidRPr="00A756F0" w:rsidRDefault="00843F83" w:rsidP="00434E30">
      <w:pPr>
        <w:spacing w:before="240" w:line="240" w:lineRule="auto"/>
        <w:outlineLvl w:val="0"/>
        <w:rPr>
          <w:rFonts w:ascii="Times New Roman" w:eastAsia="標楷體" w:hAnsi="Times New Roman" w:cs="Times New Roman"/>
          <w:b/>
          <w:bCs/>
        </w:rPr>
      </w:pPr>
      <w:r w:rsidRPr="007E343B">
        <w:rPr>
          <w:rFonts w:ascii="Times New Roman" w:eastAsia="標楷體" w:hAnsi="Times New Roman" w:cs="Times New Roman"/>
        </w:rPr>
        <w:br w:type="page"/>
      </w:r>
      <w:r w:rsidR="004E1475" w:rsidRPr="00A756F0">
        <w:rPr>
          <w:rFonts w:ascii="Times New Roman" w:eastAsia="標楷體" w:hAnsi="Times New Roman" w:cs="Times New Roman" w:hint="eastAsia"/>
          <w:b/>
          <w:bCs/>
        </w:rPr>
        <w:lastRenderedPageBreak/>
        <w:t>1. I</w:t>
      </w:r>
      <w:r w:rsidR="008429FF" w:rsidRPr="00A756F0">
        <w:rPr>
          <w:rFonts w:ascii="Times New Roman" w:eastAsia="標楷體" w:hAnsi="Times New Roman" w:cs="Times New Roman" w:hint="eastAsia"/>
          <w:b/>
          <w:bCs/>
        </w:rPr>
        <w:t>ntroduction</w:t>
      </w:r>
    </w:p>
    <w:p w14:paraId="352837BD" w14:textId="4698444E" w:rsidR="00BB0189" w:rsidRPr="00BB0189" w:rsidRDefault="00F44977" w:rsidP="00BB0189">
      <w:pPr>
        <w:pStyle w:val="af6"/>
        <w:spacing w:after="0" w:line="240" w:lineRule="auto"/>
        <w:jc w:val="both"/>
        <w:rPr>
          <w:rFonts w:ascii="Times New Roman" w:eastAsia="標楷體" w:hAnsi="Times New Roman" w:cs="Times New Roman" w:hint="eastAsia"/>
          <w:sz w:val="24"/>
          <w:szCs w:val="24"/>
        </w:rPr>
      </w:pPr>
      <w:r w:rsidRPr="00A756F0">
        <w:rPr>
          <w:rFonts w:ascii="Times New Roman" w:eastAsia="標楷體" w:hAnsi="Times New Roman" w:cs="Times New Roman"/>
          <w:sz w:val="24"/>
          <w:szCs w:val="24"/>
        </w:rPr>
        <w:tab/>
      </w:r>
      <w:bookmarkStart w:id="1" w:name="_Toc205218988"/>
      <w:r w:rsidR="00BB0189" w:rsidRPr="00BB0189">
        <w:rPr>
          <w:rFonts w:ascii="Times New Roman" w:eastAsia="標楷體" w:hAnsi="Times New Roman" w:cs="Times New Roman"/>
          <w:sz w:val="24"/>
          <w:szCs w:val="24"/>
        </w:rPr>
        <w:t xml:space="preserve">With the rapid expansion of e-commerce and the increasing heterogeneity of customer demands, efficient route planning has become a critical challenge for logistics companies aiming to enhance distribution efficiency while mitigating operational costs. The Vehicle Routing Problem (VRP) </w:t>
      </w:r>
      <w:r w:rsidR="00BB0189" w:rsidRPr="00681A1E">
        <w:rPr>
          <w:rFonts w:ascii="Times New Roman" w:eastAsia="標楷體" w:hAnsi="Times New Roman" w:cs="Times New Roman"/>
          <w:sz w:val="24"/>
          <w:szCs w:val="24"/>
        </w:rPr>
        <w:fldChar w:fldCharType="begin"/>
      </w:r>
      <w:r w:rsidR="00BB0189" w:rsidRPr="00681A1E">
        <w:rPr>
          <w:rFonts w:ascii="Times New Roman" w:eastAsia="標楷體" w:hAnsi="Times New Roman" w:cs="Times New Roman"/>
          <w:sz w:val="24"/>
          <w:szCs w:val="24"/>
        </w:rPr>
        <w:instrText xml:space="preserve"> ADDIN EN.CITE &lt;EndNote&gt;&lt;Cite&gt;&lt;Author&gt;Toth&lt;/Author&gt;&lt;Year&gt;2002&lt;/Year&gt;&lt;RecNum&gt;39&lt;/RecNum&gt;&lt;DisplayText&gt;[1]&lt;/DisplayText&gt;&lt;record&gt;&lt;rec-number&gt;39&lt;/rec-number&gt;&lt;foreign-keys&gt;&lt;key app="EN" db-id="ss9d92t5rxvx52etwat50vfop09fw09sax2w" timestamp="1773909234"&gt;39&lt;/key&gt;&lt;/foreign-keys&gt;&lt;ref-type name="Book"&gt;6&lt;/ref-type&gt;&lt;contributors&gt;&lt;authors&gt;&lt;author&gt;Toth, Paolo&lt;/author&gt;&lt;author&gt;Vigo, Daniele&lt;/author&gt;&lt;/authors&gt;&lt;/contributors&gt;&lt;titles&gt;&lt;title&gt;The vehicle routing problem&lt;/title&gt;&lt;/titles&gt;&lt;dates&gt;&lt;year&gt;2002&lt;/year&gt;&lt;/dates&gt;&lt;publisher&gt;SIAM&lt;/publisher&gt;&lt;isbn&gt;0898714982&lt;/isbn&gt;&lt;urls&gt;&lt;/urls&gt;&lt;/record&gt;&lt;/Cite&gt;&lt;/EndNote&gt;</w:instrText>
      </w:r>
      <w:r w:rsidR="00BB0189" w:rsidRPr="00681A1E">
        <w:rPr>
          <w:rFonts w:ascii="Times New Roman" w:eastAsia="標楷體" w:hAnsi="Times New Roman" w:cs="Times New Roman"/>
          <w:sz w:val="24"/>
          <w:szCs w:val="24"/>
        </w:rPr>
        <w:fldChar w:fldCharType="separate"/>
      </w:r>
      <w:r w:rsidR="00BB0189" w:rsidRPr="00681A1E">
        <w:rPr>
          <w:rFonts w:ascii="Times New Roman" w:eastAsia="標楷體" w:hAnsi="Times New Roman" w:cs="Times New Roman"/>
          <w:noProof/>
          <w:sz w:val="24"/>
          <w:szCs w:val="24"/>
        </w:rPr>
        <w:t>[</w:t>
      </w:r>
      <w:hyperlink w:anchor="_ENREF_1" w:tooltip="Toth, 2002 #39" w:history="1">
        <w:r w:rsidR="003B23F1" w:rsidRPr="00681A1E">
          <w:rPr>
            <w:rFonts w:ascii="Times New Roman" w:eastAsia="標楷體" w:hAnsi="Times New Roman" w:cs="Times New Roman"/>
            <w:noProof/>
            <w:sz w:val="24"/>
            <w:szCs w:val="24"/>
          </w:rPr>
          <w:t>1</w:t>
        </w:r>
      </w:hyperlink>
      <w:r w:rsidR="00BB0189" w:rsidRPr="00681A1E">
        <w:rPr>
          <w:rFonts w:ascii="Times New Roman" w:eastAsia="標楷體" w:hAnsi="Times New Roman" w:cs="Times New Roman"/>
          <w:noProof/>
          <w:sz w:val="24"/>
          <w:szCs w:val="24"/>
        </w:rPr>
        <w:t>]</w:t>
      </w:r>
      <w:r w:rsidR="00BB0189" w:rsidRPr="00681A1E">
        <w:rPr>
          <w:rFonts w:ascii="Times New Roman" w:eastAsia="標楷體" w:hAnsi="Times New Roman" w:cs="Times New Roman"/>
          <w:sz w:val="24"/>
          <w:szCs w:val="24"/>
        </w:rPr>
        <w:fldChar w:fldCharType="end"/>
      </w:r>
      <w:r w:rsidR="00BB0189" w:rsidRPr="00BB0189">
        <w:rPr>
          <w:rFonts w:ascii="Times New Roman" w:eastAsia="標楷體" w:hAnsi="Times New Roman" w:cs="Times New Roman"/>
          <w:sz w:val="24"/>
          <w:szCs w:val="24"/>
        </w:rPr>
        <w:t xml:space="preserve"> is a well-known NP-hard optimization problem, making exact optimization approaches, such as Integer Linear Programming, computationally intractable for large-scale instances. Consequently, metaheuristic algorithms, including the Genetic Algorithm (GA) </w:t>
      </w:r>
      <w:r w:rsidR="00BB0189" w:rsidRPr="00681A1E">
        <w:rPr>
          <w:rFonts w:ascii="Times New Roman" w:eastAsia="標楷體" w:hAnsi="Times New Roman" w:cs="Times New Roman"/>
          <w:sz w:val="24"/>
          <w:szCs w:val="24"/>
        </w:rPr>
        <w:fldChar w:fldCharType="begin"/>
      </w:r>
      <w:r w:rsidR="00BB0189" w:rsidRPr="00681A1E">
        <w:rPr>
          <w:rFonts w:ascii="Times New Roman" w:eastAsia="標楷體" w:hAnsi="Times New Roman" w:cs="Times New Roman"/>
          <w:sz w:val="24"/>
          <w:szCs w:val="24"/>
        </w:rPr>
        <w:instrText xml:space="preserve"> ADDIN EN.CITE &lt;EndNote&gt;&lt;Cite&gt;&lt;Author&gt;Holland&lt;/Author&gt;&lt;Year&gt;1992&lt;/Year&gt;&lt;RecNum&gt;27&lt;/RecNum&gt;&lt;DisplayText&gt;[2]&lt;/DisplayText&gt;&lt;record&gt;&lt;rec-number&gt;27&lt;/rec-number&gt;&lt;foreign-keys&gt;&lt;key app="EN" db-id="ss9d92t5rxvx52etwat50vfop09fw09sax2w" timestamp="1763782782"&gt;27&lt;/key&gt;&lt;/foreign-keys&gt;&lt;ref-type name="Journal Article"&gt;17&lt;/ref-type&gt;&lt;contributors&gt;&lt;authors&gt;&lt;author&gt;Holland, John H&lt;/author&gt;&lt;/authors&gt;&lt;/contributors&gt;&lt;titles&gt;&lt;title&gt;Genetic algorithms&lt;/title&gt;&lt;secondary-title&gt;&lt;style face="normal" font="default" size="100%"&gt;Scientific&lt;/style&gt;&lt;style face="normal" font="default" charset="136" size="100%"&gt; &lt;/style&gt;&lt;style face="normal" font="default" size="100%"&gt;American&lt;/style&gt;&lt;/secondary-title&gt;&lt;/titles&gt;&lt;periodical&gt;&lt;full-title&gt;Scientific american&lt;/full-title&gt;&lt;/periodical&gt;&lt;pages&gt;66-73&lt;/pages&gt;&lt;volume&gt;267&lt;/volume&gt;&lt;number&gt;1&lt;/number&gt;&lt;dates&gt;&lt;year&gt;1992&lt;/year&gt;&lt;/dates&gt;&lt;isbn&gt;0036-8733&lt;/isbn&gt;&lt;urls&gt;&lt;/urls&gt;&lt;/record&gt;&lt;/Cite&gt;&lt;/EndNote&gt;</w:instrText>
      </w:r>
      <w:r w:rsidR="00BB0189" w:rsidRPr="00681A1E">
        <w:rPr>
          <w:rFonts w:ascii="Times New Roman" w:eastAsia="標楷體" w:hAnsi="Times New Roman" w:cs="Times New Roman"/>
          <w:sz w:val="24"/>
          <w:szCs w:val="24"/>
        </w:rPr>
        <w:fldChar w:fldCharType="separate"/>
      </w:r>
      <w:r w:rsidR="00BB0189" w:rsidRPr="00681A1E">
        <w:rPr>
          <w:rFonts w:ascii="Times New Roman" w:eastAsia="標楷體" w:hAnsi="Times New Roman" w:cs="Times New Roman"/>
          <w:noProof/>
          <w:sz w:val="24"/>
          <w:szCs w:val="24"/>
        </w:rPr>
        <w:t>[</w:t>
      </w:r>
      <w:hyperlink w:anchor="_ENREF_2" w:tooltip="Holland, 1992 #27" w:history="1">
        <w:r w:rsidR="003B23F1" w:rsidRPr="00681A1E">
          <w:rPr>
            <w:rFonts w:ascii="Times New Roman" w:eastAsia="標楷體" w:hAnsi="Times New Roman" w:cs="Times New Roman"/>
            <w:noProof/>
            <w:sz w:val="24"/>
            <w:szCs w:val="24"/>
          </w:rPr>
          <w:t>2</w:t>
        </w:r>
      </w:hyperlink>
      <w:r w:rsidR="00BB0189" w:rsidRPr="00681A1E">
        <w:rPr>
          <w:rFonts w:ascii="Times New Roman" w:eastAsia="標楷體" w:hAnsi="Times New Roman" w:cs="Times New Roman"/>
          <w:noProof/>
          <w:sz w:val="24"/>
          <w:szCs w:val="24"/>
        </w:rPr>
        <w:t>]</w:t>
      </w:r>
      <w:r w:rsidR="00BB0189" w:rsidRPr="00681A1E">
        <w:rPr>
          <w:rFonts w:ascii="Times New Roman" w:eastAsia="標楷體" w:hAnsi="Times New Roman" w:cs="Times New Roman"/>
          <w:sz w:val="24"/>
          <w:szCs w:val="24"/>
        </w:rPr>
        <w:fldChar w:fldCharType="end"/>
      </w:r>
      <w:r w:rsidR="00BB0189" w:rsidRPr="00BB0189">
        <w:rPr>
          <w:rFonts w:ascii="Times New Roman" w:eastAsia="標楷體" w:hAnsi="Times New Roman" w:cs="Times New Roman"/>
          <w:sz w:val="24"/>
          <w:szCs w:val="24"/>
        </w:rPr>
        <w:t xml:space="preserve"> and Ant Colony Optimization (ACO) </w:t>
      </w:r>
      <w:r w:rsidR="00BB0189" w:rsidRPr="00681A1E">
        <w:rPr>
          <w:rFonts w:ascii="Times New Roman" w:eastAsia="標楷體" w:hAnsi="Times New Roman" w:cs="Times New Roman"/>
          <w:sz w:val="24"/>
          <w:szCs w:val="24"/>
        </w:rPr>
        <w:fldChar w:fldCharType="begin"/>
      </w:r>
      <w:r w:rsidR="00BB0189" w:rsidRPr="00681A1E">
        <w:rPr>
          <w:rFonts w:ascii="Times New Roman" w:eastAsia="標楷體" w:hAnsi="Times New Roman" w:cs="Times New Roman"/>
          <w:sz w:val="24"/>
          <w:szCs w:val="24"/>
        </w:rPr>
        <w:instrText xml:space="preserve"> ADDIN EN.CITE &lt;EndNote&gt;&lt;Cite&gt;&lt;Author&gt;Dorigo&lt;/Author&gt;&lt;Year&gt;2007&lt;/Year&gt;&lt;RecNum&gt;18&lt;/RecNum&gt;&lt;DisplayText&gt;[3]&lt;/DisplayText&gt;&lt;record&gt;&lt;rec-number&gt;18&lt;/rec-number&gt;&lt;foreign-keys&gt;&lt;key app="EN" db-id="ss9d92t5rxvx52etwat50vfop09fw09sax2w" timestamp="1763475973"&gt;18&lt;/key&gt;&lt;/foreign-keys&gt;&lt;ref-type name="Journal Article"&gt;17&lt;/ref-type&gt;&lt;contributors&gt;&lt;authors&gt;&lt;author&gt;Dorigo, Marco&lt;/author&gt;&lt;author&gt;Birattari, Mauro&lt;/author&gt;&lt;author&gt;Stutzle, Thomas&lt;/author&gt;&lt;/authors&gt;&lt;/contributors&gt;&lt;titles&gt;&lt;title&gt;Ant colony optimization&lt;/title&gt;&lt;secondary-title&gt;IEEE Computational Intelligence Magazine&lt;/secondary-title&gt;&lt;/titles&gt;&lt;periodical&gt;&lt;full-title&gt;IEEE computational intelligence magazine&lt;/full-title&gt;&lt;/periodical&gt;&lt;pages&gt;28-39&lt;/pages&gt;&lt;volume&gt;1&lt;/volume&gt;&lt;number&gt;4&lt;/number&gt;&lt;dates&gt;&lt;year&gt;2007&lt;/year&gt;&lt;/dates&gt;&lt;isbn&gt;1556-603X&lt;/isbn&gt;&lt;urls&gt;&lt;/urls&gt;&lt;/record&gt;&lt;/Cite&gt;&lt;/EndNote&gt;</w:instrText>
      </w:r>
      <w:r w:rsidR="00BB0189" w:rsidRPr="00681A1E">
        <w:rPr>
          <w:rFonts w:ascii="Times New Roman" w:eastAsia="標楷體" w:hAnsi="Times New Roman" w:cs="Times New Roman"/>
          <w:sz w:val="24"/>
          <w:szCs w:val="24"/>
        </w:rPr>
        <w:fldChar w:fldCharType="separate"/>
      </w:r>
      <w:r w:rsidR="00BB0189" w:rsidRPr="00681A1E">
        <w:rPr>
          <w:rFonts w:ascii="Times New Roman" w:eastAsia="標楷體" w:hAnsi="Times New Roman" w:cs="Times New Roman"/>
          <w:noProof/>
          <w:sz w:val="24"/>
          <w:szCs w:val="24"/>
        </w:rPr>
        <w:t>[</w:t>
      </w:r>
      <w:hyperlink w:anchor="_ENREF_3" w:tooltip="Dorigo, 2007 #18" w:history="1">
        <w:r w:rsidR="003B23F1" w:rsidRPr="00681A1E">
          <w:rPr>
            <w:rFonts w:ascii="Times New Roman" w:eastAsia="標楷體" w:hAnsi="Times New Roman" w:cs="Times New Roman"/>
            <w:noProof/>
            <w:sz w:val="24"/>
            <w:szCs w:val="24"/>
          </w:rPr>
          <w:t>3</w:t>
        </w:r>
      </w:hyperlink>
      <w:r w:rsidR="00BB0189" w:rsidRPr="00681A1E">
        <w:rPr>
          <w:rFonts w:ascii="Times New Roman" w:eastAsia="標楷體" w:hAnsi="Times New Roman" w:cs="Times New Roman"/>
          <w:noProof/>
          <w:sz w:val="24"/>
          <w:szCs w:val="24"/>
        </w:rPr>
        <w:t>]</w:t>
      </w:r>
      <w:r w:rsidR="00BB0189" w:rsidRPr="00681A1E">
        <w:rPr>
          <w:rFonts w:ascii="Times New Roman" w:eastAsia="標楷體" w:hAnsi="Times New Roman" w:cs="Times New Roman"/>
          <w:sz w:val="24"/>
          <w:szCs w:val="24"/>
        </w:rPr>
        <w:fldChar w:fldCharType="end"/>
      </w:r>
      <w:r w:rsidR="00BB0189" w:rsidRPr="00BB0189">
        <w:rPr>
          <w:rFonts w:ascii="Times New Roman" w:eastAsia="標楷體" w:hAnsi="Times New Roman" w:cs="Times New Roman"/>
          <w:sz w:val="24"/>
          <w:szCs w:val="24"/>
        </w:rPr>
        <w:t xml:space="preserve">, have been extensively employed to obtain high-quality solutions within acceptable computational time. More recently, hybrid metaheuristic approaches </w:t>
      </w:r>
      <w:r w:rsidR="00BB0189" w:rsidRPr="00681A1E">
        <w:rPr>
          <w:rFonts w:ascii="Times New Roman" w:eastAsia="標楷體" w:hAnsi="Times New Roman" w:cs="Times New Roman"/>
          <w:sz w:val="24"/>
          <w:szCs w:val="24"/>
        </w:rPr>
        <w:fldChar w:fldCharType="begin"/>
      </w:r>
      <w:r w:rsidR="00BB0189" w:rsidRPr="00681A1E">
        <w:rPr>
          <w:rFonts w:ascii="Times New Roman" w:eastAsia="標楷體" w:hAnsi="Times New Roman" w:cs="Times New Roman"/>
          <w:sz w:val="24"/>
          <w:szCs w:val="24"/>
        </w:rPr>
        <w:instrText xml:space="preserve"> ADDIN EN.CITE &lt;EndNote&gt;&lt;Cite&gt;&lt;Author&gt;Blum&lt;/Author&gt;&lt;Year&gt;2011&lt;/Year&gt;&lt;RecNum&gt;38&lt;/RecNum&gt;&lt;DisplayText&gt;[4]&lt;/DisplayText&gt;&lt;record&gt;&lt;rec-number&gt;38&lt;/rec-number&gt;&lt;foreign-keys&gt;&lt;key app="EN" db-id="ss9d92t5rxvx52etwat50vfop09fw09sax2w" timestamp="1773908185"&gt;38&lt;/key&gt;&lt;/foreign-keys&gt;&lt;ref-type name="Journal Article"&gt;17&lt;/ref-type&gt;&lt;contributors&gt;&lt;authors&gt;&lt;author&gt;Blum, Christian&lt;/author&gt;&lt;author&gt;Puchinger, Jakob&lt;/author&gt;&lt;author&gt;Raidl, Günther R&lt;/author&gt;&lt;author&gt;Roli, Andrea&lt;/author&gt;&lt;/authors&gt;&lt;/contributors&gt;&lt;titles&gt;&lt;title&gt;Hybrid metaheuristics in combinatorial optimization: A survey&lt;/title&gt;&lt;secondary-title&gt;Applied Soft Computing&lt;/secondary-title&gt;&lt;/titles&gt;&lt;periodical&gt;&lt;full-title&gt;Applied soft computing&lt;/full-title&gt;&lt;/periodical&gt;&lt;pages&gt;4135-4151&lt;/pages&gt;&lt;volume&gt;11&lt;/volume&gt;&lt;number&gt;6&lt;/number&gt;&lt;dates&gt;&lt;year&gt;2011&lt;/year&gt;&lt;/dates&gt;&lt;isbn&gt;1568-4946&lt;/isbn&gt;&lt;urls&gt;&lt;/urls&gt;&lt;/record&gt;&lt;/Cite&gt;&lt;/EndNote&gt;</w:instrText>
      </w:r>
      <w:r w:rsidR="00BB0189" w:rsidRPr="00681A1E">
        <w:rPr>
          <w:rFonts w:ascii="Times New Roman" w:eastAsia="標楷體" w:hAnsi="Times New Roman" w:cs="Times New Roman"/>
          <w:sz w:val="24"/>
          <w:szCs w:val="24"/>
        </w:rPr>
        <w:fldChar w:fldCharType="separate"/>
      </w:r>
      <w:r w:rsidR="00BB0189" w:rsidRPr="00681A1E">
        <w:rPr>
          <w:rFonts w:ascii="Times New Roman" w:eastAsia="標楷體" w:hAnsi="Times New Roman" w:cs="Times New Roman"/>
          <w:noProof/>
          <w:sz w:val="24"/>
          <w:szCs w:val="24"/>
        </w:rPr>
        <w:t>[</w:t>
      </w:r>
      <w:hyperlink w:anchor="_ENREF_4" w:tooltip="Blum, 2011 #38" w:history="1">
        <w:r w:rsidR="003B23F1" w:rsidRPr="00681A1E">
          <w:rPr>
            <w:rFonts w:ascii="Times New Roman" w:eastAsia="標楷體" w:hAnsi="Times New Roman" w:cs="Times New Roman"/>
            <w:noProof/>
            <w:sz w:val="24"/>
            <w:szCs w:val="24"/>
          </w:rPr>
          <w:t>4</w:t>
        </w:r>
      </w:hyperlink>
      <w:r w:rsidR="00BB0189" w:rsidRPr="00681A1E">
        <w:rPr>
          <w:rFonts w:ascii="Times New Roman" w:eastAsia="標楷體" w:hAnsi="Times New Roman" w:cs="Times New Roman"/>
          <w:noProof/>
          <w:sz w:val="24"/>
          <w:szCs w:val="24"/>
        </w:rPr>
        <w:t>]</w:t>
      </w:r>
      <w:r w:rsidR="00BB0189" w:rsidRPr="00681A1E">
        <w:rPr>
          <w:rFonts w:ascii="Times New Roman" w:eastAsia="標楷體" w:hAnsi="Times New Roman" w:cs="Times New Roman"/>
          <w:sz w:val="24"/>
          <w:szCs w:val="24"/>
        </w:rPr>
        <w:fldChar w:fldCharType="end"/>
      </w:r>
      <w:r w:rsidR="00BB0189" w:rsidRPr="00BB0189">
        <w:rPr>
          <w:rFonts w:ascii="Times New Roman" w:eastAsia="標楷體" w:hAnsi="Times New Roman" w:cs="Times New Roman"/>
          <w:sz w:val="24"/>
          <w:szCs w:val="24"/>
        </w:rPr>
        <w:t xml:space="preserve"> have been developed to further enhance search efficiency and solution quality. Although numerous VRP variants, including the Capacitated Vehicle Routing Problem (CVRP) </w:t>
      </w:r>
      <w:r w:rsidR="00BB0189" w:rsidRPr="00681A1E">
        <w:rPr>
          <w:rFonts w:ascii="Times New Roman" w:eastAsia="標楷體" w:hAnsi="Times New Roman" w:cs="Times New Roman"/>
          <w:sz w:val="24"/>
          <w:szCs w:val="24"/>
        </w:rPr>
        <w:fldChar w:fldCharType="begin"/>
      </w:r>
      <w:r w:rsidR="00BB0189" w:rsidRPr="00681A1E">
        <w:rPr>
          <w:rFonts w:ascii="Times New Roman" w:eastAsia="標楷體" w:hAnsi="Times New Roman" w:cs="Times New Roman"/>
          <w:sz w:val="24"/>
          <w:szCs w:val="24"/>
        </w:rPr>
        <w:instrText xml:space="preserve"> ADDIN EN.CITE &lt;EndNote&gt;&lt;Cite&gt;&lt;Author&gt;Ralphs&lt;/Author&gt;&lt;Year&gt;2003&lt;/Year&gt;&lt;RecNum&gt;42&lt;/RecNum&gt;&lt;DisplayText&gt;[5]&lt;/DisplayText&gt;&lt;record&gt;&lt;rec-number&gt;42&lt;/rec-number&gt;&lt;foreign-keys&gt;&lt;key app="EN" db-id="ss9d92t5rxvx52etwat50vfop09fw09sax2w" timestamp="1774602896"&gt;42&lt;/key&gt;&lt;/foreign-keys&gt;&lt;ref-type name="Journal Article"&gt;17&lt;/ref-type&gt;&lt;contributors&gt;&lt;authors&gt;&lt;author&gt;Ralphs, Ted K&lt;/author&gt;&lt;author&gt;Kopman, Leonid&lt;/author&gt;&lt;author&gt;Pulleyblank, William R&lt;/author&gt;&lt;author&gt;Trotter, Leslie E&lt;/author&gt;&lt;/authors&gt;&lt;/contributors&gt;&lt;titles&gt;&lt;title&gt;On the capacitated vehicle routing problem&lt;/title&gt;&lt;secondary-title&gt;Mathematical Programming&lt;/secondary-title&gt;&lt;/titles&gt;&lt;periodical&gt;&lt;full-title&gt;Mathematical programming&lt;/full-title&gt;&lt;/periodical&gt;&lt;pages&gt;343-359&lt;/pages&gt;&lt;volume&gt;94&lt;/volume&gt;&lt;number&gt;2&lt;/number&gt;&lt;dates&gt;&lt;year&gt;2003&lt;/year&gt;&lt;/dates&gt;&lt;isbn&gt;0025-5610&lt;/isbn&gt;&lt;urls&gt;&lt;/urls&gt;&lt;/record&gt;&lt;/Cite&gt;&lt;/EndNote&gt;</w:instrText>
      </w:r>
      <w:r w:rsidR="00BB0189" w:rsidRPr="00681A1E">
        <w:rPr>
          <w:rFonts w:ascii="Times New Roman" w:eastAsia="標楷體" w:hAnsi="Times New Roman" w:cs="Times New Roman"/>
          <w:sz w:val="24"/>
          <w:szCs w:val="24"/>
        </w:rPr>
        <w:fldChar w:fldCharType="separate"/>
      </w:r>
      <w:r w:rsidR="00BB0189" w:rsidRPr="00681A1E">
        <w:rPr>
          <w:rFonts w:ascii="Times New Roman" w:eastAsia="標楷體" w:hAnsi="Times New Roman" w:cs="Times New Roman"/>
          <w:noProof/>
          <w:sz w:val="24"/>
          <w:szCs w:val="24"/>
        </w:rPr>
        <w:t>[</w:t>
      </w:r>
      <w:hyperlink w:anchor="_ENREF_5" w:tooltip="Ralphs, 2003 #42" w:history="1">
        <w:r w:rsidR="003B23F1" w:rsidRPr="00681A1E">
          <w:rPr>
            <w:rFonts w:ascii="Times New Roman" w:eastAsia="標楷體" w:hAnsi="Times New Roman" w:cs="Times New Roman"/>
            <w:noProof/>
            <w:sz w:val="24"/>
            <w:szCs w:val="24"/>
          </w:rPr>
          <w:t>5</w:t>
        </w:r>
      </w:hyperlink>
      <w:r w:rsidR="00BB0189" w:rsidRPr="00681A1E">
        <w:rPr>
          <w:rFonts w:ascii="Times New Roman" w:eastAsia="標楷體" w:hAnsi="Times New Roman" w:cs="Times New Roman"/>
          <w:noProof/>
          <w:sz w:val="24"/>
          <w:szCs w:val="24"/>
        </w:rPr>
        <w:t>]</w:t>
      </w:r>
      <w:r w:rsidR="00BB0189" w:rsidRPr="00681A1E">
        <w:rPr>
          <w:rFonts w:ascii="Times New Roman" w:eastAsia="標楷體" w:hAnsi="Times New Roman" w:cs="Times New Roman"/>
          <w:sz w:val="24"/>
          <w:szCs w:val="24"/>
        </w:rPr>
        <w:fldChar w:fldCharType="end"/>
      </w:r>
      <w:r w:rsidR="00BB0189" w:rsidRPr="00BB0189">
        <w:rPr>
          <w:rFonts w:ascii="Times New Roman" w:eastAsia="標楷體" w:hAnsi="Times New Roman" w:cs="Times New Roman"/>
          <w:sz w:val="24"/>
          <w:szCs w:val="24"/>
        </w:rPr>
        <w:t xml:space="preserve">, the Vehicle Routing Problem with Time Windows (VRPTW) </w:t>
      </w:r>
      <w:r w:rsidR="00BB0189" w:rsidRPr="00681A1E">
        <w:rPr>
          <w:rFonts w:ascii="Times New Roman" w:eastAsia="標楷體" w:hAnsi="Times New Roman" w:cs="Times New Roman"/>
          <w:sz w:val="24"/>
          <w:szCs w:val="24"/>
        </w:rPr>
        <w:fldChar w:fldCharType="begin"/>
      </w:r>
      <w:r w:rsidR="00BB0189" w:rsidRPr="00681A1E">
        <w:rPr>
          <w:rFonts w:ascii="Times New Roman" w:eastAsia="標楷體" w:hAnsi="Times New Roman" w:cs="Times New Roman"/>
          <w:sz w:val="24"/>
          <w:szCs w:val="24"/>
        </w:rPr>
        <w:instrText xml:space="preserve"> ADDIN EN.CITE &lt;EndNote&gt;&lt;Cite&gt;&lt;Author&gt;Tan&lt;/Author&gt;&lt;Year&gt;2001&lt;/Year&gt;&lt;RecNum&gt;47&lt;/RecNum&gt;&lt;DisplayText&gt;[6]&lt;/DisplayText&gt;&lt;record&gt;&lt;rec-number&gt;47&lt;/rec-number&gt;&lt;foreign-keys&gt;&lt;key app="EN" db-id="ss9d92t5rxvx52etwat50vfop09fw09sax2w" timestamp="1775632827"&gt;47&lt;/key&gt;&lt;/foreign-keys&gt;&lt;ref-type name="Journal Article"&gt;17&lt;/ref-type&gt;&lt;contributors&gt;&lt;authors&gt;&lt;author&gt;Tan, Kay Chen&lt;/author&gt;&lt;author&gt;Lee, Loo Hay&lt;/author&gt;&lt;author&gt;Zhu, QL&lt;/author&gt;&lt;author&gt;Ou, Ke&lt;/author&gt;&lt;/authors&gt;&lt;/contributors&gt;&lt;titles&gt;&lt;title&gt;Heuristic methods for vehicle routing problem with time windows&lt;/title&gt;&lt;secondary-title&gt;Artificial Intelligence in Engineering&lt;/secondary-title&gt;&lt;/titles&gt;&lt;periodical&gt;&lt;full-title&gt;Artificial intelligence in Engineering&lt;/full-title&gt;&lt;/periodical&gt;&lt;pages&gt;281-295&lt;/pages&gt;&lt;volume&gt;15&lt;/volume&gt;&lt;number&gt;3&lt;/number&gt;&lt;dates&gt;&lt;year&gt;2001&lt;/year&gt;&lt;/dates&gt;&lt;isbn&gt;0954-1810&lt;/isbn&gt;&lt;urls&gt;&lt;/urls&gt;&lt;/record&gt;&lt;/Cite&gt;&lt;/EndNote&gt;</w:instrText>
      </w:r>
      <w:r w:rsidR="00BB0189" w:rsidRPr="00681A1E">
        <w:rPr>
          <w:rFonts w:ascii="Times New Roman" w:eastAsia="標楷體" w:hAnsi="Times New Roman" w:cs="Times New Roman"/>
          <w:sz w:val="24"/>
          <w:szCs w:val="24"/>
        </w:rPr>
        <w:fldChar w:fldCharType="separate"/>
      </w:r>
      <w:r w:rsidR="00BB0189" w:rsidRPr="00681A1E">
        <w:rPr>
          <w:rFonts w:ascii="Times New Roman" w:eastAsia="標楷體" w:hAnsi="Times New Roman" w:cs="Times New Roman"/>
          <w:noProof/>
          <w:sz w:val="24"/>
          <w:szCs w:val="24"/>
        </w:rPr>
        <w:t>[</w:t>
      </w:r>
      <w:hyperlink w:anchor="_ENREF_6" w:tooltip="Tan, 2001 #47" w:history="1">
        <w:r w:rsidR="003B23F1" w:rsidRPr="00681A1E">
          <w:rPr>
            <w:rFonts w:ascii="Times New Roman" w:eastAsia="標楷體" w:hAnsi="Times New Roman" w:cs="Times New Roman"/>
            <w:noProof/>
            <w:sz w:val="24"/>
            <w:szCs w:val="24"/>
          </w:rPr>
          <w:t>6</w:t>
        </w:r>
      </w:hyperlink>
      <w:r w:rsidR="00BB0189" w:rsidRPr="00681A1E">
        <w:rPr>
          <w:rFonts w:ascii="Times New Roman" w:eastAsia="標楷體" w:hAnsi="Times New Roman" w:cs="Times New Roman"/>
          <w:noProof/>
          <w:sz w:val="24"/>
          <w:szCs w:val="24"/>
        </w:rPr>
        <w:t>]</w:t>
      </w:r>
      <w:r w:rsidR="00BB0189" w:rsidRPr="00681A1E">
        <w:rPr>
          <w:rFonts w:ascii="Times New Roman" w:eastAsia="標楷體" w:hAnsi="Times New Roman" w:cs="Times New Roman"/>
          <w:sz w:val="24"/>
          <w:szCs w:val="24"/>
        </w:rPr>
        <w:fldChar w:fldCharType="end"/>
      </w:r>
      <w:r w:rsidR="00BB0189" w:rsidRPr="00BB0189">
        <w:rPr>
          <w:rFonts w:ascii="Times New Roman" w:eastAsia="標楷體" w:hAnsi="Times New Roman" w:cs="Times New Roman"/>
          <w:sz w:val="24"/>
          <w:szCs w:val="24"/>
        </w:rPr>
        <w:t xml:space="preserve">, and the Vehicle Routing Problem with Private Fleet and Common Carrier (VRPPC) </w:t>
      </w:r>
      <w:r w:rsidR="00BB0189" w:rsidRPr="00681A1E">
        <w:rPr>
          <w:rFonts w:ascii="Times New Roman" w:eastAsia="標楷體" w:hAnsi="Times New Roman" w:cs="Times New Roman"/>
          <w:sz w:val="24"/>
          <w:szCs w:val="24"/>
        </w:rPr>
        <w:fldChar w:fldCharType="begin"/>
      </w:r>
      <w:r w:rsidR="00BB0189" w:rsidRPr="00681A1E">
        <w:rPr>
          <w:rFonts w:ascii="Times New Roman" w:eastAsia="標楷體" w:hAnsi="Times New Roman" w:cs="Times New Roman"/>
          <w:sz w:val="24"/>
          <w:szCs w:val="24"/>
        </w:rPr>
        <w:instrText xml:space="preserve"> ADDIN EN.CITE &lt;EndNote&gt;&lt;Cite&gt;&lt;Author&gt;Euchi&lt;/Author&gt;&lt;Year&gt;2017&lt;/Year&gt;&lt;RecNum&gt;48&lt;/RecNum&gt;&lt;DisplayText&gt;[7]&lt;/DisplayText&gt;&lt;record&gt;&lt;rec-number&gt;48&lt;/rec-number&gt;&lt;foreign-keys&gt;&lt;key app="EN" db-id="ss9d92t5rxvx52etwat50vfop09fw09sax2w" timestamp="1775635118"&gt;48&lt;/key&gt;&lt;/foreign-keys&gt;&lt;ref-type name="Journal Article"&gt;17&lt;/ref-type&gt;&lt;contributors&gt;&lt;authors&gt;&lt;author&gt;Euchi, Jalel&lt;/author&gt;&lt;/authors&gt;&lt;/contributors&gt;&lt;titles&gt;&lt;title&gt;The vehicle routing problem with private fleet and multiple common carriers: Solution with hybrid metaheuristic algorithm&lt;/title&gt;&lt;secondary-title&gt;Vehicular Communications&lt;/secondary-title&gt;&lt;/titles&gt;&lt;periodical&gt;&lt;full-title&gt;Vehicular Communications&lt;/full-title&gt;&lt;/periodical&gt;&lt;pages&gt;97-108&lt;/pages&gt;&lt;volume&gt;9&lt;/volume&gt;&lt;dates&gt;&lt;year&gt;2017&lt;/year&gt;&lt;/dates&gt;&lt;isbn&gt;2214-2096&lt;/isbn&gt;&lt;urls&gt;&lt;/urls&gt;&lt;/record&gt;&lt;/Cite&gt;&lt;/EndNote&gt;</w:instrText>
      </w:r>
      <w:r w:rsidR="00BB0189" w:rsidRPr="00681A1E">
        <w:rPr>
          <w:rFonts w:ascii="Times New Roman" w:eastAsia="標楷體" w:hAnsi="Times New Roman" w:cs="Times New Roman"/>
          <w:sz w:val="24"/>
          <w:szCs w:val="24"/>
        </w:rPr>
        <w:fldChar w:fldCharType="separate"/>
      </w:r>
      <w:r w:rsidR="00BB0189" w:rsidRPr="00681A1E">
        <w:rPr>
          <w:rFonts w:ascii="Times New Roman" w:eastAsia="標楷體" w:hAnsi="Times New Roman" w:cs="Times New Roman"/>
          <w:noProof/>
          <w:sz w:val="24"/>
          <w:szCs w:val="24"/>
        </w:rPr>
        <w:t>[</w:t>
      </w:r>
      <w:hyperlink w:anchor="_ENREF_7" w:tooltip="Euchi, 2017 #48" w:history="1">
        <w:r w:rsidR="003B23F1" w:rsidRPr="00681A1E">
          <w:rPr>
            <w:rFonts w:ascii="Times New Roman" w:eastAsia="標楷體" w:hAnsi="Times New Roman" w:cs="Times New Roman"/>
            <w:noProof/>
            <w:sz w:val="24"/>
            <w:szCs w:val="24"/>
          </w:rPr>
          <w:t>7</w:t>
        </w:r>
      </w:hyperlink>
      <w:r w:rsidR="00BB0189" w:rsidRPr="00681A1E">
        <w:rPr>
          <w:rFonts w:ascii="Times New Roman" w:eastAsia="標楷體" w:hAnsi="Times New Roman" w:cs="Times New Roman"/>
          <w:noProof/>
          <w:sz w:val="24"/>
          <w:szCs w:val="24"/>
        </w:rPr>
        <w:t>]</w:t>
      </w:r>
      <w:r w:rsidR="00BB0189" w:rsidRPr="00681A1E">
        <w:rPr>
          <w:rFonts w:ascii="Times New Roman" w:eastAsia="標楷體" w:hAnsi="Times New Roman" w:cs="Times New Roman"/>
          <w:sz w:val="24"/>
          <w:szCs w:val="24"/>
        </w:rPr>
        <w:fldChar w:fldCharType="end"/>
      </w:r>
      <w:r w:rsidR="00BB0189" w:rsidRPr="00BB0189">
        <w:rPr>
          <w:rFonts w:ascii="Times New Roman" w:eastAsia="標楷體" w:hAnsi="Times New Roman" w:cs="Times New Roman"/>
          <w:sz w:val="24"/>
          <w:szCs w:val="24"/>
        </w:rPr>
        <w:t>, have been extensively investigated, most studies assume that delivery routes can be globally optimized. In contrast, the problem considered in this study is constrained by predetermined route structures, fixed service sequences, and regional operating constraints, which are rarely addressed in conventional VRP formulations.</w:t>
      </w:r>
    </w:p>
    <w:p w14:paraId="0CC81FCB" w14:textId="3CE1668B" w:rsidR="00BB0189" w:rsidRPr="00BB0189" w:rsidRDefault="00BB0189" w:rsidP="00BB0189">
      <w:pPr>
        <w:pStyle w:val="af6"/>
        <w:spacing w:after="0" w:line="240" w:lineRule="auto"/>
        <w:ind w:firstLine="480"/>
        <w:jc w:val="both"/>
        <w:rPr>
          <w:rFonts w:ascii="Times New Roman" w:eastAsia="標楷體" w:hAnsi="Times New Roman" w:cs="Times New Roman" w:hint="eastAsia"/>
          <w:sz w:val="24"/>
          <w:szCs w:val="24"/>
        </w:rPr>
      </w:pPr>
      <w:r w:rsidRPr="00BB0189">
        <w:rPr>
          <w:rFonts w:ascii="Times New Roman" w:eastAsia="標楷體" w:hAnsi="Times New Roman" w:cs="Times New Roman"/>
          <w:sz w:val="24"/>
          <w:szCs w:val="24"/>
        </w:rPr>
        <w:t xml:space="preserve">To address these challenges, this study proposes a Multi-Stage Operationally Constrained VRP framework that decomposes the planning process into three sequential stages consisting of store extraction, store assignment, </w:t>
      </w:r>
      <w:proofErr w:type="gramStart"/>
      <w:r w:rsidRPr="00BB0189">
        <w:rPr>
          <w:rFonts w:ascii="Times New Roman" w:eastAsia="標楷體" w:hAnsi="Times New Roman" w:cs="Times New Roman"/>
          <w:sz w:val="24"/>
          <w:szCs w:val="24"/>
        </w:rPr>
        <w:t>and support</w:t>
      </w:r>
      <w:proofErr w:type="gramEnd"/>
      <w:r w:rsidRPr="00BB0189">
        <w:rPr>
          <w:rFonts w:ascii="Times New Roman" w:eastAsia="標楷體" w:hAnsi="Times New Roman" w:cs="Times New Roman"/>
          <w:sz w:val="24"/>
          <w:szCs w:val="24"/>
        </w:rPr>
        <w:t xml:space="preserve"> route planning. By incorporating operational constraints into the optimization process, the proposed method reduces the search space while improving solution quality and computational efficiency. This paper makes the following contributions. First, a formal multi-stage VRP formulation under fixed main route structures is developed, decomposing the problem into subset selection, assignment, and routing subproblems. Second, a stage-specific optimization framework is designed to address different subproblem characteristics, improving both efficiency and solution quality. Third, a constraint-aware mathematical model is constructed to ensure practical applicability while maintaining consistency with real operational requirements, providing a foundation for the future development of delivery decision-making and intelligent logistics method.</w:t>
      </w:r>
    </w:p>
    <w:p w14:paraId="786AD261" w14:textId="747876C0" w:rsidR="00BB0189" w:rsidRDefault="00BB0189" w:rsidP="00BB0189">
      <w:pPr>
        <w:pStyle w:val="af6"/>
        <w:spacing w:after="0" w:line="240" w:lineRule="auto"/>
        <w:ind w:firstLine="480"/>
        <w:jc w:val="both"/>
        <w:rPr>
          <w:rFonts w:ascii="Times New Roman" w:eastAsia="標楷體" w:hAnsi="Times New Roman" w:cs="Times New Roman"/>
          <w:sz w:val="24"/>
          <w:szCs w:val="24"/>
        </w:rPr>
      </w:pPr>
      <w:r w:rsidRPr="00BB0189">
        <w:rPr>
          <w:rFonts w:ascii="Times New Roman" w:eastAsia="標楷體" w:hAnsi="Times New Roman" w:cs="Times New Roman"/>
          <w:sz w:val="24"/>
          <w:szCs w:val="24"/>
        </w:rPr>
        <w:t>This study is organized as follows. Section 2 reviews related work, while Section 3 details the proposed methodology and system design. The experimental setup and results are presented in Section 4. Finally, Section 5 concludes the paper and suggests directions for future research.</w:t>
      </w:r>
    </w:p>
    <w:p w14:paraId="55CC7BBC" w14:textId="0742E92F" w:rsidR="00441A0E" w:rsidRPr="00A756F0" w:rsidRDefault="0040517B" w:rsidP="00434E30">
      <w:pPr>
        <w:spacing w:before="240" w:line="240" w:lineRule="auto"/>
        <w:outlineLvl w:val="0"/>
        <w:rPr>
          <w:rFonts w:ascii="Times New Roman" w:eastAsia="標楷體" w:hAnsi="Times New Roman" w:cs="Times New Roman"/>
          <w:b/>
          <w:bCs/>
        </w:rPr>
      </w:pPr>
      <w:r w:rsidRPr="00A756F0">
        <w:rPr>
          <w:rFonts w:ascii="Times New Roman" w:eastAsia="標楷體" w:hAnsi="Times New Roman" w:cs="Times New Roman" w:hint="eastAsia"/>
          <w:b/>
          <w:bCs/>
        </w:rPr>
        <w:t>2. R</w:t>
      </w:r>
      <w:r w:rsidR="008429FF" w:rsidRPr="00A756F0">
        <w:rPr>
          <w:rFonts w:ascii="Times New Roman" w:eastAsia="標楷體" w:hAnsi="Times New Roman" w:cs="Times New Roman" w:hint="eastAsia"/>
          <w:b/>
          <w:bCs/>
        </w:rPr>
        <w:t>elated work</w:t>
      </w:r>
    </w:p>
    <w:p w14:paraId="086ED99E" w14:textId="782E351C" w:rsidR="003F161C" w:rsidRPr="00ED1053" w:rsidRDefault="00F44977" w:rsidP="006C10DA">
      <w:pPr>
        <w:widowControl/>
        <w:spacing w:before="240" w:line="240" w:lineRule="auto"/>
        <w:outlineLvl w:val="1"/>
        <w:rPr>
          <w:rFonts w:ascii="Times New Roman" w:eastAsia="標楷體" w:hAnsi="Times New Roman" w:cs="Times New Roman"/>
          <w:i/>
          <w:iCs/>
        </w:rPr>
      </w:pPr>
      <w:bookmarkStart w:id="2" w:name="_Toc233808473"/>
      <w:r w:rsidRPr="00ED1053">
        <w:rPr>
          <w:rFonts w:ascii="Times New Roman" w:eastAsia="標楷體" w:hAnsi="Times New Roman" w:cs="Times New Roman"/>
          <w:i/>
          <w:iCs/>
        </w:rPr>
        <w:t>2.1 Vehicle Routing Problem</w:t>
      </w:r>
      <w:bookmarkEnd w:id="1"/>
      <w:bookmarkEnd w:id="2"/>
      <w:r w:rsidR="00664362" w:rsidRPr="00ED1053">
        <w:rPr>
          <w:rFonts w:ascii="Times New Roman" w:eastAsia="標楷體" w:hAnsi="Times New Roman" w:cs="Times New Roman" w:hint="eastAsia"/>
          <w:i/>
          <w:iCs/>
        </w:rPr>
        <w:t xml:space="preserve"> (VRP)</w:t>
      </w:r>
    </w:p>
    <w:p w14:paraId="40D43E7E" w14:textId="762C4973" w:rsidR="003F161C" w:rsidRPr="00A756F0" w:rsidRDefault="003F161C"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The VRP</w:t>
      </w:r>
      <w:r w:rsidRPr="00A756F0">
        <w:rPr>
          <w:rFonts w:ascii="Times New Roman" w:eastAsia="標楷體" w:hAnsi="Times New Roman" w:cs="Times New Roman" w:hint="eastAsia"/>
        </w:rPr>
        <w:t xml:space="preserve"> </w:t>
      </w:r>
      <w:r w:rsidRPr="00A756F0">
        <w:rPr>
          <w:rFonts w:ascii="Times New Roman" w:eastAsia="標楷體" w:hAnsi="Times New Roman" w:cs="Times New Roman"/>
        </w:rPr>
        <w:t xml:space="preserve">is </w:t>
      </w:r>
      <w:proofErr w:type="gramStart"/>
      <w:r w:rsidRPr="00A756F0">
        <w:rPr>
          <w:rFonts w:ascii="Times New Roman" w:eastAsia="標楷體" w:hAnsi="Times New Roman" w:cs="Times New Roman"/>
        </w:rPr>
        <w:t>a NP</w:t>
      </w:r>
      <w:proofErr w:type="gramEnd"/>
      <w:r w:rsidRPr="00A756F0">
        <w:rPr>
          <w:rFonts w:ascii="Times New Roman" w:eastAsia="標楷體" w:hAnsi="Times New Roman" w:cs="Times New Roman"/>
        </w:rPr>
        <w:t xml:space="preserve">-hard combinatorial optimization problem that aims to determine the optimal allocation of a homogeneous fleet of vehicles and the corresponding delivery routes according to customer demands while minimizing the overall cost under various operational constraints. As </w:t>
      </w:r>
      <w:proofErr w:type="gramStart"/>
      <w:r w:rsidRPr="00A756F0">
        <w:rPr>
          <w:rFonts w:ascii="Times New Roman" w:eastAsia="標楷體" w:hAnsi="Times New Roman" w:cs="Times New Roman"/>
        </w:rPr>
        <w:lastRenderedPageBreak/>
        <w:t>practical</w:t>
      </w:r>
      <w:proofErr w:type="gramEnd"/>
      <w:r w:rsidRPr="00A756F0">
        <w:rPr>
          <w:rFonts w:ascii="Times New Roman" w:eastAsia="標楷體" w:hAnsi="Times New Roman" w:cs="Times New Roman"/>
        </w:rPr>
        <w:t xml:space="preserve"> logistics applications </w:t>
      </w:r>
      <w:proofErr w:type="gramStart"/>
      <w:r w:rsidRPr="00A756F0">
        <w:rPr>
          <w:rFonts w:ascii="Times New Roman" w:eastAsia="標楷體" w:hAnsi="Times New Roman" w:cs="Times New Roman"/>
        </w:rPr>
        <w:t>become</w:t>
      </w:r>
      <w:proofErr w:type="gramEnd"/>
      <w:r w:rsidRPr="00A756F0">
        <w:rPr>
          <w:rFonts w:ascii="Times New Roman" w:eastAsia="標楷體" w:hAnsi="Times New Roman" w:cs="Times New Roman"/>
        </w:rPr>
        <w:t xml:space="preserve"> increasingly complex, numerous VRP variants have been proposed to accommodate different operational requirements. Common variants include the Capacitated Vehicle Routing Problem (CVRP) </w:t>
      </w:r>
      <w:r w:rsidRPr="00A756F0">
        <w:rPr>
          <w:rFonts w:ascii="Times New Roman" w:eastAsia="標楷體" w:hAnsi="Times New Roman" w:cs="Times New Roman"/>
        </w:rPr>
        <w:fldChar w:fldCharType="begin"/>
      </w:r>
      <w:r w:rsidRPr="00A756F0">
        <w:rPr>
          <w:rFonts w:ascii="Times New Roman" w:eastAsia="標楷體" w:hAnsi="Times New Roman" w:cs="Times New Roman"/>
        </w:rPr>
        <w:instrText xml:space="preserve"> ADDIN EN.CITE &lt;EndNote&gt;&lt;Cite&gt;&lt;Author&gt;Ralphs&lt;/Author&gt;&lt;Year&gt;2003&lt;/Year&gt;&lt;RecNum&gt;42&lt;/RecNum&gt;&lt;DisplayText&gt;[5]&lt;/DisplayText&gt;&lt;record&gt;&lt;rec-number&gt;42&lt;/rec-number&gt;&lt;foreign-keys&gt;&lt;key app="EN" db-id="ss9d92t5rxvx52etwat50vfop09fw09sax2w" timestamp="1774602896"&gt;42&lt;/key&gt;&lt;/foreign-keys&gt;&lt;ref-type name="Journal Article"&gt;17&lt;/ref-type&gt;&lt;contributors&gt;&lt;authors&gt;&lt;author&gt;Ralphs, Ted K&lt;/author&gt;&lt;author&gt;Kopman, Leonid&lt;/author&gt;&lt;author&gt;Pulleyblank, William R&lt;/author&gt;&lt;author&gt;Trotter, Leslie E&lt;/author&gt;&lt;/authors&gt;&lt;/contributors&gt;&lt;titles&gt;&lt;title&gt;On the capacitated vehicle routing problem&lt;/title&gt;&lt;secondary-title&gt;Mathematical Programming&lt;/secondary-title&gt;&lt;/titles&gt;&lt;periodical&gt;&lt;full-title&gt;Mathematical programming&lt;/full-title&gt;&lt;/periodical&gt;&lt;pages&gt;343-359&lt;/pages&gt;&lt;volume&gt;94&lt;/volume&gt;&lt;number&gt;2&lt;/number&gt;&lt;dates&gt;&lt;year&gt;2003&lt;/year&gt;&lt;/dates&gt;&lt;isbn&gt;0025-5610&lt;/isbn&gt;&lt;urls&gt;&lt;/urls&gt;&lt;/record&gt;&lt;/Cite&gt;&lt;/EndNote&gt;</w:instrText>
      </w:r>
      <w:r w:rsidRPr="00A756F0">
        <w:rPr>
          <w:rFonts w:ascii="Times New Roman" w:eastAsia="標楷體" w:hAnsi="Times New Roman" w:cs="Times New Roman"/>
        </w:rPr>
        <w:fldChar w:fldCharType="separate"/>
      </w:r>
      <w:r w:rsidRPr="00A756F0">
        <w:rPr>
          <w:rFonts w:ascii="Times New Roman" w:eastAsia="標楷體" w:hAnsi="Times New Roman" w:cs="Times New Roman"/>
          <w:noProof/>
        </w:rPr>
        <w:t>[</w:t>
      </w:r>
      <w:hyperlink w:anchor="_ENREF_5" w:tooltip="Ralphs, 2003 #42" w:history="1">
        <w:r w:rsidR="003B23F1" w:rsidRPr="00A756F0">
          <w:rPr>
            <w:rFonts w:ascii="Times New Roman" w:eastAsia="標楷體" w:hAnsi="Times New Roman" w:cs="Times New Roman"/>
            <w:noProof/>
          </w:rPr>
          <w:t>5</w:t>
        </w:r>
      </w:hyperlink>
      <w:r w:rsidRPr="00A756F0">
        <w:rPr>
          <w:rFonts w:ascii="Times New Roman" w:eastAsia="標楷體" w:hAnsi="Times New Roman" w:cs="Times New Roman"/>
          <w:noProof/>
        </w:rPr>
        <w:t>]</w:t>
      </w:r>
      <w:r w:rsidRPr="00A756F0">
        <w:rPr>
          <w:rFonts w:ascii="Times New Roman" w:eastAsia="標楷體" w:hAnsi="Times New Roman" w:cs="Times New Roman"/>
        </w:rPr>
        <w:fldChar w:fldCharType="end"/>
      </w:r>
      <w:r w:rsidRPr="00A756F0">
        <w:rPr>
          <w:rFonts w:ascii="Times New Roman" w:eastAsia="標楷體" w:hAnsi="Times New Roman" w:cs="Times New Roman"/>
        </w:rPr>
        <w:t xml:space="preserve">, the Vehicle Routing Problem with Time Windows (VRPTW) </w:t>
      </w:r>
      <w:r w:rsidRPr="00A756F0">
        <w:rPr>
          <w:rFonts w:ascii="Times New Roman" w:eastAsia="標楷體" w:hAnsi="Times New Roman" w:cs="Times New Roman"/>
        </w:rPr>
        <w:fldChar w:fldCharType="begin"/>
      </w:r>
      <w:r w:rsidRPr="00A756F0">
        <w:rPr>
          <w:rFonts w:ascii="Times New Roman" w:eastAsia="標楷體" w:hAnsi="Times New Roman" w:cs="Times New Roman"/>
        </w:rPr>
        <w:instrText xml:space="preserve"> ADDIN EN.CITE &lt;EndNote&gt;&lt;Cite&gt;&lt;Author&gt;Tan&lt;/Author&gt;&lt;Year&gt;2001&lt;/Year&gt;&lt;RecNum&gt;47&lt;/RecNum&gt;&lt;DisplayText&gt;[6]&lt;/DisplayText&gt;&lt;record&gt;&lt;rec-number&gt;47&lt;/rec-number&gt;&lt;foreign-keys&gt;&lt;key app="EN" db-id="ss9d92t5rxvx52etwat50vfop09fw09sax2w" timestamp="1775632827"&gt;47&lt;/key&gt;&lt;/foreign-keys&gt;&lt;ref-type name="Journal Article"&gt;17&lt;/ref-type&gt;&lt;contributors&gt;&lt;authors&gt;&lt;author&gt;Tan, Kay Chen&lt;/author&gt;&lt;author&gt;Lee, Loo Hay&lt;/author&gt;&lt;author&gt;Zhu, QL&lt;/author&gt;&lt;author&gt;Ou, Ke&lt;/author&gt;&lt;/authors&gt;&lt;/contributors&gt;&lt;titles&gt;&lt;title&gt;Heuristic methods for vehicle routing problem with time windows&lt;/title&gt;&lt;secondary-title&gt;Artificial Intelligence in Engineering&lt;/secondary-title&gt;&lt;/titles&gt;&lt;periodical&gt;&lt;full-title&gt;Artificial intelligence in Engineering&lt;/full-title&gt;&lt;/periodical&gt;&lt;pages&gt;281-295&lt;/pages&gt;&lt;volume&gt;15&lt;/volume&gt;&lt;number&gt;3&lt;/number&gt;&lt;dates&gt;&lt;year&gt;2001&lt;/year&gt;&lt;/dates&gt;&lt;isbn&gt;0954-1810&lt;/isbn&gt;&lt;urls&gt;&lt;/urls&gt;&lt;/record&gt;&lt;/Cite&gt;&lt;/EndNote&gt;</w:instrText>
      </w:r>
      <w:r w:rsidRPr="00A756F0">
        <w:rPr>
          <w:rFonts w:ascii="Times New Roman" w:eastAsia="標楷體" w:hAnsi="Times New Roman" w:cs="Times New Roman"/>
        </w:rPr>
        <w:fldChar w:fldCharType="separate"/>
      </w:r>
      <w:r w:rsidRPr="00A756F0">
        <w:rPr>
          <w:rFonts w:ascii="Times New Roman" w:eastAsia="標楷體" w:hAnsi="Times New Roman" w:cs="Times New Roman"/>
          <w:noProof/>
        </w:rPr>
        <w:t>[</w:t>
      </w:r>
      <w:hyperlink w:anchor="_ENREF_6" w:tooltip="Tan, 2001 #47" w:history="1">
        <w:r w:rsidR="003B23F1" w:rsidRPr="00A756F0">
          <w:rPr>
            <w:rFonts w:ascii="Times New Roman" w:eastAsia="標楷體" w:hAnsi="Times New Roman" w:cs="Times New Roman"/>
            <w:noProof/>
          </w:rPr>
          <w:t>6</w:t>
        </w:r>
      </w:hyperlink>
      <w:r w:rsidRPr="00A756F0">
        <w:rPr>
          <w:rFonts w:ascii="Times New Roman" w:eastAsia="標楷體" w:hAnsi="Times New Roman" w:cs="Times New Roman"/>
          <w:noProof/>
        </w:rPr>
        <w:t>]</w:t>
      </w:r>
      <w:r w:rsidRPr="00A756F0">
        <w:rPr>
          <w:rFonts w:ascii="Times New Roman" w:eastAsia="標楷體" w:hAnsi="Times New Roman" w:cs="Times New Roman"/>
        </w:rPr>
        <w:fldChar w:fldCharType="end"/>
      </w:r>
      <w:r w:rsidRPr="00A756F0">
        <w:rPr>
          <w:rFonts w:ascii="Times New Roman" w:eastAsia="標楷體" w:hAnsi="Times New Roman" w:cs="Times New Roman"/>
        </w:rPr>
        <w:t xml:space="preserve">, and the Vehicle Routing Problem with Private Fleet and Common Carrier (VRPPC) </w:t>
      </w:r>
      <w:r w:rsidRPr="00A756F0">
        <w:rPr>
          <w:rFonts w:ascii="Times New Roman" w:eastAsia="標楷體" w:hAnsi="Times New Roman" w:cs="Times New Roman"/>
        </w:rPr>
        <w:fldChar w:fldCharType="begin"/>
      </w:r>
      <w:r w:rsidRPr="00A756F0">
        <w:rPr>
          <w:rFonts w:ascii="Times New Roman" w:eastAsia="標楷體" w:hAnsi="Times New Roman" w:cs="Times New Roman"/>
        </w:rPr>
        <w:instrText xml:space="preserve"> ADDIN EN.CITE &lt;EndNote&gt;&lt;Cite&gt;&lt;Author&gt;Euchi&lt;/Author&gt;&lt;Year&gt;2017&lt;/Year&gt;&lt;RecNum&gt;48&lt;/RecNum&gt;&lt;DisplayText&gt;[7]&lt;/DisplayText&gt;&lt;record&gt;&lt;rec-number&gt;48&lt;/rec-number&gt;&lt;foreign-keys&gt;&lt;key app="EN" db-id="ss9d92t5rxvx52etwat50vfop09fw09sax2w" timestamp="1775635118"&gt;48&lt;/key&gt;&lt;/foreign-keys&gt;&lt;ref-type name="Journal Article"&gt;17&lt;/ref-type&gt;&lt;contributors&gt;&lt;authors&gt;&lt;author&gt;Euchi, Jalel&lt;/author&gt;&lt;/authors&gt;&lt;/contributors&gt;&lt;titles&gt;&lt;title&gt;The vehicle routing problem with private fleet and multiple common carriers: Solution with hybrid metaheuristic algorithm&lt;/title&gt;&lt;secondary-title&gt;Vehicular Communications&lt;/secondary-title&gt;&lt;/titles&gt;&lt;periodical&gt;&lt;full-title&gt;Vehicular Communications&lt;/full-title&gt;&lt;/periodical&gt;&lt;pages&gt;97-108&lt;/pages&gt;&lt;volume&gt;9&lt;/volume&gt;&lt;dates&gt;&lt;year&gt;2017&lt;/year&gt;&lt;/dates&gt;&lt;isbn&gt;2214-2096&lt;/isbn&gt;&lt;urls&gt;&lt;/urls&gt;&lt;/record&gt;&lt;/Cite&gt;&lt;/EndNote&gt;</w:instrText>
      </w:r>
      <w:r w:rsidRPr="00A756F0">
        <w:rPr>
          <w:rFonts w:ascii="Times New Roman" w:eastAsia="標楷體" w:hAnsi="Times New Roman" w:cs="Times New Roman"/>
        </w:rPr>
        <w:fldChar w:fldCharType="separate"/>
      </w:r>
      <w:r w:rsidRPr="00A756F0">
        <w:rPr>
          <w:rFonts w:ascii="Times New Roman" w:eastAsia="標楷體" w:hAnsi="Times New Roman" w:cs="Times New Roman"/>
          <w:noProof/>
        </w:rPr>
        <w:t>[</w:t>
      </w:r>
      <w:hyperlink w:anchor="_ENREF_7" w:tooltip="Euchi, 2017 #48" w:history="1">
        <w:r w:rsidR="003B23F1" w:rsidRPr="00A756F0">
          <w:rPr>
            <w:rFonts w:ascii="Times New Roman" w:eastAsia="標楷體" w:hAnsi="Times New Roman" w:cs="Times New Roman"/>
            <w:noProof/>
          </w:rPr>
          <w:t>7</w:t>
        </w:r>
      </w:hyperlink>
      <w:r w:rsidRPr="00A756F0">
        <w:rPr>
          <w:rFonts w:ascii="Times New Roman" w:eastAsia="標楷體" w:hAnsi="Times New Roman" w:cs="Times New Roman"/>
          <w:noProof/>
        </w:rPr>
        <w:t>]</w:t>
      </w:r>
      <w:r w:rsidRPr="00A756F0">
        <w:rPr>
          <w:rFonts w:ascii="Times New Roman" w:eastAsia="標楷體" w:hAnsi="Times New Roman" w:cs="Times New Roman"/>
        </w:rPr>
        <w:fldChar w:fldCharType="end"/>
      </w:r>
      <w:r w:rsidRPr="00A756F0">
        <w:rPr>
          <w:rFonts w:ascii="Times New Roman" w:eastAsia="標楷體" w:hAnsi="Times New Roman" w:cs="Times New Roman"/>
        </w:rPr>
        <w:t>.</w:t>
      </w:r>
      <w:r w:rsidRPr="00A756F0">
        <w:rPr>
          <w:rFonts w:ascii="Times New Roman" w:eastAsia="標楷體" w:hAnsi="Times New Roman" w:cs="Times New Roman" w:hint="eastAsia"/>
        </w:rPr>
        <w:t xml:space="preserve"> </w:t>
      </w:r>
      <w:r w:rsidRPr="00A756F0">
        <w:rPr>
          <w:rFonts w:ascii="Times New Roman" w:eastAsia="標楷體" w:hAnsi="Times New Roman" w:cs="Times New Roman"/>
        </w:rPr>
        <w:t>In the basic VRP model, the following constraints must be satisfied:</w:t>
      </w:r>
    </w:p>
    <w:p w14:paraId="3268C59E" w14:textId="78721550" w:rsidR="00B85C68" w:rsidRPr="00A756F0" w:rsidRDefault="00B85C68" w:rsidP="00450C2E">
      <w:pPr>
        <w:pStyle w:val="a9"/>
        <w:widowControl/>
        <w:numPr>
          <w:ilvl w:val="0"/>
          <w:numId w:val="6"/>
        </w:numPr>
        <w:spacing w:after="0" w:line="240" w:lineRule="auto"/>
        <w:rPr>
          <w:rFonts w:ascii="Times New Roman" w:eastAsia="標楷體" w:hAnsi="Times New Roman" w:cs="Times New Roman"/>
        </w:rPr>
      </w:pPr>
      <w:r w:rsidRPr="00A756F0">
        <w:rPr>
          <w:rFonts w:ascii="Times New Roman" w:eastAsia="標楷體" w:hAnsi="Times New Roman" w:cs="Times New Roman"/>
        </w:rPr>
        <w:t>Each vehicle starts and ends its route at the depot</w:t>
      </w:r>
      <w:r w:rsidRPr="00A756F0">
        <w:rPr>
          <w:rFonts w:ascii="Times New Roman" w:eastAsia="標楷體" w:hAnsi="Times New Roman" w:cs="Times New Roman" w:hint="eastAsia"/>
        </w:rPr>
        <w:t>.</w:t>
      </w:r>
    </w:p>
    <w:p w14:paraId="5AE3E70D" w14:textId="480BA301" w:rsidR="005A14A0" w:rsidRPr="00A756F0" w:rsidRDefault="00B85C68" w:rsidP="00450C2E">
      <w:pPr>
        <w:pStyle w:val="a9"/>
        <w:numPr>
          <w:ilvl w:val="0"/>
          <w:numId w:val="6"/>
        </w:numPr>
        <w:spacing w:after="0" w:line="240" w:lineRule="auto"/>
        <w:rPr>
          <w:rFonts w:ascii="Times New Roman" w:eastAsia="標楷體" w:hAnsi="Times New Roman" w:cs="Times New Roman"/>
        </w:rPr>
      </w:pPr>
      <w:r w:rsidRPr="00A756F0">
        <w:rPr>
          <w:rFonts w:ascii="Times New Roman" w:eastAsia="標楷體" w:hAnsi="Times New Roman" w:cs="Times New Roman"/>
        </w:rPr>
        <w:t>Each customer is visited exactly once and served by exactly one vehicle</w:t>
      </w:r>
      <w:r w:rsidRPr="00A756F0">
        <w:rPr>
          <w:rFonts w:ascii="Times New Roman" w:eastAsia="標楷體" w:hAnsi="Times New Roman" w:cs="Times New Roman" w:hint="eastAsia"/>
        </w:rPr>
        <w:t>.</w:t>
      </w:r>
    </w:p>
    <w:p w14:paraId="0E25CE6A" w14:textId="75ACA564" w:rsidR="006E52E5" w:rsidRPr="00A756F0" w:rsidRDefault="00A641D7" w:rsidP="00450C2E">
      <w:pPr>
        <w:pStyle w:val="a9"/>
        <w:numPr>
          <w:ilvl w:val="0"/>
          <w:numId w:val="6"/>
        </w:numPr>
        <w:spacing w:after="0" w:line="240" w:lineRule="auto"/>
        <w:rPr>
          <w:rFonts w:ascii="Times New Roman" w:eastAsia="標楷體" w:hAnsi="Times New Roman" w:cs="Times New Roman"/>
        </w:rPr>
      </w:pPr>
      <w:r w:rsidRPr="00A756F0">
        <w:rPr>
          <w:rFonts w:ascii="Times New Roman" w:eastAsia="標楷體" w:hAnsi="Times New Roman" w:cs="Times New Roman"/>
        </w:rPr>
        <w:t>The demand of every customer must be satisfied</w:t>
      </w:r>
      <w:r w:rsidRPr="00A756F0">
        <w:rPr>
          <w:rFonts w:ascii="Times New Roman" w:eastAsia="標楷體" w:hAnsi="Times New Roman" w:cs="Times New Roman" w:hint="eastAsia"/>
        </w:rPr>
        <w:t>.</w:t>
      </w:r>
    </w:p>
    <w:p w14:paraId="32AE415F" w14:textId="620439E5" w:rsidR="00F44977" w:rsidRPr="00ED1053" w:rsidRDefault="00F44977" w:rsidP="00E4714F">
      <w:pPr>
        <w:widowControl/>
        <w:spacing w:before="240" w:line="240" w:lineRule="auto"/>
        <w:outlineLvl w:val="2"/>
        <w:rPr>
          <w:rFonts w:ascii="Times New Roman" w:eastAsia="標楷體" w:hAnsi="Times New Roman" w:cs="Times New Roman"/>
        </w:rPr>
      </w:pPr>
      <w:bookmarkStart w:id="3" w:name="_Toc205218989"/>
      <w:bookmarkStart w:id="4" w:name="_Toc233808474"/>
      <w:proofErr w:type="gramStart"/>
      <w:r w:rsidRPr="00ED1053">
        <w:rPr>
          <w:rFonts w:ascii="Times New Roman" w:eastAsia="標楷體" w:hAnsi="Times New Roman" w:cs="Times New Roman"/>
        </w:rPr>
        <w:t xml:space="preserve">2.1.1 </w:t>
      </w:r>
      <w:r w:rsidR="00ED1053">
        <w:rPr>
          <w:rFonts w:ascii="Times New Roman" w:eastAsia="標楷體" w:hAnsi="Times New Roman" w:cs="Times New Roman" w:hint="eastAsia"/>
        </w:rPr>
        <w:t xml:space="preserve"> </w:t>
      </w:r>
      <w:r w:rsidRPr="00ED1053">
        <w:rPr>
          <w:rFonts w:ascii="Times New Roman" w:eastAsia="標楷體" w:hAnsi="Times New Roman" w:cs="Times New Roman"/>
        </w:rPr>
        <w:t>Capacitated</w:t>
      </w:r>
      <w:proofErr w:type="gramEnd"/>
      <w:r w:rsidRPr="00ED1053">
        <w:rPr>
          <w:rFonts w:ascii="Times New Roman" w:eastAsia="標楷體" w:hAnsi="Times New Roman" w:cs="Times New Roman"/>
        </w:rPr>
        <w:t xml:space="preserve"> Vehicle Routing Problem</w:t>
      </w:r>
      <w:bookmarkEnd w:id="3"/>
      <w:bookmarkEnd w:id="4"/>
      <w:r w:rsidR="00664362" w:rsidRPr="00ED1053">
        <w:rPr>
          <w:rFonts w:ascii="Times New Roman" w:eastAsia="標楷體" w:hAnsi="Times New Roman" w:cs="Times New Roman" w:hint="eastAsia"/>
        </w:rPr>
        <w:t xml:space="preserve"> (CVRP)</w:t>
      </w:r>
    </w:p>
    <w:p w14:paraId="7D011414" w14:textId="3E1CC996" w:rsidR="00F102C4" w:rsidRPr="00A756F0" w:rsidRDefault="00F102C4" w:rsidP="00450C2E">
      <w:pPr>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 xml:space="preserve">The CVRP is </w:t>
      </w:r>
      <w:r w:rsidR="007243DD" w:rsidRPr="00A756F0">
        <w:rPr>
          <w:rFonts w:ascii="Times New Roman" w:eastAsia="標楷體" w:hAnsi="Times New Roman" w:cs="Times New Roman"/>
        </w:rPr>
        <w:t>a fundamental variant</w:t>
      </w:r>
      <w:r w:rsidR="007243DD" w:rsidRPr="00A756F0">
        <w:rPr>
          <w:rFonts w:ascii="Times New Roman" w:eastAsia="標楷體" w:hAnsi="Times New Roman" w:cs="Times New Roman" w:hint="eastAsia"/>
        </w:rPr>
        <w:t xml:space="preserve"> </w:t>
      </w:r>
      <w:r w:rsidRPr="00A756F0">
        <w:rPr>
          <w:rFonts w:ascii="Times New Roman" w:eastAsia="標楷體" w:hAnsi="Times New Roman" w:cs="Times New Roman"/>
        </w:rPr>
        <w:t xml:space="preserve">of the </w:t>
      </w:r>
      <w:r w:rsidR="007243DD" w:rsidRPr="00A756F0">
        <w:rPr>
          <w:rFonts w:ascii="Times New Roman" w:eastAsia="標楷體" w:hAnsi="Times New Roman" w:cs="Times New Roman" w:hint="eastAsia"/>
        </w:rPr>
        <w:t>VRP</w:t>
      </w:r>
      <w:r w:rsidRPr="00A756F0">
        <w:rPr>
          <w:rFonts w:ascii="Times New Roman" w:eastAsia="標楷體" w:hAnsi="Times New Roman" w:cs="Times New Roman"/>
        </w:rPr>
        <w:t>. It considers a homogeneous fleet of capacitated vehicles that depart from a single depot to serve customers with known demands while satisfying vehicle capacity constraints.</w:t>
      </w:r>
      <w:r w:rsidR="00B32506" w:rsidRPr="00A756F0">
        <w:rPr>
          <w:rFonts w:ascii="Times New Roman" w:eastAsia="標楷體" w:hAnsi="Times New Roman" w:cs="Times New Roman" w:hint="eastAsia"/>
        </w:rPr>
        <w:t xml:space="preserve"> </w:t>
      </w:r>
      <w:proofErr w:type="gramStart"/>
      <w:r w:rsidR="00CD37AF" w:rsidRPr="00A756F0">
        <w:rPr>
          <w:rFonts w:ascii="Times New Roman" w:eastAsia="標楷體" w:hAnsi="Times New Roman" w:cs="Times New Roman"/>
        </w:rPr>
        <w:t>The mathematical</w:t>
      </w:r>
      <w:proofErr w:type="gramEnd"/>
      <w:r w:rsidR="00CD37AF" w:rsidRPr="00A756F0">
        <w:rPr>
          <w:rFonts w:ascii="Times New Roman" w:eastAsia="標楷體" w:hAnsi="Times New Roman" w:cs="Times New Roman"/>
        </w:rPr>
        <w:t xml:space="preserve"> formulation incorporates customer demand and vehicle capacity constraints while minimizing the transportation cost.</w:t>
      </w:r>
      <w:r w:rsidR="00CD37AF" w:rsidRPr="00A756F0">
        <w:rPr>
          <w:rFonts w:ascii="Times New Roman" w:eastAsia="標楷體" w:hAnsi="Times New Roman" w:cs="Times New Roman" w:hint="eastAsia"/>
        </w:rPr>
        <w:t xml:space="preserve"> </w:t>
      </w:r>
      <w:r w:rsidRPr="00A756F0">
        <w:rPr>
          <w:rFonts w:ascii="Times New Roman" w:eastAsia="標楷體" w:hAnsi="Times New Roman" w:cs="Times New Roman"/>
        </w:rPr>
        <w:t xml:space="preserve">Chen et al. </w:t>
      </w:r>
      <w:r w:rsidR="00716170" w:rsidRPr="00A756F0">
        <w:rPr>
          <w:rFonts w:ascii="Times New Roman" w:eastAsia="標楷體" w:hAnsi="Times New Roman" w:cs="Times New Roman"/>
        </w:rPr>
        <w:fldChar w:fldCharType="begin"/>
      </w:r>
      <w:r w:rsidR="00716170" w:rsidRPr="00A756F0">
        <w:rPr>
          <w:rFonts w:ascii="Times New Roman" w:eastAsia="標楷體" w:hAnsi="Times New Roman" w:cs="Times New Roman"/>
        </w:rPr>
        <w:instrText xml:space="preserve"> ADDIN EN.CITE &lt;EndNote&gt;&lt;Cite&gt;&lt;Author&gt;Chen&lt;/Author&gt;&lt;Year&gt;2010&lt;/Year&gt;&lt;RecNum&gt;57&lt;/RecNum&gt;&lt;DisplayText&gt;[8]&lt;/DisplayText&gt;&lt;record&gt;&lt;rec-number&gt;57&lt;/rec-number&gt;&lt;foreign-keys&gt;&lt;key app="EN" db-id="ss9d92t5rxvx52etwat50vfop09fw09sax2w" timestamp="1777443543"&gt;57&lt;/key&gt;&lt;/foreign-keys&gt;&lt;ref-type name="Journal Article"&gt;17&lt;/ref-type&gt;&lt;contributors&gt;&lt;authors&gt;&lt;author&gt;Chen, Ping&lt;/author&gt;&lt;author&gt;Huang, Hou-kuan&lt;/author&gt;&lt;author&gt;Dong, Xing-Ye&lt;/author&gt;&lt;/authors&gt;&lt;/contributors&gt;&lt;titles&gt;&lt;title&gt;Iterated variable neighborhood descent algorithm for the capacitated vehicle routing problem&lt;/title&gt;&lt;secondary-title&gt;Expert Systems with Applications&lt;/secondary-title&gt;&lt;/titles&gt;&lt;periodical&gt;&lt;full-title&gt;expert systems with applications&lt;/full-title&gt;&lt;/periodical&gt;&lt;pages&gt;1620-1627&lt;/pages&gt;&lt;volume&gt;37&lt;/volume&gt;&lt;number&gt;2&lt;/number&gt;&lt;dates&gt;&lt;year&gt;2010&lt;/year&gt;&lt;/dates&gt;&lt;isbn&gt;0957-4174&lt;/isbn&gt;&lt;urls&gt;&lt;/urls&gt;&lt;/record&gt;&lt;/Cite&gt;&lt;/EndNote&gt;</w:instrText>
      </w:r>
      <w:r w:rsidR="00716170" w:rsidRPr="00A756F0">
        <w:rPr>
          <w:rFonts w:ascii="Times New Roman" w:eastAsia="標楷體" w:hAnsi="Times New Roman" w:cs="Times New Roman"/>
        </w:rPr>
        <w:fldChar w:fldCharType="separate"/>
      </w:r>
      <w:r w:rsidR="00716170" w:rsidRPr="00A756F0">
        <w:rPr>
          <w:rFonts w:ascii="Times New Roman" w:eastAsia="標楷體" w:hAnsi="Times New Roman" w:cs="Times New Roman"/>
          <w:noProof/>
        </w:rPr>
        <w:t>[</w:t>
      </w:r>
      <w:hyperlink w:anchor="_ENREF_8" w:tooltip="Chen, 2010 #57" w:history="1">
        <w:r w:rsidR="003B23F1" w:rsidRPr="00A756F0">
          <w:rPr>
            <w:rFonts w:ascii="Times New Roman" w:eastAsia="標楷體" w:hAnsi="Times New Roman" w:cs="Times New Roman"/>
            <w:noProof/>
          </w:rPr>
          <w:t>8</w:t>
        </w:r>
      </w:hyperlink>
      <w:r w:rsidR="00716170" w:rsidRPr="00A756F0">
        <w:rPr>
          <w:rFonts w:ascii="Times New Roman" w:eastAsia="標楷體" w:hAnsi="Times New Roman" w:cs="Times New Roman"/>
          <w:noProof/>
        </w:rPr>
        <w:t>]</w:t>
      </w:r>
      <w:r w:rsidR="00716170" w:rsidRPr="00A756F0">
        <w:rPr>
          <w:rFonts w:ascii="Times New Roman" w:eastAsia="標楷體" w:hAnsi="Times New Roman" w:cs="Times New Roman"/>
        </w:rPr>
        <w:fldChar w:fldCharType="end"/>
      </w:r>
      <w:r w:rsidRPr="00A756F0">
        <w:rPr>
          <w:rFonts w:ascii="Times New Roman" w:eastAsia="標楷體" w:hAnsi="Times New Roman" w:cs="Times New Roman"/>
        </w:rPr>
        <w:t xml:space="preserve"> proposed an Iterated Variable Neighborhood Descent (IVND) algorithm based on Variable Neighborhood Descent (VND) </w:t>
      </w:r>
      <w:r w:rsidR="00391CC0" w:rsidRPr="00A756F0">
        <w:rPr>
          <w:rFonts w:ascii="Times New Roman" w:eastAsia="標楷體" w:hAnsi="Times New Roman" w:cs="Times New Roman"/>
        </w:rPr>
        <w:fldChar w:fldCharType="begin"/>
      </w:r>
      <w:r w:rsidR="00391CC0" w:rsidRPr="00A756F0">
        <w:rPr>
          <w:rFonts w:ascii="Times New Roman" w:eastAsia="標楷體" w:hAnsi="Times New Roman" w:cs="Times New Roman"/>
        </w:rPr>
        <w:instrText xml:space="preserve"> ADDIN EN.CITE &lt;EndNote&gt;&lt;Cite&gt;&lt;Author&gt;Duarte&lt;/Author&gt;&lt;Year&gt;2025&lt;/Year&gt;&lt;RecNum&gt;56&lt;/RecNum&gt;&lt;DisplayText&gt;[9]&lt;/DisplayText&gt;&lt;record&gt;&lt;rec-number&gt;56&lt;/rec-number&gt;&lt;foreign-keys&gt;&lt;key app="EN" db-id="ss9d92t5rxvx52etwat50vfop09fw09sax2w" timestamp="1777443533"&gt;56&lt;/key&gt;&lt;/foreign-keys&gt;&lt;ref-type name="Book Section"&gt;5&lt;/ref-type&gt;&lt;contributors&gt;&lt;authors&gt;&lt;author&gt;Duarte, Abraham&lt;/author&gt;&lt;author&gt;Mladenović, Nenad&lt;/author&gt;&lt;author&gt;Sánchez-Oro, Jesús&lt;/author&gt;&lt;author&gt;Todosijević, Raca&lt;/author&gt;&lt;/authors&gt;&lt;/contributors&gt;&lt;titles&gt;&lt;title&gt;Variable neighborhood descent&lt;/title&gt;&lt;secondary-title&gt;Handbook of heuristics&lt;/secondary-title&gt;&lt;/titles&gt;&lt;pages&gt;511-539&lt;/pages&gt;&lt;dates&gt;&lt;year&gt;2025&lt;/year&gt;&lt;/dates&gt;&lt;publisher&gt;Springer&lt;/publisher&gt;&lt;urls&gt;&lt;/urls&gt;&lt;/record&gt;&lt;/Cite&gt;&lt;/EndNote&gt;</w:instrText>
      </w:r>
      <w:r w:rsidR="00391CC0" w:rsidRPr="00A756F0">
        <w:rPr>
          <w:rFonts w:ascii="Times New Roman" w:eastAsia="標楷體" w:hAnsi="Times New Roman" w:cs="Times New Roman"/>
        </w:rPr>
        <w:fldChar w:fldCharType="separate"/>
      </w:r>
      <w:r w:rsidR="00391CC0" w:rsidRPr="00A756F0">
        <w:rPr>
          <w:rFonts w:ascii="Times New Roman" w:eastAsia="標楷體" w:hAnsi="Times New Roman" w:cs="Times New Roman"/>
          <w:noProof/>
        </w:rPr>
        <w:t>[</w:t>
      </w:r>
      <w:hyperlink w:anchor="_ENREF_9" w:tooltip="Duarte, 2025 #56" w:history="1">
        <w:r w:rsidR="003B23F1" w:rsidRPr="00A756F0">
          <w:rPr>
            <w:rFonts w:ascii="Times New Roman" w:eastAsia="標楷體" w:hAnsi="Times New Roman" w:cs="Times New Roman"/>
            <w:noProof/>
          </w:rPr>
          <w:t>9</w:t>
        </w:r>
      </w:hyperlink>
      <w:r w:rsidR="00391CC0" w:rsidRPr="00A756F0">
        <w:rPr>
          <w:rFonts w:ascii="Times New Roman" w:eastAsia="標楷體" w:hAnsi="Times New Roman" w:cs="Times New Roman"/>
          <w:noProof/>
        </w:rPr>
        <w:t>]</w:t>
      </w:r>
      <w:r w:rsidR="00391CC0" w:rsidRPr="00A756F0">
        <w:rPr>
          <w:rFonts w:ascii="Times New Roman" w:eastAsia="標楷體" w:hAnsi="Times New Roman" w:cs="Times New Roman"/>
        </w:rPr>
        <w:fldChar w:fldCharType="end"/>
      </w:r>
      <w:r w:rsidRPr="00A756F0">
        <w:rPr>
          <w:rFonts w:ascii="Times New Roman" w:eastAsia="標楷體" w:hAnsi="Times New Roman" w:cs="Times New Roman"/>
        </w:rPr>
        <w:t xml:space="preserve">, which enhances routing quality through multiple neighborhood search operators and a perturbation mechanism. To improve the scalability of CVRP, </w:t>
      </w:r>
      <w:proofErr w:type="spellStart"/>
      <w:r w:rsidRPr="00A756F0">
        <w:rPr>
          <w:rFonts w:ascii="Times New Roman" w:eastAsia="標楷體" w:hAnsi="Times New Roman" w:cs="Times New Roman"/>
        </w:rPr>
        <w:t>Alesiani</w:t>
      </w:r>
      <w:proofErr w:type="spellEnd"/>
      <w:r w:rsidRPr="00A756F0">
        <w:rPr>
          <w:rFonts w:ascii="Times New Roman" w:eastAsia="標楷體" w:hAnsi="Times New Roman" w:cs="Times New Roman"/>
        </w:rPr>
        <w:t xml:space="preserve"> et al. </w:t>
      </w:r>
      <w:r w:rsidR="003B3320" w:rsidRPr="00A756F0">
        <w:rPr>
          <w:rFonts w:ascii="Times New Roman" w:eastAsia="標楷體" w:hAnsi="Times New Roman" w:cs="Times New Roman"/>
        </w:rPr>
        <w:fldChar w:fldCharType="begin"/>
      </w:r>
      <w:r w:rsidR="003B3320" w:rsidRPr="00A756F0">
        <w:rPr>
          <w:rFonts w:ascii="Times New Roman" w:eastAsia="標楷體" w:hAnsi="Times New Roman" w:cs="Times New Roman"/>
        </w:rPr>
        <w:instrText xml:space="preserve"> ADDIN EN.CITE &lt;EndNote&gt;&lt;Cite&gt;&lt;Author&gt;Alesiani&lt;/Author&gt;&lt;Year&gt;2022&lt;/Year&gt;&lt;RecNum&gt;22&lt;/RecNum&gt;&lt;DisplayText&gt;[10]&lt;/DisplayText&gt;&lt;record&gt;&lt;rec-number&gt;22&lt;/rec-number&gt;&lt;foreign-keys&gt;&lt;key app="EN" db-id="ss9d92t5rxvx52etwat50vfop09fw09sax2w" timestamp="1763620975"&gt;22&lt;/key&gt;&lt;/foreign-keys&gt;&lt;ref-type name="Journal Article"&gt;17&lt;/ref-type&gt;&lt;contributors&gt;&lt;authors&gt;&lt;author&gt;Alesiani, Francesco&lt;/author&gt;&lt;author&gt;Ermis, Gulcin&lt;/author&gt;&lt;author&gt;Gkiotsalitis, Konstantinos&lt;/author&gt;&lt;/authors&gt;&lt;/contributors&gt;&lt;titles&gt;&lt;title&gt;Constrained clustering for the capacitated vehicle routing problem (CC-CVRP)&lt;/title&gt;&lt;secondary-title&gt;Applied Artificial Intelligence&lt;/secondary-title&gt;&lt;/titles&gt;&lt;periodical&gt;&lt;full-title&gt;Applied artificial intelligence&lt;/full-title&gt;&lt;/periodical&gt;&lt;pages&gt;1995658&lt;/pages&gt;&lt;volume&gt;36&lt;/volume&gt;&lt;number&gt;1&lt;/number&gt;&lt;dates&gt;&lt;year&gt;2022&lt;/year&gt;&lt;/dates&gt;&lt;isbn&gt;0883-9514&lt;/isbn&gt;&lt;urls&gt;&lt;/urls&gt;&lt;/record&gt;&lt;/Cite&gt;&lt;/EndNote&gt;</w:instrText>
      </w:r>
      <w:r w:rsidR="003B3320" w:rsidRPr="00A756F0">
        <w:rPr>
          <w:rFonts w:ascii="Times New Roman" w:eastAsia="標楷體" w:hAnsi="Times New Roman" w:cs="Times New Roman"/>
        </w:rPr>
        <w:fldChar w:fldCharType="separate"/>
      </w:r>
      <w:r w:rsidR="003B3320" w:rsidRPr="00A756F0">
        <w:rPr>
          <w:rFonts w:ascii="Times New Roman" w:eastAsia="標楷體" w:hAnsi="Times New Roman" w:cs="Times New Roman"/>
          <w:noProof/>
        </w:rPr>
        <w:t>[</w:t>
      </w:r>
      <w:hyperlink w:anchor="_ENREF_10" w:tooltip="Alesiani, 2022 #22" w:history="1">
        <w:r w:rsidR="003B23F1" w:rsidRPr="00A756F0">
          <w:rPr>
            <w:rFonts w:ascii="Times New Roman" w:eastAsia="標楷體" w:hAnsi="Times New Roman" w:cs="Times New Roman"/>
            <w:noProof/>
          </w:rPr>
          <w:t>10</w:t>
        </w:r>
      </w:hyperlink>
      <w:r w:rsidR="003B3320" w:rsidRPr="00A756F0">
        <w:rPr>
          <w:rFonts w:ascii="Times New Roman" w:eastAsia="標楷體" w:hAnsi="Times New Roman" w:cs="Times New Roman"/>
          <w:noProof/>
        </w:rPr>
        <w:t>]</w:t>
      </w:r>
      <w:r w:rsidR="003B3320" w:rsidRPr="00A756F0">
        <w:rPr>
          <w:rFonts w:ascii="Times New Roman" w:eastAsia="標楷體" w:hAnsi="Times New Roman" w:cs="Times New Roman"/>
        </w:rPr>
        <w:fldChar w:fldCharType="end"/>
      </w:r>
      <w:r w:rsidRPr="00A756F0">
        <w:rPr>
          <w:rFonts w:ascii="Times New Roman" w:eastAsia="標楷體" w:hAnsi="Times New Roman" w:cs="Times New Roman"/>
        </w:rPr>
        <w:t xml:space="preserve"> proposed the Constrained Clustering Capacitated Vehicle Routing Solver (CC-CVRS). </w:t>
      </w:r>
    </w:p>
    <w:p w14:paraId="3C01EB4E" w14:textId="572DF635" w:rsidR="00F44977" w:rsidRPr="00ED1053" w:rsidRDefault="00F44977" w:rsidP="00E4714F">
      <w:pPr>
        <w:widowControl/>
        <w:spacing w:before="240" w:line="240" w:lineRule="auto"/>
        <w:outlineLvl w:val="2"/>
        <w:rPr>
          <w:rFonts w:ascii="Times New Roman" w:eastAsia="標楷體" w:hAnsi="Times New Roman" w:cs="Times New Roman"/>
        </w:rPr>
      </w:pPr>
      <w:bookmarkStart w:id="5" w:name="_Toc205218990"/>
      <w:bookmarkStart w:id="6" w:name="_Toc233808475"/>
      <w:proofErr w:type="gramStart"/>
      <w:r w:rsidRPr="00ED1053">
        <w:rPr>
          <w:rFonts w:ascii="Times New Roman" w:eastAsia="標楷體" w:hAnsi="Times New Roman" w:cs="Times New Roman"/>
        </w:rPr>
        <w:t xml:space="preserve">2.1.2 </w:t>
      </w:r>
      <w:r w:rsidR="00ED1053">
        <w:rPr>
          <w:rFonts w:ascii="Times New Roman" w:eastAsia="標楷體" w:hAnsi="Times New Roman" w:cs="Times New Roman" w:hint="eastAsia"/>
        </w:rPr>
        <w:t xml:space="preserve"> </w:t>
      </w:r>
      <w:r w:rsidRPr="00ED1053">
        <w:rPr>
          <w:rFonts w:ascii="Times New Roman" w:eastAsia="標楷體" w:hAnsi="Times New Roman" w:cs="Times New Roman"/>
        </w:rPr>
        <w:t>Vehicle</w:t>
      </w:r>
      <w:proofErr w:type="gramEnd"/>
      <w:r w:rsidRPr="00ED1053">
        <w:rPr>
          <w:rFonts w:ascii="Times New Roman" w:eastAsia="標楷體" w:hAnsi="Times New Roman" w:cs="Times New Roman"/>
        </w:rPr>
        <w:t xml:space="preserve"> Routing Problem with Time Windows</w:t>
      </w:r>
      <w:bookmarkEnd w:id="5"/>
      <w:bookmarkEnd w:id="6"/>
      <w:r w:rsidR="00664362" w:rsidRPr="00ED1053">
        <w:rPr>
          <w:rFonts w:ascii="Times New Roman" w:eastAsia="標楷體" w:hAnsi="Times New Roman" w:cs="Times New Roman" w:hint="eastAsia"/>
        </w:rPr>
        <w:t xml:space="preserve"> (VRPTW)</w:t>
      </w:r>
    </w:p>
    <w:p w14:paraId="6861C598" w14:textId="4A1F7BFD" w:rsidR="007B2CAC" w:rsidRPr="00A756F0" w:rsidRDefault="00AE69E0" w:rsidP="00450C2E">
      <w:p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w:r w:rsidR="004354BC" w:rsidRPr="00A756F0">
        <w:rPr>
          <w:rFonts w:ascii="Times New Roman" w:eastAsia="標楷體" w:hAnsi="Times New Roman" w:cs="Times New Roman"/>
        </w:rPr>
        <w:t xml:space="preserve">The VRPTW is one of the most widely studied variants of the VRP, </w:t>
      </w:r>
      <w:r w:rsidR="0037776E" w:rsidRPr="00A756F0">
        <w:rPr>
          <w:rFonts w:ascii="Times New Roman" w:eastAsia="標楷體" w:hAnsi="Times New Roman" w:cs="Times New Roman" w:hint="eastAsia"/>
        </w:rPr>
        <w:t>in which</w:t>
      </w:r>
      <w:r w:rsidR="004354BC" w:rsidRPr="00A756F0">
        <w:rPr>
          <w:rFonts w:ascii="Times New Roman" w:eastAsia="標楷體" w:hAnsi="Times New Roman" w:cs="Times New Roman"/>
        </w:rPr>
        <w:t xml:space="preserve"> time window constraints</w:t>
      </w:r>
      <w:r w:rsidR="007B2CAC" w:rsidRPr="00A756F0">
        <w:rPr>
          <w:rFonts w:ascii="Times New Roman" w:eastAsia="標楷體" w:hAnsi="Times New Roman" w:cs="Times New Roman" w:hint="eastAsia"/>
        </w:rPr>
        <w:t xml:space="preserve"> are incorporated</w:t>
      </w:r>
      <w:r w:rsidR="004354BC" w:rsidRPr="00A756F0">
        <w:rPr>
          <w:rFonts w:ascii="Times New Roman" w:eastAsia="標楷體" w:hAnsi="Times New Roman" w:cs="Times New Roman"/>
        </w:rPr>
        <w:t xml:space="preserve"> in addition to vehicle capacity limitations. In the VRPTW, each customer must be served within a specified time interval while satisfying vehicle capacity constraints, with the objective of minimizing the </w:t>
      </w:r>
      <w:r w:rsidR="004354BC" w:rsidRPr="00A756F0">
        <w:rPr>
          <w:rFonts w:ascii="Times New Roman" w:eastAsia="標楷體" w:hAnsi="Times New Roman" w:cs="Times New Roman" w:hint="eastAsia"/>
        </w:rPr>
        <w:t>transportation cost</w:t>
      </w:r>
      <w:r w:rsidR="007C23BD" w:rsidRPr="00A756F0">
        <w:rPr>
          <w:rFonts w:ascii="Times New Roman" w:eastAsia="標楷體" w:hAnsi="Times New Roman" w:cs="Times New Roman"/>
        </w:rPr>
        <w:t xml:space="preserve">. </w:t>
      </w:r>
      <w:proofErr w:type="gramStart"/>
      <w:r w:rsidR="00C603C4" w:rsidRPr="00A756F0">
        <w:rPr>
          <w:rFonts w:ascii="Times New Roman" w:eastAsia="標楷體" w:hAnsi="Times New Roman" w:cs="Times New Roman"/>
        </w:rPr>
        <w:t>The VRPTW</w:t>
      </w:r>
      <w:proofErr w:type="gramEnd"/>
      <w:r w:rsidR="00C603C4" w:rsidRPr="00A756F0">
        <w:rPr>
          <w:rFonts w:ascii="Times New Roman" w:eastAsia="標楷體" w:hAnsi="Times New Roman" w:cs="Times New Roman"/>
        </w:rPr>
        <w:t xml:space="preserve"> has attracted extensive research attention, and a wide range of optimization algorithms have been developed to address this problem</w:t>
      </w:r>
      <w:r w:rsidR="00103ACB" w:rsidRPr="00A756F0">
        <w:rPr>
          <w:rFonts w:ascii="Times New Roman" w:eastAsia="標楷體" w:hAnsi="Times New Roman" w:cs="Times New Roman"/>
        </w:rPr>
        <w:t>.</w:t>
      </w:r>
      <w:r w:rsidR="007B2CAC" w:rsidRPr="00A756F0">
        <w:t xml:space="preserve"> </w:t>
      </w:r>
      <w:proofErr w:type="spellStart"/>
      <w:r w:rsidR="007B2CAC" w:rsidRPr="00A756F0">
        <w:rPr>
          <w:rFonts w:ascii="Times New Roman" w:eastAsia="標楷體" w:hAnsi="Times New Roman" w:cs="Times New Roman"/>
        </w:rPr>
        <w:t>Ombuki</w:t>
      </w:r>
      <w:proofErr w:type="spellEnd"/>
      <w:r w:rsidR="007B2CAC" w:rsidRPr="00A756F0">
        <w:rPr>
          <w:rFonts w:ascii="Times New Roman" w:eastAsia="標楷體" w:hAnsi="Times New Roman" w:cs="Times New Roman"/>
        </w:rPr>
        <w:t xml:space="preserve"> et al. </w:t>
      </w:r>
      <w:r w:rsidR="00A4215D" w:rsidRPr="00A756F0">
        <w:rPr>
          <w:rFonts w:ascii="Times New Roman" w:eastAsia="標楷體" w:hAnsi="Times New Roman" w:cs="Times New Roman"/>
        </w:rPr>
        <w:fldChar w:fldCharType="begin"/>
      </w:r>
      <w:r w:rsidR="00A4215D" w:rsidRPr="00A756F0">
        <w:rPr>
          <w:rFonts w:ascii="Times New Roman" w:eastAsia="標楷體" w:hAnsi="Times New Roman" w:cs="Times New Roman"/>
        </w:rPr>
        <w:instrText xml:space="preserve"> ADDIN EN.CITE &lt;EndNote&gt;&lt;Cite&gt;&lt;Author&gt;Ombuki&lt;/Author&gt;&lt;Year&gt;2006&lt;/Year&gt;&lt;RecNum&gt;59&lt;/RecNum&gt;&lt;DisplayText&gt;[11]&lt;/DisplayText&gt;&lt;record&gt;&lt;rec-number&gt;59&lt;/rec-number&gt;&lt;foreign-keys&gt;&lt;key app="EN" db-id="ss9d92t5rxvx52etwat50vfop09fw09sax2w" timestamp="1778078246"&gt;59&lt;/key&gt;&lt;/foreign-keys&gt;&lt;ref-type name="Journal Article"&gt;17&lt;/ref-type&gt;&lt;contributors&gt;&lt;authors&gt;&lt;author&gt;Ombuki, Beatrice&lt;/author&gt;&lt;author&gt;Ross, Brian J&lt;/author&gt;&lt;author&gt;Hanshar, Franklin&lt;/author&gt;&lt;/authors&gt;&lt;/contributors&gt;&lt;titles&gt;&lt;title&gt;Multi-objective genetic algorithms for vehicle routing problem with time windows&lt;/title&gt;&lt;secondary-title&gt;Applied Intelligence&lt;/secondary-title&gt;&lt;/titles&gt;&lt;periodical&gt;&lt;full-title&gt;Applied Intelligence&lt;/full-title&gt;&lt;/periodical&gt;&lt;pages&gt;17-30&lt;/pages&gt;&lt;volume&gt;24&lt;/volume&gt;&lt;number&gt;1&lt;/number&gt;&lt;dates&gt;&lt;year&gt;2006&lt;/year&gt;&lt;/dates&gt;&lt;isbn&gt;0924-669X&lt;/isbn&gt;&lt;urls&gt;&lt;/urls&gt;&lt;/record&gt;&lt;/Cite&gt;&lt;/EndNote&gt;</w:instrText>
      </w:r>
      <w:r w:rsidR="00A4215D" w:rsidRPr="00A756F0">
        <w:rPr>
          <w:rFonts w:ascii="Times New Roman" w:eastAsia="標楷體" w:hAnsi="Times New Roman" w:cs="Times New Roman"/>
        </w:rPr>
        <w:fldChar w:fldCharType="separate"/>
      </w:r>
      <w:r w:rsidR="00A4215D" w:rsidRPr="00A756F0">
        <w:rPr>
          <w:rFonts w:ascii="Times New Roman" w:eastAsia="標楷體" w:hAnsi="Times New Roman" w:cs="Times New Roman"/>
          <w:noProof/>
        </w:rPr>
        <w:t>[</w:t>
      </w:r>
      <w:hyperlink w:anchor="_ENREF_11" w:tooltip="Ombuki, 2006 #59" w:history="1">
        <w:r w:rsidR="003B23F1" w:rsidRPr="00A756F0">
          <w:rPr>
            <w:rFonts w:ascii="Times New Roman" w:eastAsia="標楷體" w:hAnsi="Times New Roman" w:cs="Times New Roman"/>
            <w:noProof/>
          </w:rPr>
          <w:t>11</w:t>
        </w:r>
      </w:hyperlink>
      <w:r w:rsidR="00A4215D" w:rsidRPr="00A756F0">
        <w:rPr>
          <w:rFonts w:ascii="Times New Roman" w:eastAsia="標楷體" w:hAnsi="Times New Roman" w:cs="Times New Roman"/>
          <w:noProof/>
        </w:rPr>
        <w:t>]</w:t>
      </w:r>
      <w:r w:rsidR="00A4215D" w:rsidRPr="00A756F0">
        <w:rPr>
          <w:rFonts w:ascii="Times New Roman" w:eastAsia="標楷體" w:hAnsi="Times New Roman" w:cs="Times New Roman"/>
        </w:rPr>
        <w:fldChar w:fldCharType="end"/>
      </w:r>
      <w:r w:rsidR="007B2CAC" w:rsidRPr="00A756F0">
        <w:rPr>
          <w:rFonts w:ascii="Times New Roman" w:eastAsia="標楷體" w:hAnsi="Times New Roman" w:cs="Times New Roman"/>
        </w:rPr>
        <w:t xml:space="preserve"> proposed a Multi-Objective Genetic Algorithm (MOGA) that minimizes both the number of vehicles and total travel distance using a Pareto</w:t>
      </w:r>
      <w:r w:rsidR="00885A7E" w:rsidRPr="00A756F0">
        <w:rPr>
          <w:rFonts w:ascii="Times New Roman" w:eastAsia="標楷體" w:hAnsi="Times New Roman" w:cs="Times New Roman" w:hint="eastAsia"/>
        </w:rPr>
        <w:t xml:space="preserve"> ranking </w:t>
      </w:r>
      <w:r w:rsidR="00DA07E6" w:rsidRPr="00A756F0">
        <w:rPr>
          <w:rFonts w:ascii="Times New Roman" w:eastAsia="標楷體" w:hAnsi="Times New Roman" w:cs="Times New Roman"/>
        </w:rPr>
        <w:t>technique</w:t>
      </w:r>
      <w:r w:rsidR="007B2CAC" w:rsidRPr="00A756F0">
        <w:rPr>
          <w:rFonts w:ascii="Times New Roman" w:eastAsia="標楷體" w:hAnsi="Times New Roman" w:cs="Times New Roman" w:hint="eastAsia"/>
        </w:rPr>
        <w:t>.</w:t>
      </w:r>
      <w:r w:rsidR="007B2CAC" w:rsidRPr="00A756F0">
        <w:t xml:space="preserve"> </w:t>
      </w:r>
      <w:r w:rsidR="007B2CAC" w:rsidRPr="00A756F0">
        <w:rPr>
          <w:rFonts w:ascii="Times New Roman" w:eastAsia="標楷體" w:hAnsi="Times New Roman" w:cs="Times New Roman"/>
        </w:rPr>
        <w:t xml:space="preserve">Maroof et al. </w:t>
      </w:r>
      <w:r w:rsidR="00A4215D" w:rsidRPr="00A756F0">
        <w:rPr>
          <w:rFonts w:ascii="Times New Roman" w:eastAsia="標楷體" w:hAnsi="Times New Roman" w:cs="Times New Roman"/>
        </w:rPr>
        <w:fldChar w:fldCharType="begin"/>
      </w:r>
      <w:r w:rsidR="00A4215D" w:rsidRPr="00A756F0">
        <w:rPr>
          <w:rFonts w:ascii="Times New Roman" w:eastAsia="標楷體" w:hAnsi="Times New Roman" w:cs="Times New Roman"/>
        </w:rPr>
        <w:instrText xml:space="preserve"> ADDIN EN.CITE &lt;EndNote&gt;&lt;Cite&gt;&lt;Author&gt;Maroof&lt;/Author&gt;&lt;Year&gt;2024&lt;/Year&gt;&lt;RecNum&gt;46&lt;/RecNum&gt;&lt;DisplayText&gt;[12]&lt;/DisplayText&gt;&lt;record&gt;&lt;rec-number&gt;46&lt;/rec-number&gt;&lt;foreign-keys&gt;&lt;key app="EN" db-id="ss9d92t5rxvx52etwat50vfop09fw09sax2w" timestamp="1775368146"&gt;46&lt;/key&gt;&lt;/foreign-keys&gt;&lt;ref-type name="Journal Article"&gt;17&lt;/ref-type&gt;&lt;contributors&gt;&lt;authors&gt;&lt;author&gt;Maroof, Ayesha&lt;/author&gt;&lt;author&gt;Ayvaz, Berk&lt;/author&gt;&lt;author&gt;Naeem, Khawar&lt;/author&gt;&lt;/authors&gt;&lt;/contributors&gt;&lt;titles&gt;&lt;title&gt;Logistics optimization using hybrid genetic algorithm (hga): A solution to the vehicle routing problem with time windows (vrptw)&lt;/title&gt;&lt;secondary-title&gt;IEEE Access&lt;/secondary-title&gt;&lt;/titles&gt;&lt;periodical&gt;&lt;full-title&gt;IEEE Access&lt;/full-title&gt;&lt;/periodical&gt;&lt;pages&gt;36974-36989&lt;/pages&gt;&lt;volume&gt;12&lt;/volume&gt;&lt;dates&gt;&lt;year&gt;2024&lt;/year&gt;&lt;/dates&gt;&lt;isbn&gt;2169-3536&lt;/isbn&gt;&lt;urls&gt;&lt;/urls&gt;&lt;/record&gt;&lt;/Cite&gt;&lt;/EndNote&gt;</w:instrText>
      </w:r>
      <w:r w:rsidR="00A4215D" w:rsidRPr="00A756F0">
        <w:rPr>
          <w:rFonts w:ascii="Times New Roman" w:eastAsia="標楷體" w:hAnsi="Times New Roman" w:cs="Times New Roman"/>
        </w:rPr>
        <w:fldChar w:fldCharType="separate"/>
      </w:r>
      <w:r w:rsidR="00A4215D" w:rsidRPr="00A756F0">
        <w:rPr>
          <w:rFonts w:ascii="Times New Roman" w:eastAsia="標楷體" w:hAnsi="Times New Roman" w:cs="Times New Roman"/>
          <w:noProof/>
        </w:rPr>
        <w:t>[</w:t>
      </w:r>
      <w:hyperlink w:anchor="_ENREF_12" w:tooltip="Maroof, 2024 #46" w:history="1">
        <w:r w:rsidR="003B23F1" w:rsidRPr="00A756F0">
          <w:rPr>
            <w:rFonts w:ascii="Times New Roman" w:eastAsia="標楷體" w:hAnsi="Times New Roman" w:cs="Times New Roman"/>
            <w:noProof/>
          </w:rPr>
          <w:t>12</w:t>
        </w:r>
      </w:hyperlink>
      <w:r w:rsidR="00A4215D" w:rsidRPr="00A756F0">
        <w:rPr>
          <w:rFonts w:ascii="Times New Roman" w:eastAsia="標楷體" w:hAnsi="Times New Roman" w:cs="Times New Roman"/>
          <w:noProof/>
        </w:rPr>
        <w:t>]</w:t>
      </w:r>
      <w:r w:rsidR="00A4215D" w:rsidRPr="00A756F0">
        <w:rPr>
          <w:rFonts w:ascii="Times New Roman" w:eastAsia="標楷體" w:hAnsi="Times New Roman" w:cs="Times New Roman"/>
        </w:rPr>
        <w:fldChar w:fldCharType="end"/>
      </w:r>
      <w:r w:rsidR="007B2CAC" w:rsidRPr="00A756F0">
        <w:rPr>
          <w:rFonts w:ascii="Times New Roman" w:eastAsia="標楷體" w:hAnsi="Times New Roman" w:cs="Times New Roman"/>
        </w:rPr>
        <w:t xml:space="preserve"> developed a Hybrid Genetic Algorithm with Solomon Insertion Heuristic (HGA-SIH), which integrates random initialization with SIH and adopts integer encoding with decoding to ensure feasibility under capacity and time window constraints.</w:t>
      </w:r>
      <w:r w:rsidR="00E355F3" w:rsidRPr="00A756F0">
        <w:t xml:space="preserve"> </w:t>
      </w:r>
      <w:r w:rsidR="00E355F3" w:rsidRPr="00A756F0">
        <w:rPr>
          <w:rFonts w:ascii="Times New Roman" w:eastAsia="標楷體" w:hAnsi="Times New Roman" w:cs="Times New Roman"/>
        </w:rPr>
        <w:t>SIH is also used as a local search operator to enhance convergence, and its effectiveness is validated on Solomon benchmark instances</w:t>
      </w:r>
      <w:r w:rsidR="00A4215D" w:rsidRPr="00A756F0">
        <w:rPr>
          <w:rFonts w:ascii="Times New Roman" w:eastAsia="標楷體" w:hAnsi="Times New Roman" w:cs="Times New Roman" w:hint="eastAsia"/>
        </w:rPr>
        <w:t xml:space="preserve"> </w:t>
      </w:r>
      <w:r w:rsidR="00A4215D" w:rsidRPr="00A756F0">
        <w:rPr>
          <w:rFonts w:ascii="Times New Roman" w:eastAsia="標楷體" w:hAnsi="Times New Roman" w:cs="Times New Roman"/>
        </w:rPr>
        <w:fldChar w:fldCharType="begin"/>
      </w:r>
      <w:r w:rsidR="00A4215D" w:rsidRPr="00A756F0">
        <w:rPr>
          <w:rFonts w:ascii="Times New Roman" w:eastAsia="標楷體" w:hAnsi="Times New Roman" w:cs="Times New Roman"/>
        </w:rPr>
        <w:instrText xml:space="preserve"> ADDIN EN.CITE &lt;EndNote&gt;&lt;Cite&gt;&lt;RecNum&gt;66&lt;/RecNum&gt;&lt;DisplayText&gt;[13]&lt;/DisplayText&gt;&lt;record&gt;&lt;rec-number&gt;66&lt;/rec-number&gt;&lt;foreign-keys&gt;&lt;key app="EN" db-id="ss9d92t5rxvx52etwat50vfop09fw09sax2w" timestamp="1778811158"&gt;66&lt;/key&gt;&lt;/foreign-keys&gt;&lt;ref-type name="Dataset"&gt;59&lt;/ref-type&gt;&lt;contributors&gt;&lt;/contributors&gt;&lt;titles&gt;&lt;title&gt;Solomon&amp;apos;s Benchmark Problems&lt;/title&gt;&lt;/titles&gt;&lt;dates&gt;&lt;/dates&gt;&lt;urls&gt;&lt;related-urls&gt;&lt;url&gt;https://www.sintef.no/projectweb/top/&lt;/url&gt;&lt;/related-urls&gt;&lt;/urls&gt;&lt;/record&gt;&lt;/Cite&gt;&lt;/EndNote&gt;</w:instrText>
      </w:r>
      <w:r w:rsidR="00A4215D" w:rsidRPr="00A756F0">
        <w:rPr>
          <w:rFonts w:ascii="Times New Roman" w:eastAsia="標楷體" w:hAnsi="Times New Roman" w:cs="Times New Roman"/>
        </w:rPr>
        <w:fldChar w:fldCharType="separate"/>
      </w:r>
      <w:r w:rsidR="00A4215D" w:rsidRPr="00A756F0">
        <w:rPr>
          <w:rFonts w:ascii="Times New Roman" w:eastAsia="標楷體" w:hAnsi="Times New Roman" w:cs="Times New Roman"/>
          <w:noProof/>
        </w:rPr>
        <w:t>[</w:t>
      </w:r>
      <w:hyperlink w:anchor="_ENREF_13" w:tooltip=",  #66" w:history="1">
        <w:r w:rsidR="003B23F1" w:rsidRPr="00A756F0">
          <w:rPr>
            <w:rFonts w:ascii="Times New Roman" w:eastAsia="標楷體" w:hAnsi="Times New Roman" w:cs="Times New Roman"/>
            <w:noProof/>
          </w:rPr>
          <w:t>13</w:t>
        </w:r>
      </w:hyperlink>
      <w:r w:rsidR="00A4215D" w:rsidRPr="00A756F0">
        <w:rPr>
          <w:rFonts w:ascii="Times New Roman" w:eastAsia="標楷體" w:hAnsi="Times New Roman" w:cs="Times New Roman"/>
          <w:noProof/>
        </w:rPr>
        <w:t>]</w:t>
      </w:r>
      <w:r w:rsidR="00A4215D" w:rsidRPr="00A756F0">
        <w:rPr>
          <w:rFonts w:ascii="Times New Roman" w:eastAsia="標楷體" w:hAnsi="Times New Roman" w:cs="Times New Roman"/>
        </w:rPr>
        <w:fldChar w:fldCharType="end"/>
      </w:r>
      <w:r w:rsidR="00E355F3" w:rsidRPr="00A756F0">
        <w:rPr>
          <w:rFonts w:ascii="Times New Roman" w:eastAsia="標楷體" w:hAnsi="Times New Roman" w:cs="Times New Roman"/>
        </w:rPr>
        <w:t>.</w:t>
      </w:r>
      <w:r w:rsidR="00E355F3" w:rsidRPr="00A756F0">
        <w:t xml:space="preserve"> </w:t>
      </w:r>
      <w:r w:rsidR="00E355F3" w:rsidRPr="00A756F0">
        <w:rPr>
          <w:rFonts w:ascii="Times New Roman" w:eastAsia="標楷體" w:hAnsi="Times New Roman" w:cs="Times New Roman"/>
        </w:rPr>
        <w:t xml:space="preserve">In addition, the Hybrid Heuristic Harmony Search Algorithm (HHHSA) </w:t>
      </w:r>
      <w:r w:rsidR="00A4215D" w:rsidRPr="00A756F0">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&lt;EndNote&gt;&lt;Cite&gt;&lt;Author&gt;Zhang&lt;/Author&gt;&lt;Year&gt;2024&lt;/Year&gt;&lt;RecNum&gt;26&lt;/RecNum&gt;&lt;DisplayText&gt;[14]&lt;/DisplayText&gt;&lt;record&gt;&lt;rec-number&gt;26&lt;/rec-number&gt;&lt;foreign-keys&gt;&lt;key app="EN" db-id="ss9d92t5rxvx52etwat50vfop09fw09sax2w" timestamp="1763781847"&gt;26&lt;/key&gt;&lt;/foreign-keys&gt;&lt;ref-type name="Journal Article"&gt;17&lt;/ref-type&gt;&lt;contributors&gt;&lt;authors&gt;&lt;author&gt;Zhang, Yang&lt;/author&gt;&lt;author&gt;Li, Jiacheng&lt;/author&gt;&lt;/authors&gt;&lt;/contributors&gt;&lt;titles&gt;&lt;title&gt;A hybrid heuristic harmony search algorithm for the vehicle routing problem with time windows&lt;/title&gt;&lt;secondary-title&gt;IEEE Access&lt;/secondary-title&gt;&lt;/titles&gt;&lt;periodical&gt;&lt;full-title&gt;IEEE Access&lt;/full-title&gt;&lt;/periodical&gt;&lt;pages&gt;42083-42095&lt;/pages&gt;&lt;volume&gt;12&lt;/volume&gt;&lt;dates&gt;&lt;year&gt;2024&lt;/year&gt;&lt;/dates&gt;&lt;isbn&gt;2169-3536&lt;/isbn&gt;&lt;urls&gt;&lt;/urls&gt;&lt;/record&gt;&lt;/Cite&gt;&lt;/EndNote&gt;</w:instrText>
      </w:r>
      <w:r w:rsidR="00A4215D" w:rsidRPr="00A756F0">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14" w:tooltip="Zhang, 2024 #26" w:history="1">
        <w:r w:rsidR="003B23F1">
          <w:rPr>
            <w:rFonts w:ascii="Times New Roman" w:eastAsia="標楷體" w:hAnsi="Times New Roman" w:cs="Times New Roman"/>
            <w:noProof/>
          </w:rPr>
          <w:t>14</w:t>
        </w:r>
      </w:hyperlink>
      <w:r w:rsidR="00926437">
        <w:rPr>
          <w:rFonts w:ascii="Times New Roman" w:eastAsia="標楷體" w:hAnsi="Times New Roman" w:cs="Times New Roman"/>
          <w:noProof/>
        </w:rPr>
        <w:t>]</w:t>
      </w:r>
      <w:r w:rsidR="00A4215D" w:rsidRPr="00A756F0">
        <w:rPr>
          <w:rFonts w:ascii="Times New Roman" w:eastAsia="標楷體" w:hAnsi="Times New Roman" w:cs="Times New Roman"/>
        </w:rPr>
        <w:fldChar w:fldCharType="end"/>
      </w:r>
      <w:r w:rsidR="00A4215D" w:rsidRPr="00A756F0">
        <w:rPr>
          <w:rFonts w:ascii="Times New Roman" w:eastAsia="標楷體" w:hAnsi="Times New Roman" w:cs="Times New Roman"/>
        </w:rPr>
        <w:t xml:space="preserve"> </w:t>
      </w:r>
      <w:r w:rsidR="00E355F3" w:rsidRPr="00A756F0">
        <w:rPr>
          <w:rFonts w:ascii="Times New Roman" w:eastAsia="標楷體" w:hAnsi="Times New Roman" w:cs="Times New Roman"/>
        </w:rPr>
        <w:t>demonstrate</w:t>
      </w:r>
      <w:r w:rsidR="003B23F1">
        <w:rPr>
          <w:rFonts w:ascii="Times New Roman" w:eastAsia="標楷體" w:hAnsi="Times New Roman" w:cs="Times New Roman" w:hint="eastAsia"/>
        </w:rPr>
        <w:t>s</w:t>
      </w:r>
      <w:r w:rsidR="00E355F3" w:rsidRPr="00A756F0">
        <w:rPr>
          <w:rFonts w:ascii="Times New Roman" w:eastAsia="標楷體" w:hAnsi="Times New Roman" w:cs="Times New Roman"/>
        </w:rPr>
        <w:t xml:space="preserve"> that incorporating local search strategies can improve solution quality while maintaining computational efficiency.</w:t>
      </w:r>
    </w:p>
    <w:p w14:paraId="2D8C348B" w14:textId="37ED97C7" w:rsidR="001D31FF" w:rsidRPr="00ED1053" w:rsidRDefault="001D31FF" w:rsidP="00E4714F">
      <w:pPr>
        <w:widowControl/>
        <w:spacing w:before="240" w:line="240" w:lineRule="auto"/>
        <w:outlineLvl w:val="2"/>
        <w:rPr>
          <w:rFonts w:ascii="Times New Roman" w:eastAsia="標楷體" w:hAnsi="Times New Roman" w:cs="Times New Roman"/>
        </w:rPr>
      </w:pPr>
      <w:bookmarkStart w:id="7" w:name="_Toc233808476"/>
      <w:proofErr w:type="gramStart"/>
      <w:r w:rsidRPr="00ED1053">
        <w:rPr>
          <w:rFonts w:ascii="Times New Roman" w:eastAsia="標楷體" w:hAnsi="Times New Roman" w:cs="Times New Roman"/>
        </w:rPr>
        <w:t xml:space="preserve">2.1.3 </w:t>
      </w:r>
      <w:r w:rsidR="00ED1053">
        <w:rPr>
          <w:rFonts w:ascii="Times New Roman" w:eastAsia="標楷體" w:hAnsi="Times New Roman" w:cs="Times New Roman" w:hint="eastAsia"/>
        </w:rPr>
        <w:t xml:space="preserve"> </w:t>
      </w:r>
      <w:r w:rsidR="00F13AAE" w:rsidRPr="00ED1053">
        <w:rPr>
          <w:rFonts w:ascii="Times New Roman" w:eastAsia="標楷體" w:hAnsi="Times New Roman" w:cs="Times New Roman"/>
        </w:rPr>
        <w:t>Vehicle</w:t>
      </w:r>
      <w:proofErr w:type="gramEnd"/>
      <w:r w:rsidR="00F13AAE" w:rsidRPr="00ED1053">
        <w:rPr>
          <w:rFonts w:ascii="Times New Roman" w:eastAsia="標楷體" w:hAnsi="Times New Roman" w:cs="Times New Roman"/>
        </w:rPr>
        <w:t xml:space="preserve"> Routing Problem</w:t>
      </w:r>
      <w:r w:rsidR="00C91730" w:rsidRPr="00ED1053">
        <w:rPr>
          <w:rFonts w:ascii="Times New Roman" w:eastAsia="標楷體" w:hAnsi="Times New Roman" w:cs="Times New Roman" w:hint="eastAsia"/>
        </w:rPr>
        <w:t xml:space="preserve"> with Private Fleet </w:t>
      </w:r>
      <w:r w:rsidR="005242E9" w:rsidRPr="00ED1053">
        <w:rPr>
          <w:rFonts w:ascii="Times New Roman" w:eastAsia="標楷體" w:hAnsi="Times New Roman" w:cs="Times New Roman"/>
        </w:rPr>
        <w:t>and</w:t>
      </w:r>
      <w:r w:rsidR="00C91730" w:rsidRPr="00ED1053">
        <w:rPr>
          <w:rFonts w:ascii="Times New Roman" w:eastAsia="標楷體" w:hAnsi="Times New Roman" w:cs="Times New Roman" w:hint="eastAsia"/>
        </w:rPr>
        <w:t xml:space="preserve"> C</w:t>
      </w:r>
      <w:r w:rsidR="00C91730" w:rsidRPr="00ED1053">
        <w:rPr>
          <w:rFonts w:ascii="Times New Roman" w:eastAsia="標楷體" w:hAnsi="Times New Roman" w:cs="Times New Roman"/>
        </w:rPr>
        <w:t>ommon</w:t>
      </w:r>
      <w:r w:rsidR="00C91730" w:rsidRPr="00ED1053">
        <w:rPr>
          <w:rFonts w:ascii="Times New Roman" w:eastAsia="標楷體" w:hAnsi="Times New Roman" w:cs="Times New Roman" w:hint="eastAsia"/>
        </w:rPr>
        <w:t xml:space="preserve"> Carrier</w:t>
      </w:r>
      <w:bookmarkEnd w:id="7"/>
      <w:r w:rsidR="004F7475" w:rsidRPr="00ED1053">
        <w:rPr>
          <w:rFonts w:ascii="Times New Roman" w:eastAsia="標楷體" w:hAnsi="Times New Roman" w:cs="Times New Roman" w:hint="eastAsia"/>
        </w:rPr>
        <w:t xml:space="preserve"> (VRPPC)</w:t>
      </w:r>
    </w:p>
    <w:p w14:paraId="794C3ED8" w14:textId="12CEB80C" w:rsidR="00336B3E" w:rsidRPr="00926437" w:rsidRDefault="00261072" w:rsidP="00C20281">
      <w:pPr>
        <w:spacing w:line="240" w:lineRule="auto"/>
        <w:jc w:val="both"/>
        <w:rPr>
          <w:rFonts w:ascii="Times New Roman" w:eastAsia="標楷體" w:hAnsi="Times New Roman" w:cs="Times New Roman"/>
        </w:rPr>
      </w:pPr>
      <w:r w:rsidRPr="00A756F0">
        <w:rPr>
          <w:rFonts w:ascii="Times New Roman" w:eastAsia="標楷體" w:hAnsi="Times New Roman" w:cs="Times New Roman"/>
        </w:rPr>
        <w:tab/>
      </w:r>
      <w:r w:rsidR="00CF009A" w:rsidRPr="00A756F0">
        <w:rPr>
          <w:rFonts w:ascii="Times New Roman" w:eastAsia="標楷體" w:hAnsi="Times New Roman" w:cs="Times New Roman" w:hint="eastAsia"/>
        </w:rPr>
        <w:t xml:space="preserve">The VRPPC </w:t>
      </w:r>
      <w:r w:rsidR="00CF009A" w:rsidRPr="00A756F0">
        <w:rPr>
          <w:rFonts w:ascii="Times New Roman" w:eastAsia="標楷體" w:hAnsi="Times New Roman" w:cs="Times New Roman"/>
        </w:rPr>
        <w:t>extends the classical VRP by introducing the option of outsourcing deliveries to external carriers in addition to using a private fleet</w:t>
      </w:r>
      <w:r w:rsidR="00CF009A" w:rsidRPr="00A756F0">
        <w:rPr>
          <w:rFonts w:ascii="Times New Roman" w:eastAsia="標楷體" w:hAnsi="Times New Roman" w:cs="Times New Roman" w:hint="eastAsia"/>
        </w:rPr>
        <w:t>.</w:t>
      </w:r>
      <w:r w:rsidR="00745D0C" w:rsidRPr="00A756F0">
        <w:t xml:space="preserve"> </w:t>
      </w:r>
      <w:r w:rsidR="00745D0C" w:rsidRPr="00A756F0">
        <w:rPr>
          <w:rFonts w:ascii="Times New Roman" w:eastAsia="標楷體" w:hAnsi="Times New Roman" w:cs="Times New Roman"/>
        </w:rPr>
        <w:t xml:space="preserve">In this problem, when the capacity of the private </w:t>
      </w:r>
      <w:r w:rsidR="00745D0C" w:rsidRPr="00A756F0">
        <w:rPr>
          <w:rFonts w:ascii="Times New Roman" w:eastAsia="標楷體" w:hAnsi="Times New Roman" w:cs="Times New Roman"/>
        </w:rPr>
        <w:lastRenderedPageBreak/>
        <w:t xml:space="preserve">fleet is insufficient or service costs are excessively high, a subset of customer demands can be assigned to common carriers. The objective is to minimize the total </w:t>
      </w:r>
      <w:r w:rsidR="00FC535B" w:rsidRPr="00A756F0">
        <w:rPr>
          <w:rFonts w:ascii="Times New Roman" w:eastAsia="標楷體" w:hAnsi="Times New Roman" w:cs="Times New Roman"/>
        </w:rPr>
        <w:t xml:space="preserve">transportation </w:t>
      </w:r>
      <w:r w:rsidR="00745D0C" w:rsidRPr="00A756F0">
        <w:rPr>
          <w:rFonts w:ascii="Times New Roman" w:eastAsia="標楷體" w:hAnsi="Times New Roman" w:cs="Times New Roman"/>
        </w:rPr>
        <w:t>cost while balancing fixed vehicle costs, travel costs, and outsourcing costs.</w:t>
      </w:r>
      <w:r w:rsidR="001F1AD4" w:rsidRPr="00A756F0">
        <w:t xml:space="preserve"> </w:t>
      </w:r>
      <w:r w:rsidR="001F1AD4" w:rsidRPr="00A756F0">
        <w:rPr>
          <w:rFonts w:ascii="Times New Roman" w:eastAsia="標楷體" w:hAnsi="Times New Roman" w:cs="Times New Roman"/>
        </w:rPr>
        <w:t xml:space="preserve">Côté et al. </w:t>
      </w:r>
      <w:r w:rsidR="00ED7BA4" w:rsidRPr="00A756F0">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&lt;EndNote&gt;&lt;Cite&gt;&lt;Author&gt;Côté&lt;/Author&gt;&lt;Year&gt;2009&lt;/Year&gt;&lt;RecNum&gt;43&lt;/RecNum&gt;&lt;DisplayText&gt;[15]&lt;/DisplayText&gt;&lt;record&gt;&lt;rec-number&gt;43&lt;/rec-number&gt;&lt;foreign-keys&gt;&lt;key app="EN" db-id="ss9d92t5rxvx52etwat50vfop09fw09sax2w" timestamp="1774605082"&gt;43&lt;/key&gt;&lt;/foreign-keys&gt;&lt;ref-type name="Journal Article"&gt;17&lt;/ref-type&gt;&lt;contributors&gt;&lt;authors&gt;&lt;author&gt;Côté, Jean-François&lt;/author&gt;&lt;author&gt;Potvin, Jean-Yves&lt;/author&gt;&lt;/authors&gt;&lt;/contributors&gt;&lt;titles&gt;&lt;title&gt;A tabu search heuristic for the vehicle routing problem with private fleet and common carrier&lt;/title&gt;&lt;secondary-title&gt;European Journal of Operational Research&lt;/secondary-title&gt;&lt;/titles&gt;&lt;periodical&gt;&lt;full-title&gt;European Journal of Operational Research&lt;/full-title&gt;&lt;/periodical&gt;&lt;pages&gt;464-469&lt;/pages&gt;&lt;volume&gt;198&lt;/volume&gt;&lt;number&gt;2&lt;/number&gt;&lt;dates&gt;&lt;year&gt;2009&lt;/year&gt;&lt;/dates&gt;&lt;isbn&gt;0377-2217&lt;/isbn&gt;&lt;urls&gt;&lt;/urls&gt;&lt;/record&gt;&lt;/Cite&gt;&lt;/EndNote&gt;</w:instrText>
      </w:r>
      <w:r w:rsidR="00ED7BA4" w:rsidRPr="00A756F0">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15" w:tooltip="Côté, 2009 #43" w:history="1">
        <w:r w:rsidR="003B23F1">
          <w:rPr>
            <w:rFonts w:ascii="Times New Roman" w:eastAsia="標楷體" w:hAnsi="Times New Roman" w:cs="Times New Roman"/>
            <w:noProof/>
          </w:rPr>
          <w:t>15</w:t>
        </w:r>
      </w:hyperlink>
      <w:r w:rsidR="00926437">
        <w:rPr>
          <w:rFonts w:ascii="Times New Roman" w:eastAsia="標楷體" w:hAnsi="Times New Roman" w:cs="Times New Roman"/>
          <w:noProof/>
        </w:rPr>
        <w:t>]</w:t>
      </w:r>
      <w:r w:rsidR="00ED7BA4" w:rsidRPr="00A756F0">
        <w:rPr>
          <w:rFonts w:ascii="Times New Roman" w:eastAsia="標楷體" w:hAnsi="Times New Roman" w:cs="Times New Roman"/>
        </w:rPr>
        <w:fldChar w:fldCharType="end"/>
      </w:r>
      <w:r w:rsidR="001F1AD4" w:rsidRPr="00A756F0">
        <w:rPr>
          <w:rFonts w:ascii="Times New Roman" w:eastAsia="標楷體" w:hAnsi="Times New Roman" w:cs="Times New Roman"/>
        </w:rPr>
        <w:t xml:space="preserve"> proposed a Tabu Search (TS)-based heuristic that enables dynamic assignment decisions between private fleet and outsourced delivery, while incorporating neighborhood search operators and adaptive penalty mechanisms to handle capacity constraints. Similarly, Bolduc et al. </w:t>
      </w:r>
      <w:r w:rsidR="00ED7BA4" w:rsidRPr="00A756F0">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&lt;EndNote&gt;&lt;Cite&gt;&lt;Author&gt;Bolduc&lt;/Author&gt;&lt;Year&gt;2008&lt;/Year&gt;&lt;RecNum&gt;32&lt;/RecNum&gt;&lt;DisplayText&gt;[16]&lt;/DisplayText&gt;&lt;record&gt;&lt;rec-number&gt;32&lt;/rec-number&gt;&lt;foreign-keys&gt;&lt;key app="EN" db-id="ss9d92t5rxvx52etwat50vfop09fw09sax2w" timestamp="1765026156"&gt;32&lt;/key&gt;&lt;/foreign-keys&gt;&lt;ref-type name="Journal Article"&gt;17&lt;/ref-type&gt;&lt;contributors&gt;&lt;authors&gt;&lt;author&gt;Bolduc, Marie-Claude&lt;/author&gt;&lt;author&gt;Renaud, Jacques&lt;/author&gt;&lt;author&gt;Boctor, Fayez&lt;/author&gt;&lt;author&gt;Laporte, Gilbert&lt;/author&gt;&lt;/authors&gt;&lt;/contributors&gt;&lt;titles&gt;&lt;title&gt;A perturbation metaheuristic for the vehicle routing problem with private fleet and common carriers&lt;/title&gt;&lt;secondary-title&gt;Journal of the Operational Research Society&lt;/secondary-title&gt;&lt;/titles&gt;&lt;periodical&gt;&lt;full-title&gt;Journal of the Operational Research Society&lt;/full-title&gt;&lt;/periodical&gt;&lt;pages&gt;776-787&lt;/pages&gt;&lt;volume&gt;59&lt;/volume&gt;&lt;number&gt;6&lt;/number&gt;&lt;dates&gt;&lt;year&gt;2008&lt;/year&gt;&lt;/dates&gt;&lt;isbn&gt;0160-5682&lt;/isbn&gt;&lt;urls&gt;&lt;/urls&gt;&lt;/record&gt;&lt;/Cite&gt;&lt;/EndNote&gt;</w:instrText>
      </w:r>
      <w:r w:rsidR="00ED7BA4" w:rsidRPr="00A756F0">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16" w:tooltip="Bolduc, 2008 #32" w:history="1">
        <w:r w:rsidR="003B23F1">
          <w:rPr>
            <w:rFonts w:ascii="Times New Roman" w:eastAsia="標楷體" w:hAnsi="Times New Roman" w:cs="Times New Roman"/>
            <w:noProof/>
          </w:rPr>
          <w:t>16</w:t>
        </w:r>
      </w:hyperlink>
      <w:r w:rsidR="00926437">
        <w:rPr>
          <w:rFonts w:ascii="Times New Roman" w:eastAsia="標楷體" w:hAnsi="Times New Roman" w:cs="Times New Roman"/>
          <w:noProof/>
        </w:rPr>
        <w:t>]</w:t>
      </w:r>
      <w:r w:rsidR="00ED7BA4" w:rsidRPr="00A756F0">
        <w:rPr>
          <w:rFonts w:ascii="Times New Roman" w:eastAsia="標楷體" w:hAnsi="Times New Roman" w:cs="Times New Roman"/>
        </w:rPr>
        <w:fldChar w:fldCharType="end"/>
      </w:r>
      <w:r w:rsidR="001F1AD4" w:rsidRPr="00A756F0">
        <w:rPr>
          <w:rFonts w:ascii="Times New Roman" w:eastAsia="標楷體" w:hAnsi="Times New Roman" w:cs="Times New Roman"/>
        </w:rPr>
        <w:t xml:space="preserve"> developed a perturbation-based metaheuristic that evaluates outsourcing decisions during both construction and improvement phases, effectively determining whether customers should be served by private fleet or external carriers to minimize overall cost.</w:t>
      </w:r>
    </w:p>
    <w:p w14:paraId="5995FDBF" w14:textId="22A20D13" w:rsidR="001A5EC5" w:rsidRPr="00ED1053" w:rsidRDefault="001A5EC5" w:rsidP="00434E30">
      <w:pPr>
        <w:widowControl/>
        <w:spacing w:before="240" w:line="240" w:lineRule="auto"/>
        <w:outlineLvl w:val="1"/>
        <w:rPr>
          <w:rFonts w:ascii="Times New Roman" w:eastAsia="標楷體" w:hAnsi="Times New Roman" w:cs="Times New Roman"/>
          <w:i/>
          <w:iCs/>
        </w:rPr>
      </w:pPr>
      <w:bookmarkStart w:id="8" w:name="_Toc233808477"/>
      <w:r w:rsidRPr="00ED1053">
        <w:rPr>
          <w:rFonts w:ascii="Times New Roman" w:eastAsia="標楷體" w:hAnsi="Times New Roman" w:cs="Times New Roman"/>
          <w:i/>
          <w:iCs/>
        </w:rPr>
        <w:t>2.</w:t>
      </w:r>
      <w:r w:rsidR="00224CAA" w:rsidRPr="00ED1053">
        <w:rPr>
          <w:rFonts w:ascii="Times New Roman" w:eastAsia="標楷體" w:hAnsi="Times New Roman" w:cs="Times New Roman" w:hint="eastAsia"/>
          <w:i/>
          <w:iCs/>
        </w:rPr>
        <w:t>2 Genetic Algorithm</w:t>
      </w:r>
      <w:bookmarkEnd w:id="8"/>
      <w:r w:rsidR="00B35A88" w:rsidRPr="00ED1053">
        <w:rPr>
          <w:rFonts w:ascii="Times New Roman" w:eastAsia="標楷體" w:hAnsi="Times New Roman" w:cs="Times New Roman" w:hint="eastAsia"/>
          <w:i/>
          <w:iCs/>
        </w:rPr>
        <w:t xml:space="preserve"> (GA)</w:t>
      </w:r>
    </w:p>
    <w:p w14:paraId="12A39AFA" w14:textId="04E89762" w:rsidR="00CA04A7" w:rsidRPr="00A756F0" w:rsidRDefault="00CA04A7"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hint="eastAsia"/>
        </w:rPr>
        <w:t xml:space="preserve">GA, </w:t>
      </w:r>
      <w:r w:rsidRPr="00A756F0">
        <w:rPr>
          <w:rFonts w:ascii="Times New Roman" w:eastAsia="標楷體" w:hAnsi="Times New Roman" w:cs="Times New Roman"/>
        </w:rPr>
        <w:t>proposed by John Holland</w:t>
      </w:r>
      <w:r w:rsidRPr="00A756F0">
        <w:rPr>
          <w:rFonts w:ascii="Times New Roman" w:eastAsia="標楷體" w:hAnsi="Times New Roman" w:cs="Times New Roman" w:hint="eastAsia"/>
        </w:rPr>
        <w:t xml:space="preserve"> </w:t>
      </w:r>
      <w:r w:rsidRPr="00A756F0">
        <w:rPr>
          <w:rFonts w:ascii="Times New Roman" w:eastAsia="標楷體" w:hAnsi="Times New Roman" w:cs="Times New Roman"/>
        </w:rPr>
        <w:fldChar w:fldCharType="begin"/>
      </w:r>
      <w:r w:rsidRPr="00A756F0">
        <w:rPr>
          <w:rFonts w:ascii="Times New Roman" w:eastAsia="標楷體" w:hAnsi="Times New Roman" w:cs="Times New Roman"/>
        </w:rPr>
        <w:instrText xml:space="preserve"> ADDIN EN.CITE &lt;EndNote&gt;&lt;Cite&gt;&lt;Author&gt;Holland&lt;/Author&gt;&lt;Year&gt;1992&lt;/Year&gt;&lt;RecNum&gt;27&lt;/RecNum&gt;&lt;DisplayText&gt;[2]&lt;/DisplayText&gt;&lt;record&gt;&lt;rec-number&gt;27&lt;/rec-number&gt;&lt;foreign-keys&gt;&lt;key app="EN" db-id="ss9d92t5rxvx52etwat50vfop09fw09sax2w" timestamp="1763782782"&gt;27&lt;/key&gt;&lt;/foreign-keys&gt;&lt;ref-type name="Journal Article"&gt;17&lt;/ref-type&gt;&lt;contributors&gt;&lt;authors&gt;&lt;author&gt;Holland, John H&lt;/author&gt;&lt;/authors&gt;&lt;/contributors&gt;&lt;titles&gt;&lt;title&gt;Genetic algorithms&lt;/title&gt;&lt;secondary-title&gt;&lt;style face="normal" font="default" size="100%"&gt;Scientific&lt;/style&gt;&lt;style face="normal" font="default" charset="136" size="100%"&gt; &lt;/style&gt;&lt;style face="normal" font="default" size="100%"&gt;American&lt;/style&gt;&lt;/secondary-title&gt;&lt;/titles&gt;&lt;periodical&gt;&lt;full-title&gt;Scientific american&lt;/full-title&gt;&lt;/periodical&gt;&lt;pages&gt;66-73&lt;/pages&gt;&lt;volume&gt;267&lt;/volume&gt;&lt;number&gt;1&lt;/number&gt;&lt;dates&gt;&lt;year&gt;1992&lt;/year&gt;&lt;/dates&gt;&lt;isbn&gt;0036-8733&lt;/isbn&gt;&lt;urls&gt;&lt;/urls&gt;&lt;/record&gt;&lt;/Cite&gt;&lt;/EndNote&gt;</w:instrText>
      </w:r>
      <w:r w:rsidRPr="00A756F0">
        <w:rPr>
          <w:rFonts w:ascii="Times New Roman" w:eastAsia="標楷體" w:hAnsi="Times New Roman" w:cs="Times New Roman"/>
        </w:rPr>
        <w:fldChar w:fldCharType="separate"/>
      </w:r>
      <w:r w:rsidRPr="00A756F0">
        <w:rPr>
          <w:rFonts w:ascii="Times New Roman" w:eastAsia="標楷體" w:hAnsi="Times New Roman" w:cs="Times New Roman"/>
          <w:noProof/>
        </w:rPr>
        <w:t>[</w:t>
      </w:r>
      <w:hyperlink w:anchor="_ENREF_2" w:tooltip="Holland, 1992 #27" w:history="1">
        <w:r w:rsidR="003B23F1" w:rsidRPr="00A756F0">
          <w:rPr>
            <w:rFonts w:ascii="Times New Roman" w:eastAsia="標楷體" w:hAnsi="Times New Roman" w:cs="Times New Roman"/>
            <w:noProof/>
          </w:rPr>
          <w:t>2</w:t>
        </w:r>
      </w:hyperlink>
      <w:r w:rsidRPr="00A756F0">
        <w:rPr>
          <w:rFonts w:ascii="Times New Roman" w:eastAsia="標楷體" w:hAnsi="Times New Roman" w:cs="Times New Roman"/>
          <w:noProof/>
        </w:rPr>
        <w:t>]</w:t>
      </w:r>
      <w:r w:rsidRPr="00A756F0">
        <w:rPr>
          <w:rFonts w:ascii="Times New Roman" w:eastAsia="標楷體" w:hAnsi="Times New Roman" w:cs="Times New Roman"/>
        </w:rPr>
        <w:fldChar w:fldCharType="end"/>
      </w:r>
      <w:r w:rsidR="00C44C30" w:rsidRPr="00A756F0">
        <w:rPr>
          <w:rFonts w:ascii="Times New Roman" w:eastAsia="標楷體" w:hAnsi="Times New Roman" w:cs="Times New Roman" w:hint="eastAsia"/>
        </w:rPr>
        <w:t xml:space="preserve">, </w:t>
      </w:r>
      <w:r w:rsidR="00C44C30" w:rsidRPr="00A756F0">
        <w:rPr>
          <w:rFonts w:ascii="Times New Roman" w:eastAsia="標楷體" w:hAnsi="Times New Roman" w:cs="Times New Roman"/>
        </w:rPr>
        <w:t>is inspired by Darwin’s theory of natural selection, simulating the principles of survival of the fittest and genetic inheritance, and has been widely applied to various optimization problems</w:t>
      </w:r>
      <w:r w:rsidR="00D37839" w:rsidRPr="00A756F0">
        <w:rPr>
          <w:rFonts w:ascii="Times New Roman" w:eastAsia="標楷體" w:hAnsi="Times New Roman" w:cs="Times New Roman" w:hint="eastAsia"/>
        </w:rPr>
        <w:t xml:space="preserve"> </w:t>
      </w:r>
      <w:r w:rsidR="00D37839" w:rsidRPr="00A756F0">
        <w:rPr>
          <w:rFonts w:ascii="Times New Roman" w:eastAsia="標楷體" w:hAnsi="Times New Roman" w:cs="Times New Roman"/>
        </w:rPr>
        <w:fldChar w:fldCharType="begin">
          <w:fldData xml:space="preserve">PEVuZE5vdGU+PENpdGU+PEF1dGhvcj5NaXJqYWxpbGk8L0F1dGhvcj48WWVhcj4yMDE4PC9ZZWFy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</w:fldData>
        </w:fldChar>
      </w:r>
      <w:r w:rsidR="00926437">
        <w:rPr>
          <w:rFonts w:ascii="Times New Roman" w:eastAsia="標楷體" w:hAnsi="Times New Roman" w:cs="Times New Roman"/>
        </w:rPr>
        <w:instrText xml:space="preserve"> ADDIN EN.CITE </w:instrText>
      </w:r>
      <w:r w:rsidR="00926437">
        <w:rPr>
          <w:rFonts w:ascii="Times New Roman" w:eastAsia="標楷體" w:hAnsi="Times New Roman" w:cs="Times New Roman"/>
        </w:rPr>
        <w:fldChar w:fldCharType="begin">
          <w:fldData xml:space="preserve">PEVuZE5vdGU+PENpdGU+PEF1dGhvcj5NaXJqYWxpbGk8L0F1dGhvcj48WWVhcj4yMDE4PC9ZZWFy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</w:fldData>
        </w:fldChar>
      </w:r>
      <w:r w:rsidR="00926437">
        <w:rPr>
          <w:rFonts w:ascii="Times New Roman" w:eastAsia="標楷體" w:hAnsi="Times New Roman" w:cs="Times New Roman"/>
        </w:rPr>
        <w:instrText xml:space="preserve"> ADDIN EN.CITE.DATA </w:instrText>
      </w:r>
      <w:r w:rsidR="00926437">
        <w:rPr>
          <w:rFonts w:ascii="Times New Roman" w:eastAsia="標楷體" w:hAnsi="Times New Roman" w:cs="Times New Roman"/>
        </w:rPr>
      </w:r>
      <w:r w:rsidR="00926437">
        <w:rPr>
          <w:rFonts w:ascii="Times New Roman" w:eastAsia="標楷體" w:hAnsi="Times New Roman" w:cs="Times New Roman"/>
        </w:rPr>
        <w:fldChar w:fldCharType="end"/>
      </w:r>
      <w:r w:rsidR="00D37839" w:rsidRPr="00A756F0">
        <w:rPr>
          <w:rFonts w:ascii="Times New Roman" w:eastAsia="標楷體" w:hAnsi="Times New Roman" w:cs="Times New Roman"/>
        </w:rPr>
      </w:r>
      <w:r w:rsidR="00D37839" w:rsidRPr="00A756F0">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17" w:tooltip="Mirjalili, 2018 #28" w:history="1">
        <w:r w:rsidR="003B23F1">
          <w:rPr>
            <w:rFonts w:ascii="Times New Roman" w:eastAsia="標楷體" w:hAnsi="Times New Roman" w:cs="Times New Roman"/>
            <w:noProof/>
          </w:rPr>
          <w:t>17-19</w:t>
        </w:r>
      </w:hyperlink>
      <w:r w:rsidR="00926437">
        <w:rPr>
          <w:rFonts w:ascii="Times New Roman" w:eastAsia="標楷體" w:hAnsi="Times New Roman" w:cs="Times New Roman"/>
          <w:noProof/>
        </w:rPr>
        <w:t>]</w:t>
      </w:r>
      <w:r w:rsidR="00D37839" w:rsidRPr="00A756F0">
        <w:rPr>
          <w:rFonts w:ascii="Times New Roman" w:eastAsia="標楷體" w:hAnsi="Times New Roman" w:cs="Times New Roman"/>
        </w:rPr>
        <w:fldChar w:fldCharType="end"/>
      </w:r>
      <w:r w:rsidR="00D37839" w:rsidRPr="00A756F0">
        <w:rPr>
          <w:rFonts w:ascii="Times New Roman" w:eastAsia="標楷體" w:hAnsi="Times New Roman" w:cs="Times New Roman" w:hint="eastAsia"/>
        </w:rPr>
        <w:t>.</w:t>
      </w:r>
      <w:r w:rsidR="00BE0101" w:rsidRPr="00A756F0">
        <w:t xml:space="preserve"> </w:t>
      </w:r>
      <w:r w:rsidR="00BE0101" w:rsidRPr="00A756F0">
        <w:rPr>
          <w:rFonts w:ascii="Times New Roman" w:eastAsia="標楷體" w:hAnsi="Times New Roman" w:cs="Times New Roman"/>
        </w:rPr>
        <w:t>GA is a metaheuristic based on natural selection and genetic mechanisms for solving combinatorial optimization problems.</w:t>
      </w:r>
      <w:r w:rsidR="00BE0101" w:rsidRPr="00A756F0">
        <w:t xml:space="preserve"> </w:t>
      </w:r>
      <w:r w:rsidR="00BE0101" w:rsidRPr="00A756F0">
        <w:rPr>
          <w:rFonts w:ascii="Times New Roman" w:eastAsia="標楷體" w:hAnsi="Times New Roman" w:cs="Times New Roman"/>
        </w:rPr>
        <w:t xml:space="preserve">In GA, each candidate solution is represented as an individual encoded by a chromosome composed of multiple genes. During the evolutionary process, individuals are selected according to their fitness values, while crossover and mutation operators are applied to generate new offspring. Crossover exchanges genetic information between individuals, </w:t>
      </w:r>
      <w:r w:rsidR="00BE0101" w:rsidRPr="00A756F0">
        <w:rPr>
          <w:rFonts w:ascii="Times New Roman" w:eastAsia="標楷體" w:hAnsi="Times New Roman" w:cs="Times New Roman" w:hint="eastAsia"/>
        </w:rPr>
        <w:t>and</w:t>
      </w:r>
      <w:r w:rsidR="00BE0101" w:rsidRPr="00A756F0">
        <w:rPr>
          <w:rFonts w:ascii="Times New Roman" w:eastAsia="標楷體" w:hAnsi="Times New Roman" w:cs="Times New Roman"/>
        </w:rPr>
        <w:t xml:space="preserve"> mutation introduces random modifications to maintain population diversity and prevent premature convergence.</w:t>
      </w:r>
      <w:r w:rsidR="00BA3997" w:rsidRPr="00A756F0">
        <w:t xml:space="preserve"> </w:t>
      </w:r>
      <w:r w:rsidR="00BA3997" w:rsidRPr="00A756F0">
        <w:rPr>
          <w:rFonts w:ascii="Times New Roman" w:eastAsia="標楷體" w:hAnsi="Times New Roman" w:cs="Times New Roman"/>
        </w:rPr>
        <w:t xml:space="preserve">Beasley et al. </w:t>
      </w:r>
      <w:r w:rsidR="00BA3997" w:rsidRPr="007E343B">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&lt;EndNote&gt;&lt;Cite&gt;&lt;Author&gt;Chu&lt;/Author&gt;&lt;Year&gt;1998&lt;/Year&gt;&lt;RecNum&gt;52&lt;/RecNum&gt;&lt;DisplayText&gt;[20]&lt;/DisplayText&gt;&lt;record&gt;&lt;rec-number&gt;52&lt;/rec-number&gt;&lt;foreign-keys&gt;&lt;key app="EN" db-id="ss9d92t5rxvx52etwat50vfop09fw09sax2w" timestamp="1775890516"&gt;52&lt;/key&gt;&lt;/foreign-keys&gt;&lt;ref-type name="Journal Article"&gt;17&lt;/ref-type&gt;&lt;contributors&gt;&lt;authors&gt;&lt;author&gt;Chu, Paul C&lt;/author&gt;&lt;author&gt;Beasley, John E&lt;/author&gt;&lt;/authors&gt;&lt;/contributors&gt;&lt;titles&gt;&lt;title&gt;A genetic algorithm for the multidimensional knapsack problem&lt;/title&gt;&lt;secondary-title&gt;Journal of Heuristics&lt;/secondary-title&gt;&lt;/titles&gt;&lt;periodical&gt;&lt;full-title&gt;Journal of heuristics&lt;/full-title&gt;&lt;/periodical&gt;&lt;pages&gt;63-86&lt;/pages&gt;&lt;volume&gt;4&lt;/volume&gt;&lt;number&gt;1&lt;/number&gt;&lt;dates&gt;&lt;year&gt;1998&lt;/year&gt;&lt;/dates&gt;&lt;isbn&gt;1381-1231&lt;/isbn&gt;&lt;urls&gt;&lt;/urls&gt;&lt;/record&gt;&lt;/Cite&gt;&lt;/EndNote&gt;</w:instrText>
      </w:r>
      <w:r w:rsidR="00BA3997" w:rsidRPr="007E343B">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20" w:tooltip="Chu, 1998 #52" w:history="1">
        <w:r w:rsidR="003B23F1">
          <w:rPr>
            <w:rFonts w:ascii="Times New Roman" w:eastAsia="標楷體" w:hAnsi="Times New Roman" w:cs="Times New Roman"/>
            <w:noProof/>
          </w:rPr>
          <w:t>20</w:t>
        </w:r>
      </w:hyperlink>
      <w:r w:rsidR="00926437">
        <w:rPr>
          <w:rFonts w:ascii="Times New Roman" w:eastAsia="標楷體" w:hAnsi="Times New Roman" w:cs="Times New Roman"/>
          <w:noProof/>
        </w:rPr>
        <w:t>]</w:t>
      </w:r>
      <w:r w:rsidR="00BA3997" w:rsidRPr="007E343B">
        <w:rPr>
          <w:rFonts w:ascii="Times New Roman" w:eastAsia="標楷體" w:hAnsi="Times New Roman" w:cs="Times New Roman"/>
        </w:rPr>
        <w:fldChar w:fldCharType="end"/>
      </w:r>
      <w:r w:rsidR="00BA3997" w:rsidRPr="00BA3997">
        <w:rPr>
          <w:rFonts w:ascii="Times New Roman" w:eastAsia="標楷體" w:hAnsi="Times New Roman" w:cs="Times New Roman"/>
        </w:rPr>
        <w:t xml:space="preserve"> proposed a GA-based framework for the Multidimensional Knapsack Problem (MKP), incorporating dual-based profit estimation and a DROP/ADD repair operator to maintain feasibility while improving solution quality.</w:t>
      </w:r>
    </w:p>
    <w:p w14:paraId="7540633D" w14:textId="2DAF697C" w:rsidR="00153E68" w:rsidRDefault="00BA3997" w:rsidP="00450C2E">
      <w:pPr>
        <w:widowControl/>
        <w:spacing w:after="0" w:line="240" w:lineRule="auto"/>
        <w:ind w:firstLine="480"/>
        <w:jc w:val="both"/>
        <w:rPr>
          <w:rFonts w:ascii="Times New Roman" w:eastAsia="標楷體" w:hAnsi="Times New Roman" w:cs="Times New Roman"/>
        </w:rPr>
      </w:pPr>
      <w:r w:rsidRPr="00BA3997">
        <w:rPr>
          <w:rFonts w:ascii="Times New Roman" w:eastAsia="標楷體" w:hAnsi="Times New Roman" w:cs="Times New Roman"/>
        </w:rPr>
        <w:t>For large-scale optimization problems, the Cooperative Co-evolutionary Genetic Algorithm (CCGA)</w:t>
      </w:r>
      <w:r w:rsidR="00A36A68" w:rsidRPr="00A36A68">
        <w:rPr>
          <w:rFonts w:ascii="Times New Roman" w:eastAsia="標楷體" w:hAnsi="Times New Roman" w:cs="Times New Roman"/>
        </w:rPr>
        <w:t xml:space="preserve"> </w:t>
      </w:r>
      <w:r w:rsidR="00A36A68" w:rsidRPr="007E343B">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&lt;EndNote&gt;&lt;Cite&gt;&lt;Author&gt;Potter&lt;/Author&gt;&lt;Year&gt;1994&lt;/Year&gt;&lt;RecNum&gt;64&lt;/RecNum&gt;&lt;DisplayText&gt;[21]&lt;/DisplayText&gt;&lt;record&gt;&lt;rec-number&gt;64&lt;/rec-number&gt;&lt;foreign-keys&gt;&lt;key app="EN" db-id="ss9d92t5rxvx52etwat50vfop09fw09sax2w" timestamp="1778399526"&gt;64&lt;/key&gt;&lt;/foreign-keys&gt;&lt;ref-type name="Conference Proceedings"&gt;10&lt;/ref-type&gt;&lt;contributors&gt;&lt;authors&gt;&lt;author&gt;Potter, Mitchell A&lt;/author&gt;&lt;author&gt;De Jong, Kenneth A&lt;/author&gt;&lt;/authors&gt;&lt;/contributors&gt;&lt;titles&gt;&lt;title&gt;A cooperative coevolutionary approach to function optimization&lt;/title&gt;&lt;secondary-title&gt;International conference on parallel problem solving from nature&lt;/secondary-title&gt;&lt;/titles&gt;&lt;pages&gt;249-257&lt;/pages&gt;&lt;dates&gt;&lt;year&gt;1994&lt;/year&gt;&lt;/dates&gt;&lt;publisher&gt;Springer&lt;/publisher&gt;&lt;urls&gt;&lt;/urls&gt;&lt;/record&gt;&lt;/Cite&gt;&lt;/EndNote&gt;</w:instrText>
      </w:r>
      <w:r w:rsidR="00A36A68" w:rsidRPr="007E343B">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21" w:tooltip="Potter, 1994 #64" w:history="1">
        <w:r w:rsidR="003B23F1">
          <w:rPr>
            <w:rFonts w:ascii="Times New Roman" w:eastAsia="標楷體" w:hAnsi="Times New Roman" w:cs="Times New Roman"/>
            <w:noProof/>
          </w:rPr>
          <w:t>21</w:t>
        </w:r>
      </w:hyperlink>
      <w:r w:rsidR="00926437">
        <w:rPr>
          <w:rFonts w:ascii="Times New Roman" w:eastAsia="標楷體" w:hAnsi="Times New Roman" w:cs="Times New Roman"/>
          <w:noProof/>
        </w:rPr>
        <w:t>]</w:t>
      </w:r>
      <w:r w:rsidR="00A36A68" w:rsidRPr="007E343B">
        <w:rPr>
          <w:rFonts w:ascii="Times New Roman" w:eastAsia="標楷體" w:hAnsi="Times New Roman" w:cs="Times New Roman"/>
        </w:rPr>
        <w:fldChar w:fldCharType="end"/>
      </w:r>
      <w:r w:rsidRPr="00BA3997">
        <w:rPr>
          <w:rFonts w:ascii="Times New Roman" w:eastAsia="標楷體" w:hAnsi="Times New Roman" w:cs="Times New Roman"/>
        </w:rPr>
        <w:t xml:space="preserve"> extends the Cooperative Co-evolutionary Algorithm (CCEA)</w:t>
      </w:r>
      <w:r w:rsidR="00A36A68" w:rsidRPr="00A36A68">
        <w:rPr>
          <w:rFonts w:ascii="Times New Roman" w:eastAsia="標楷體" w:hAnsi="Times New Roman" w:cs="Times New Roman"/>
        </w:rPr>
        <w:t xml:space="preserve"> </w:t>
      </w:r>
      <w:r w:rsidR="00A36A68" w:rsidRPr="007E343B">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&lt;EndNote&gt;&lt;Cite&gt;&lt;Author&gt;Ma&lt;/Author&gt;&lt;Year&gt;2018&lt;/Year&gt;&lt;RecNum&gt;60&lt;/RecNum&gt;&lt;DisplayText&gt;[22]&lt;/DisplayText&gt;&lt;record&gt;&lt;rec-number&gt;60&lt;/rec-number&gt;&lt;foreign-keys&gt;&lt;key app="EN" db-id="ss9d92t5rxvx52etwat50vfop09fw09sax2w" timestamp="1778392601"&gt;60&lt;/key&gt;&lt;/foreign-keys&gt;&lt;ref-type name="Journal Article"&gt;17&lt;/ref-type&gt;&lt;contributors&gt;&lt;authors&gt;&lt;author&gt;Ma, Xiaoliang&lt;/author&gt;&lt;author&gt;Li, Xiaodong&lt;/author&gt;&lt;author&gt;Zhang, Qingfu&lt;/author&gt;&lt;author&gt;Tang, Ke&lt;/author&gt;&lt;author&gt;Liang, Zhengping&lt;/author&gt;&lt;author&gt;Xie, Weixin&lt;/author&gt;&lt;author&gt;Zhu, Zexuan&lt;/author&gt;&lt;/authors&gt;&lt;/contributors&gt;&lt;titles&gt;&lt;title&gt;A survey on cooperative co-evolutionary algorithms&lt;/title&gt;&lt;secondary-title&gt;IEEE Transactions on Evolutionary Computation&lt;/secondary-title&gt;&lt;/titles&gt;&lt;periodical&gt;&lt;full-title&gt;IEEE Transactions on Evolutionary Computation&lt;/full-title&gt;&lt;/periodical&gt;&lt;pages&gt;421-441&lt;/pages&gt;&lt;volume&gt;23&lt;/volume&gt;&lt;number&gt;3&lt;/number&gt;&lt;dates&gt;&lt;year&gt;2018&lt;/year&gt;&lt;/dates&gt;&lt;isbn&gt;1089-778X&lt;/isbn&gt;&lt;urls&gt;&lt;/urls&gt;&lt;/record&gt;&lt;/Cite&gt;&lt;/EndNote&gt;</w:instrText>
      </w:r>
      <w:r w:rsidR="00A36A68" w:rsidRPr="007E343B">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22" w:tooltip="Ma, 2018 #60" w:history="1">
        <w:r w:rsidR="003B23F1">
          <w:rPr>
            <w:rFonts w:ascii="Times New Roman" w:eastAsia="標楷體" w:hAnsi="Times New Roman" w:cs="Times New Roman"/>
            <w:noProof/>
          </w:rPr>
          <w:t>22</w:t>
        </w:r>
      </w:hyperlink>
      <w:r w:rsidR="00926437">
        <w:rPr>
          <w:rFonts w:ascii="Times New Roman" w:eastAsia="標楷體" w:hAnsi="Times New Roman" w:cs="Times New Roman"/>
          <w:noProof/>
        </w:rPr>
        <w:t>]</w:t>
      </w:r>
      <w:r w:rsidR="00A36A68" w:rsidRPr="007E343B">
        <w:rPr>
          <w:rFonts w:ascii="Times New Roman" w:eastAsia="標楷體" w:hAnsi="Times New Roman" w:cs="Times New Roman"/>
        </w:rPr>
        <w:fldChar w:fldCharType="end"/>
      </w:r>
      <w:r w:rsidRPr="00BA3997">
        <w:rPr>
          <w:rFonts w:ascii="Times New Roman" w:eastAsia="標楷體" w:hAnsi="Times New Roman" w:cs="Times New Roman"/>
        </w:rPr>
        <w:t xml:space="preserve"> by integrating GA with a divide-and-conquer framework. The original problem is decomposed into multiple subproblems, each evolved independently using separate subpopulations. Representative individuals from each subpopulation are then combined through a cooperative mechanism to construct complete solutions, improving both search efficiency and solution quality. </w:t>
      </w:r>
      <w:proofErr w:type="spellStart"/>
      <w:r w:rsidRPr="00BA3997">
        <w:rPr>
          <w:rFonts w:ascii="Times New Roman" w:eastAsia="標楷體" w:hAnsi="Times New Roman" w:cs="Times New Roman"/>
        </w:rPr>
        <w:t>Adedigba</w:t>
      </w:r>
      <w:proofErr w:type="spellEnd"/>
      <w:r w:rsidRPr="00BA3997">
        <w:rPr>
          <w:rFonts w:ascii="Times New Roman" w:eastAsia="標楷體" w:hAnsi="Times New Roman" w:cs="Times New Roman"/>
        </w:rPr>
        <w:t xml:space="preserve"> et al. </w:t>
      </w:r>
      <w:r w:rsidR="00A36A68" w:rsidRPr="007E343B">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&lt;EndNote&gt;&lt;Cite&gt;&lt;Author&gt;Adedigba&lt;/Author&gt;&lt;Year&gt;2025&lt;/Year&gt;&lt;RecNum&gt;65&lt;/RecNum&gt;&lt;DisplayText&gt;[23]&lt;/DisplayText&gt;&lt;record&gt;&lt;rec-number&gt;65&lt;/rec-number&gt;&lt;foreign-keys&gt;&lt;key app="EN" db-id="ss9d92t5rxvx52etwat50vfop09fw09sax2w" timestamp="1778418265"&gt;65&lt;/key&gt;&lt;/foreign-keys&gt;&lt;ref-type name="Journal Article"&gt;17&lt;/ref-type&gt;&lt;contributors&gt;&lt;authors&gt;&lt;author&gt;Adedigba, Adeyinka P&lt;/author&gt;&lt;author&gt;Guo, Zikun&lt;/author&gt;&lt;author&gt;Mallipeddi, Rammohan&lt;/author&gt;&lt;author&gt;Lee, Heoncheol&lt;/author&gt;&lt;/authors&gt;&lt;/contributors&gt;&lt;titles&gt;&lt;title&gt;Cooperative Coevolutionary Genetic Algorithm for Multirobot Task Scheduling in Antarctica region&lt;/title&gt;&lt;secondary-title&gt;Swarm and Evolutionary Computation&lt;/secondary-title&gt;&lt;/titles&gt;&lt;periodical&gt;&lt;full-title&gt;Swarm and Evolutionary Computation&lt;/full-title&gt;&lt;/periodical&gt;&lt;pages&gt;102199&lt;/pages&gt;&lt;volume&gt;99&lt;/volume&gt;&lt;dates&gt;&lt;year&gt;2025&lt;/year&gt;&lt;/dates&gt;&lt;isbn&gt;2210-6502&lt;/isbn&gt;&lt;urls&gt;&lt;/urls&gt;&lt;/record&gt;&lt;/Cite&gt;&lt;/EndNote&gt;</w:instrText>
      </w:r>
      <w:r w:rsidR="00A36A68" w:rsidRPr="007E343B">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23" w:tooltip="Adedigba, 2025 #65" w:history="1">
        <w:r w:rsidR="003B23F1">
          <w:rPr>
            <w:rFonts w:ascii="Times New Roman" w:eastAsia="標楷體" w:hAnsi="Times New Roman" w:cs="Times New Roman"/>
            <w:noProof/>
          </w:rPr>
          <w:t>23</w:t>
        </w:r>
      </w:hyperlink>
      <w:r w:rsidR="00926437">
        <w:rPr>
          <w:rFonts w:ascii="Times New Roman" w:eastAsia="標楷體" w:hAnsi="Times New Roman" w:cs="Times New Roman"/>
          <w:noProof/>
        </w:rPr>
        <w:t>]</w:t>
      </w:r>
      <w:r w:rsidR="00A36A68" w:rsidRPr="007E343B">
        <w:rPr>
          <w:rFonts w:ascii="Times New Roman" w:eastAsia="標楷體" w:hAnsi="Times New Roman" w:cs="Times New Roman"/>
        </w:rPr>
        <w:fldChar w:fldCharType="end"/>
      </w:r>
      <w:r w:rsidRPr="00BA3997">
        <w:rPr>
          <w:rFonts w:ascii="Times New Roman" w:eastAsia="標楷體" w:hAnsi="Times New Roman" w:cs="Times New Roman"/>
        </w:rPr>
        <w:t xml:space="preserve"> applied CCGA to multi-robot task scheduling, where iterative vector clustering (</w:t>
      </w:r>
      <w:proofErr w:type="spellStart"/>
      <w:r w:rsidRPr="00BA3997">
        <w:rPr>
          <w:rFonts w:ascii="Times New Roman" w:eastAsia="標楷體" w:hAnsi="Times New Roman" w:cs="Times New Roman"/>
        </w:rPr>
        <w:t>iVec</w:t>
      </w:r>
      <w:proofErr w:type="spellEnd"/>
      <w:r w:rsidRPr="00BA3997">
        <w:rPr>
          <w:rFonts w:ascii="Times New Roman" w:eastAsia="標楷體" w:hAnsi="Times New Roman" w:cs="Times New Roman"/>
        </w:rPr>
        <w:t>) is used to partition tasks based on spatial relationships with respect to a common depot. Each cluster is assigned to a subpopulation for independent evolution, while fitness evaluation is conducted cooperatively using representative individuals from other subpopulations to assess the solution quality.</w:t>
      </w:r>
    </w:p>
    <w:p w14:paraId="320692C2" w14:textId="71AB023F" w:rsidR="00F00446" w:rsidRPr="00ED1053" w:rsidRDefault="00F00446" w:rsidP="00434E30">
      <w:pPr>
        <w:widowControl/>
        <w:spacing w:before="240" w:line="240" w:lineRule="auto"/>
        <w:outlineLvl w:val="1"/>
        <w:rPr>
          <w:rFonts w:ascii="Times New Roman" w:eastAsia="標楷體" w:hAnsi="Times New Roman" w:cs="Times New Roman"/>
          <w:i/>
          <w:iCs/>
        </w:rPr>
      </w:pPr>
      <w:bookmarkStart w:id="9" w:name="_Toc233808479"/>
      <w:r w:rsidRPr="00ED1053">
        <w:rPr>
          <w:rFonts w:ascii="Times New Roman" w:eastAsia="標楷體" w:hAnsi="Times New Roman" w:cs="Times New Roman"/>
          <w:i/>
          <w:iCs/>
        </w:rPr>
        <w:t>2.</w:t>
      </w:r>
      <w:r w:rsidR="009D11D2" w:rsidRPr="00ED1053">
        <w:rPr>
          <w:rFonts w:ascii="Times New Roman" w:eastAsia="標楷體" w:hAnsi="Times New Roman" w:cs="Times New Roman" w:hint="eastAsia"/>
          <w:i/>
          <w:iCs/>
        </w:rPr>
        <w:t>3</w:t>
      </w:r>
      <w:r w:rsidRPr="00ED1053">
        <w:rPr>
          <w:rFonts w:ascii="Times New Roman" w:eastAsia="標楷體" w:hAnsi="Times New Roman" w:cs="Times New Roman"/>
          <w:i/>
          <w:iCs/>
        </w:rPr>
        <w:t xml:space="preserve"> Ant Colony Optimization</w:t>
      </w:r>
      <w:bookmarkEnd w:id="9"/>
      <w:r w:rsidR="00531AB3" w:rsidRPr="00ED1053">
        <w:rPr>
          <w:rFonts w:ascii="Times New Roman" w:eastAsia="標楷體" w:hAnsi="Times New Roman" w:cs="Times New Roman" w:hint="eastAsia"/>
          <w:i/>
          <w:iCs/>
        </w:rPr>
        <w:t xml:space="preserve"> (ACO)</w:t>
      </w:r>
    </w:p>
    <w:p w14:paraId="6D7B1127" w14:textId="167C4249" w:rsidR="005808DC" w:rsidRPr="00A756F0" w:rsidRDefault="005808DC"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hint="eastAsia"/>
        </w:rPr>
        <w:t xml:space="preserve">ACO, </w:t>
      </w:r>
      <w:r w:rsidR="004311C8" w:rsidRPr="00A756F0">
        <w:rPr>
          <w:rFonts w:ascii="Times New Roman" w:eastAsia="標楷體" w:hAnsi="Times New Roman" w:cs="Times New Roman"/>
        </w:rPr>
        <w:t>proposed by Marco Dorigo</w:t>
      </w:r>
      <w:r w:rsidR="004311C8" w:rsidRPr="00A756F0">
        <w:rPr>
          <w:rFonts w:ascii="Times New Roman" w:eastAsia="標楷體" w:hAnsi="Times New Roman" w:cs="Times New Roman" w:hint="eastAsia"/>
        </w:rPr>
        <w:t xml:space="preserve"> </w:t>
      </w:r>
      <w:r w:rsidR="004311C8" w:rsidRPr="00A756F0">
        <w:rPr>
          <w:rFonts w:ascii="Times New Roman" w:eastAsia="標楷體" w:hAnsi="Times New Roman" w:cs="Times New Roman"/>
        </w:rPr>
        <w:fldChar w:fldCharType="begin"/>
      </w:r>
      <w:r w:rsidR="004311C8" w:rsidRPr="00A756F0">
        <w:rPr>
          <w:rFonts w:ascii="Times New Roman" w:eastAsia="標楷體" w:hAnsi="Times New Roman" w:cs="Times New Roman"/>
        </w:rPr>
        <w:instrText xml:space="preserve"> ADDIN EN.CITE &lt;EndNote&gt;&lt;Cite&gt;&lt;Author&gt;Dorigo&lt;/Author&gt;&lt;Year&gt;2007&lt;/Year&gt;&lt;RecNum&gt;18&lt;/RecNum&gt;&lt;DisplayText&gt;[3]&lt;/DisplayText&gt;&lt;record&gt;&lt;rec-number&gt;18&lt;/rec-number&gt;&lt;foreign-keys&gt;&lt;key app="EN" db-id="ss9d92t5rxvx52etwat50vfop09fw09sax2w" timestamp="1763475973"&gt;18&lt;/key&gt;&lt;/foreign-keys&gt;&lt;ref-type name="Journal Article"&gt;17&lt;/ref-type&gt;&lt;contributors&gt;&lt;authors&gt;&lt;author&gt;Dorigo, Marco&lt;/author&gt;&lt;author&gt;Birattari, Mauro&lt;/author&gt;&lt;author&gt;Stutzle, Thomas&lt;/author&gt;&lt;/authors&gt;&lt;/contributors&gt;&lt;titles&gt;&lt;title&gt;Ant colony optimization&lt;/title&gt;&lt;secondary-title&gt;IEEE Computational Intelligence Magazine&lt;/secondary-title&gt;&lt;/titles&gt;&lt;periodical&gt;&lt;full-title&gt;IEEE computational intelligence magazine&lt;/full-title&gt;&lt;/periodical&gt;&lt;pages&gt;28-39&lt;/pages&gt;&lt;volume&gt;1&lt;/volume&gt;&lt;number&gt;4&lt;/number&gt;&lt;dates&gt;&lt;year&gt;2007&lt;/year&gt;&lt;/dates&gt;&lt;isbn&gt;1556-603X&lt;/isbn&gt;&lt;urls&gt;&lt;/urls&gt;&lt;/record&gt;&lt;/Cite&gt;&lt;/EndNote&gt;</w:instrText>
      </w:r>
      <w:r w:rsidR="004311C8" w:rsidRPr="00A756F0">
        <w:rPr>
          <w:rFonts w:ascii="Times New Roman" w:eastAsia="標楷體" w:hAnsi="Times New Roman" w:cs="Times New Roman"/>
        </w:rPr>
        <w:fldChar w:fldCharType="separate"/>
      </w:r>
      <w:r w:rsidR="004311C8" w:rsidRPr="00A756F0">
        <w:rPr>
          <w:rFonts w:ascii="Times New Roman" w:eastAsia="標楷體" w:hAnsi="Times New Roman" w:cs="Times New Roman"/>
          <w:noProof/>
        </w:rPr>
        <w:t>[</w:t>
      </w:r>
      <w:hyperlink w:anchor="_ENREF_3" w:tooltip="Dorigo, 2007 #18" w:history="1">
        <w:r w:rsidR="003B23F1" w:rsidRPr="00A756F0">
          <w:rPr>
            <w:rFonts w:ascii="Times New Roman" w:eastAsia="標楷體" w:hAnsi="Times New Roman" w:cs="Times New Roman"/>
            <w:noProof/>
          </w:rPr>
          <w:t>3</w:t>
        </w:r>
      </w:hyperlink>
      <w:r w:rsidR="004311C8" w:rsidRPr="00A756F0">
        <w:rPr>
          <w:rFonts w:ascii="Times New Roman" w:eastAsia="標楷體" w:hAnsi="Times New Roman" w:cs="Times New Roman"/>
          <w:noProof/>
        </w:rPr>
        <w:t>]</w:t>
      </w:r>
      <w:r w:rsidR="004311C8" w:rsidRPr="00A756F0">
        <w:rPr>
          <w:rFonts w:ascii="Times New Roman" w:eastAsia="標楷體" w:hAnsi="Times New Roman" w:cs="Times New Roman"/>
        </w:rPr>
        <w:fldChar w:fldCharType="end"/>
      </w:r>
      <w:r w:rsidR="004311C8" w:rsidRPr="00A756F0">
        <w:rPr>
          <w:rFonts w:ascii="Times New Roman" w:eastAsia="標楷體" w:hAnsi="Times New Roman" w:cs="Times New Roman" w:hint="eastAsia"/>
        </w:rPr>
        <w:t xml:space="preserve">, </w:t>
      </w:r>
      <w:r w:rsidR="004311C8" w:rsidRPr="00A756F0">
        <w:rPr>
          <w:rFonts w:ascii="Times New Roman" w:eastAsia="標楷體" w:hAnsi="Times New Roman" w:cs="Times New Roman"/>
        </w:rPr>
        <w:t>is a metaheuristic inspired by the foraging behavior of ants, in which pheromone trails are used to guide the search for shortest paths in combinatorial optimization problems.</w:t>
      </w:r>
      <w:r w:rsidR="0022555B" w:rsidRPr="00A756F0">
        <w:rPr>
          <w:rFonts w:ascii="Times New Roman" w:eastAsia="標楷體" w:hAnsi="Times New Roman" w:cs="Times New Roman"/>
        </w:rPr>
        <w:t xml:space="preserve"> In the solution construction phase, each ant selects the next node using a roulette-wheel selection mechanism, where transition probabilities are determined by pheromone </w:t>
      </w:r>
      <w:r w:rsidR="0022555B" w:rsidRPr="00A756F0">
        <w:rPr>
          <w:rFonts w:ascii="Times New Roman" w:eastAsia="標楷體" w:hAnsi="Times New Roman" w:cs="Times New Roman"/>
        </w:rPr>
        <w:lastRenderedPageBreak/>
        <w:t>intensity and heuristic information, resulting in a sequential decision-making process suitable for routing problems.</w:t>
      </w:r>
      <w:r w:rsidR="0022555B" w:rsidRPr="00A756F0">
        <w:t xml:space="preserve"> </w:t>
      </w:r>
      <w:r w:rsidR="0022555B" w:rsidRPr="00A756F0">
        <w:rPr>
          <w:rFonts w:ascii="Times New Roman" w:eastAsia="標楷體" w:hAnsi="Times New Roman" w:cs="Times New Roman"/>
        </w:rPr>
        <w:t>After solution construction, pheromone trails are updated based on solution quality to reinforce high</w:t>
      </w:r>
      <w:r w:rsidR="00C36B50" w:rsidRPr="00A756F0">
        <w:rPr>
          <w:rFonts w:ascii="Times New Roman" w:eastAsia="標楷體" w:hAnsi="Times New Roman" w:cs="Times New Roman" w:hint="eastAsia"/>
        </w:rPr>
        <w:t xml:space="preserve"> </w:t>
      </w:r>
      <w:r w:rsidR="0022555B" w:rsidRPr="00A756F0">
        <w:rPr>
          <w:rFonts w:ascii="Times New Roman" w:eastAsia="標楷體" w:hAnsi="Times New Roman" w:cs="Times New Roman"/>
        </w:rPr>
        <w:t>quality solutions, while evaporation is applied to prevent premature convergence.</w:t>
      </w:r>
      <w:r w:rsidR="0022555B" w:rsidRPr="00A756F0">
        <w:rPr>
          <w:rFonts w:ascii="Times New Roman" w:eastAsia="標楷體" w:hAnsi="Times New Roman" w:cs="Times New Roman" w:hint="eastAsia"/>
        </w:rPr>
        <w:t xml:space="preserve"> </w:t>
      </w:r>
      <w:r w:rsidR="0022555B" w:rsidRPr="00A756F0">
        <w:rPr>
          <w:rFonts w:ascii="Times New Roman" w:eastAsia="標楷體" w:hAnsi="Times New Roman" w:cs="Times New Roman"/>
        </w:rPr>
        <w:t>These mechanisms enable ACO to effectively address routing-related optimization problems and extend its applicability to complex constrained scenarios.</w:t>
      </w:r>
    </w:p>
    <w:p w14:paraId="7F759F3A" w14:textId="4438B9F3" w:rsidR="00153E68" w:rsidRDefault="00C36B50" w:rsidP="00C36CE2">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hint="eastAsia"/>
        </w:rPr>
        <w:t xml:space="preserve">In extended ACO </w:t>
      </w:r>
      <w:r w:rsidRPr="00A756F0">
        <w:rPr>
          <w:rFonts w:ascii="Times New Roman" w:eastAsia="標楷體" w:hAnsi="Times New Roman" w:cs="Times New Roman"/>
        </w:rPr>
        <w:t>framewo</w:t>
      </w:r>
      <w:r w:rsidRPr="00A756F0">
        <w:rPr>
          <w:rFonts w:ascii="Times New Roman" w:eastAsia="標楷體" w:hAnsi="Times New Roman" w:cs="Times New Roman" w:hint="eastAsia"/>
        </w:rPr>
        <w:t xml:space="preserve">rks, </w:t>
      </w:r>
      <w:r w:rsidRPr="00A756F0">
        <w:rPr>
          <w:rFonts w:ascii="Times New Roman" w:eastAsia="標楷體" w:hAnsi="Times New Roman" w:cs="Times New Roman"/>
        </w:rPr>
        <w:t>Gambardella et al.</w:t>
      </w:r>
      <w:r w:rsidR="00C14543" w:rsidRPr="00A756F0">
        <w:rPr>
          <w:rFonts w:ascii="Times New Roman" w:eastAsia="標楷體" w:hAnsi="Times New Roman" w:cs="Times New Roman"/>
        </w:rPr>
        <w:t xml:space="preserve"> </w:t>
      </w:r>
      <w:r w:rsidR="00C14543" w:rsidRPr="00A756F0">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&lt;EndNote&gt;&lt;Cite&gt;&lt;Author&gt;Gambardella&lt;/Author&gt;&lt;Year&gt;1999&lt;/Year&gt;&lt;RecNum&gt;55&lt;/RecNum&gt;&lt;DisplayText&gt;[24]&lt;/DisplayText&gt;&lt;record&gt;&lt;rec-number&gt;55&lt;/rec-number&gt;&lt;foreign-keys&gt;&lt;key app="EN" db-id="ss9d92t5rxvx52etwat50vfop09fw09sax2w" timestamp="1776495619"&gt;55&lt;/key&gt;&lt;/foreign-keys&gt;&lt;ref-type name="Generic"&gt;13&lt;/ref-type&gt;&lt;contributors&gt;&lt;authors&gt;&lt;author&gt;Gambardella, Luca Maria&lt;/author&gt;&lt;author&gt;Taillard, Éric&lt;/author&gt;&lt;author&gt;Agazzi, Giovanni&lt;/author&gt;&lt;/authors&gt;&lt;/contributors&gt;&lt;titles&gt;&lt;title&gt;MACS-VRPTW: A multiple ant colony system for vehicle routing problems with time windows&lt;/title&gt;&lt;/titles&gt;&lt;dates&gt;&lt;year&gt;1999&lt;/year&gt;&lt;/dates&gt;&lt;publisher&gt;Istituto Dalle Molle Di Studi Sull Intelligenza Artificiale&lt;/publisher&gt;&lt;urls&gt;&lt;/urls&gt;&lt;/record&gt;&lt;/Cite&gt;&lt;/EndNote&gt;</w:instrText>
      </w:r>
      <w:r w:rsidR="00C14543" w:rsidRPr="00A756F0">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24" w:tooltip="Gambardella, 1999 #55" w:history="1">
        <w:r w:rsidR="003B23F1">
          <w:rPr>
            <w:rFonts w:ascii="Times New Roman" w:eastAsia="標楷體" w:hAnsi="Times New Roman" w:cs="Times New Roman"/>
            <w:noProof/>
          </w:rPr>
          <w:t>24</w:t>
        </w:r>
      </w:hyperlink>
      <w:r w:rsidR="00926437">
        <w:rPr>
          <w:rFonts w:ascii="Times New Roman" w:eastAsia="標楷體" w:hAnsi="Times New Roman" w:cs="Times New Roman"/>
          <w:noProof/>
        </w:rPr>
        <w:t>]</w:t>
      </w:r>
      <w:r w:rsidR="00C14543" w:rsidRPr="00A756F0">
        <w:rPr>
          <w:rFonts w:ascii="Times New Roman" w:eastAsia="標楷體" w:hAnsi="Times New Roman" w:cs="Times New Roman"/>
        </w:rPr>
        <w:fldChar w:fldCharType="end"/>
      </w:r>
      <w:r w:rsidRPr="00A756F0">
        <w:rPr>
          <w:rFonts w:ascii="Times New Roman" w:eastAsia="標楷體" w:hAnsi="Times New Roman" w:cs="Times New Roman"/>
        </w:rPr>
        <w:t xml:space="preserve"> proposed MACS-VRPTW (Multiple Ant Colony System for Vehicle Routing Problems with Time Windows), which employs a </w:t>
      </w:r>
      <w:r w:rsidRPr="00A756F0">
        <w:rPr>
          <w:rFonts w:ascii="Times New Roman" w:eastAsia="標楷體" w:hAnsi="Times New Roman" w:cs="Times New Roman" w:hint="eastAsia"/>
        </w:rPr>
        <w:t>multi</w:t>
      </w:r>
      <w:r w:rsidRPr="00A756F0">
        <w:rPr>
          <w:rFonts w:ascii="Times New Roman" w:eastAsia="標楷體" w:hAnsi="Times New Roman" w:cs="Times New Roman"/>
        </w:rPr>
        <w:t xml:space="preserve">-colony structure to simultaneously optimize the number of vehicles and total travel </w:t>
      </w:r>
      <w:r w:rsidRPr="00A756F0">
        <w:rPr>
          <w:rFonts w:ascii="Times New Roman" w:eastAsia="標楷體" w:hAnsi="Times New Roman" w:cs="Times New Roman" w:hint="eastAsia"/>
        </w:rPr>
        <w:t>distance</w:t>
      </w:r>
      <w:r w:rsidRPr="00A756F0">
        <w:rPr>
          <w:rFonts w:ascii="Times New Roman" w:eastAsia="標楷體" w:hAnsi="Times New Roman" w:cs="Times New Roman"/>
        </w:rPr>
        <w:t xml:space="preserve"> for multi-objective </w:t>
      </w:r>
      <w:r w:rsidR="00D95F01" w:rsidRPr="00A756F0">
        <w:rPr>
          <w:rFonts w:ascii="Times New Roman" w:eastAsia="標楷體" w:hAnsi="Times New Roman" w:cs="Times New Roman" w:hint="eastAsia"/>
        </w:rPr>
        <w:t>optimization</w:t>
      </w:r>
      <w:r w:rsidRPr="00A756F0">
        <w:rPr>
          <w:rFonts w:ascii="Times New Roman" w:eastAsia="標楷體" w:hAnsi="Times New Roman" w:cs="Times New Roman"/>
        </w:rPr>
        <w:t>.</w:t>
      </w:r>
      <w:r w:rsidR="00D95F01" w:rsidRPr="00A756F0">
        <w:t xml:space="preserve"> </w:t>
      </w:r>
      <w:r w:rsidR="00D95F01" w:rsidRPr="00A756F0">
        <w:rPr>
          <w:rFonts w:ascii="Times New Roman" w:eastAsia="標楷體" w:hAnsi="Times New Roman" w:cs="Times New Roman"/>
        </w:rPr>
        <w:t xml:space="preserve">Bell et al. </w:t>
      </w:r>
      <w:r w:rsidR="00E915EC" w:rsidRPr="00A756F0">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&lt;EndNote&gt;&lt;Cite&gt;&lt;Author&gt;Bell&lt;/Author&gt;&lt;Year&gt;2004&lt;/Year&gt;&lt;RecNum&gt;49&lt;/RecNum&gt;&lt;DisplayText&gt;[25]&lt;/DisplayText&gt;&lt;record&gt;&lt;rec-number&gt;49&lt;/rec-number&gt;&lt;foreign-keys&gt;&lt;key app="EN" db-id="ss9d92t5rxvx52etwat50vfop09fw09sax2w" timestamp="1775721407"&gt;49&lt;/key&gt;&lt;/foreign-keys&gt;&lt;ref-type name="Journal Article"&gt;17&lt;/ref-type&gt;&lt;contributors&gt;&lt;authors&gt;&lt;author&gt;Bell, John E&lt;/author&gt;&lt;author&gt;McMullen, Patrick R&lt;/author&gt;&lt;/authors&gt;&lt;/contributors&gt;&lt;titles&gt;&lt;title&gt;Ant colony optimization techniques for the vehicle routing problem&lt;/title&gt;&lt;secondary-title&gt;Advanced Engineering Informatics&lt;/secondary-title&gt;&lt;/titles&gt;&lt;periodical&gt;&lt;full-title&gt;Advanced engineering informatics&lt;/full-title&gt;&lt;/periodical&gt;&lt;pages&gt;41-48&lt;/pages&gt;&lt;volume&gt;18&lt;/volume&gt;&lt;number&gt;1&lt;/number&gt;&lt;dates&gt;&lt;year&gt;2004&lt;/year&gt;&lt;/dates&gt;&lt;isbn&gt;1474-0346&lt;/isbn&gt;&lt;urls&gt;&lt;/urls&gt;&lt;/record&gt;&lt;/Cite&gt;&lt;/EndNote&gt;</w:instrText>
      </w:r>
      <w:r w:rsidR="00E915EC" w:rsidRPr="00A756F0">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25" w:tooltip="Bell, 2004 #49" w:history="1">
        <w:r w:rsidR="003B23F1">
          <w:rPr>
            <w:rFonts w:ascii="Times New Roman" w:eastAsia="標楷體" w:hAnsi="Times New Roman" w:cs="Times New Roman"/>
            <w:noProof/>
          </w:rPr>
          <w:t>25</w:t>
        </w:r>
      </w:hyperlink>
      <w:r w:rsidR="00926437">
        <w:rPr>
          <w:rFonts w:ascii="Times New Roman" w:eastAsia="標楷體" w:hAnsi="Times New Roman" w:cs="Times New Roman"/>
          <w:noProof/>
        </w:rPr>
        <w:t>]</w:t>
      </w:r>
      <w:r w:rsidR="00E915EC" w:rsidRPr="00A756F0">
        <w:rPr>
          <w:rFonts w:ascii="Times New Roman" w:eastAsia="標楷體" w:hAnsi="Times New Roman" w:cs="Times New Roman"/>
        </w:rPr>
        <w:fldChar w:fldCharType="end"/>
      </w:r>
      <w:r w:rsidR="00D95F01" w:rsidRPr="00A756F0">
        <w:rPr>
          <w:rFonts w:ascii="Times New Roman" w:eastAsia="標楷體" w:hAnsi="Times New Roman" w:cs="Times New Roman"/>
        </w:rPr>
        <w:t xml:space="preserve"> introduced a multi-colony ACO framework for VRP, where each vehicle is associated with an independent pheromone structure to reduce </w:t>
      </w:r>
      <w:r w:rsidR="00D95F01" w:rsidRPr="00A756F0">
        <w:rPr>
          <w:rFonts w:ascii="Times New Roman" w:eastAsia="標楷體" w:hAnsi="Times New Roman" w:cs="Times New Roman" w:hint="eastAsia"/>
        </w:rPr>
        <w:t>route-level coupling</w:t>
      </w:r>
      <w:r w:rsidR="00D95F01" w:rsidRPr="00A756F0">
        <w:rPr>
          <w:rFonts w:ascii="Times New Roman" w:eastAsia="標楷體" w:hAnsi="Times New Roman" w:cs="Times New Roman"/>
        </w:rPr>
        <w:t>, and combined with 2-opt local search, region-based pheromone updates, and candidate list strategies to improve solution quality and computational efficiency for large-scale instances.</w:t>
      </w:r>
    </w:p>
    <w:p w14:paraId="17FAEE86" w14:textId="2DB03F74" w:rsidR="00382AA8" w:rsidRPr="00A756F0" w:rsidRDefault="00382AA8"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Hybrid Ant Colony Optimization (HACO) aims to enhance the performance of Ant Colony Optimization (ACO) by addressing its limitations in balancing global exploration and local exploitation.</w:t>
      </w:r>
      <w:r w:rsidRPr="00A756F0">
        <w:t xml:space="preserve"> </w:t>
      </w:r>
      <w:r w:rsidRPr="00A756F0">
        <w:rPr>
          <w:rFonts w:ascii="Times New Roman" w:eastAsia="標楷體" w:hAnsi="Times New Roman" w:cs="Times New Roman"/>
        </w:rPr>
        <w:t>The HACO framework integrates complementary heuristic strategies to improve search robustness and solution quality.</w:t>
      </w:r>
      <w:r w:rsidRPr="00A756F0">
        <w:t xml:space="preserve"> </w:t>
      </w:r>
      <w:r w:rsidRPr="00A756F0">
        <w:rPr>
          <w:rFonts w:ascii="Times New Roman" w:eastAsia="標楷體" w:hAnsi="Times New Roman" w:cs="Times New Roman"/>
        </w:rPr>
        <w:t xml:space="preserve">Ding et al. </w:t>
      </w:r>
      <w:r w:rsidR="00C72EE5" w:rsidRPr="00A756F0">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&lt;EndNote&gt;&lt;Cite&gt;&lt;Author&gt;Ding&lt;/Author&gt;&lt;Year&gt;2012&lt;/Year&gt;&lt;RecNum&gt;33&lt;/RecNum&gt;&lt;DisplayText&gt;[26]&lt;/DisplayText&gt;&lt;record&gt;&lt;rec-number&gt;33&lt;/rec-number&gt;&lt;foreign-keys&gt;&lt;key app="EN" db-id="ss9d92t5rxvx52etwat50vfop09fw09sax2w" timestamp="1765354002"&gt;33&lt;/key&gt;&lt;/foreign-keys&gt;&lt;ref-type name="Journal Article"&gt;17&lt;/ref-type&gt;&lt;contributors&gt;&lt;authors&gt;&lt;author&gt;Ding, Qiulei&lt;/author&gt;&lt;author&gt;Hu, Xiangpei&lt;/author&gt;&lt;author&gt;Sun, Lijun&lt;/author&gt;&lt;author&gt;Wang, Yunzeng&lt;/author&gt;&lt;/authors&gt;&lt;/contributors&gt;&lt;titles&gt;&lt;title&gt;An improved ant colony optimization and its application to vehicle routing problem with time windows&lt;/title&gt;&lt;secondary-title&gt;Neurocomputing&lt;/secondary-title&gt;&lt;/titles&gt;&lt;periodical&gt;&lt;full-title&gt;Neurocomputing&lt;/full-title&gt;&lt;/periodical&gt;&lt;pages&gt;101-107&lt;/pages&gt;&lt;volume&gt;98&lt;/volume&gt;&lt;dates&gt;&lt;year&gt;2012&lt;/year&gt;&lt;/dates&gt;&lt;isbn&gt;0925-2312&lt;/isbn&gt;&lt;urls&gt;&lt;/urls&gt;&lt;/record&gt;&lt;/Cite&gt;&lt;/EndNote&gt;</w:instrText>
      </w:r>
      <w:r w:rsidR="00C72EE5" w:rsidRPr="00A756F0">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26" w:tooltip="Ding, 2012 #33" w:history="1">
        <w:r w:rsidR="003B23F1">
          <w:rPr>
            <w:rFonts w:ascii="Times New Roman" w:eastAsia="標楷體" w:hAnsi="Times New Roman" w:cs="Times New Roman"/>
            <w:noProof/>
          </w:rPr>
          <w:t>26</w:t>
        </w:r>
      </w:hyperlink>
      <w:r w:rsidR="00926437">
        <w:rPr>
          <w:rFonts w:ascii="Times New Roman" w:eastAsia="標楷體" w:hAnsi="Times New Roman" w:cs="Times New Roman"/>
          <w:noProof/>
        </w:rPr>
        <w:t>]</w:t>
      </w:r>
      <w:r w:rsidR="00C72EE5" w:rsidRPr="00A756F0">
        <w:rPr>
          <w:rFonts w:ascii="Times New Roman" w:eastAsia="標楷體" w:hAnsi="Times New Roman" w:cs="Times New Roman"/>
        </w:rPr>
        <w:fldChar w:fldCharType="end"/>
      </w:r>
      <w:r w:rsidRPr="00A756F0">
        <w:rPr>
          <w:rFonts w:ascii="Times New Roman" w:eastAsia="標楷體" w:hAnsi="Times New Roman" w:cs="Times New Roman"/>
        </w:rPr>
        <w:t xml:space="preserve"> proposed an ACO variant combined with local search, incorporating a disaster operator to mitigate premature convergence and maintain diversity. For vehicle routing applications, Molina et al. </w:t>
      </w:r>
      <w:r w:rsidR="00C72EE5" w:rsidRPr="00A756F0">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&lt;EndNote&gt;&lt;Cite&gt;&lt;Author&gt;Molina&lt;/Author&gt;&lt;Year&gt;2020&lt;/Year&gt;&lt;RecNum&gt;67&lt;/RecNum&gt;&lt;DisplayText&gt;[27]&lt;/DisplayText&gt;&lt;record&gt;&lt;rec-number&gt;67&lt;/rec-number&gt;&lt;foreign-keys&gt;&lt;key app="EN" db-id="ss9d92t5rxvx52etwat50vfop09fw09sax2w" timestamp="1779373376"&gt;67&lt;/key&gt;&lt;/foreign-keys&gt;&lt;ref-type name="Journal Article"&gt;17&lt;/ref-type&gt;&lt;contributors&gt;&lt;authors&gt;&lt;author&gt;Molina, Jose C&lt;/author&gt;&lt;author&gt;Salmeron, Jose L&lt;/author&gt;&lt;author&gt;Eguia, Ignacio&lt;/author&gt;&lt;/authors&gt;&lt;/contributors&gt;&lt;titles&gt;&lt;title&gt;An ACS-based memetic algorithm for the heterogeneous vehicle routing problem with time windows&lt;/title&gt;&lt;secondary-title&gt;Expert Systems with Applications&lt;/secondary-title&gt;&lt;/titles&gt;&lt;periodical&gt;&lt;full-title&gt;expert systems with applications&lt;/full-title&gt;&lt;/periodical&gt;&lt;pages&gt;113379&lt;/pages&gt;&lt;volume&gt;157&lt;/volume&gt;&lt;dates&gt;&lt;year&gt;2020&lt;/year&gt;&lt;/dates&gt;&lt;isbn&gt;0957-4174&lt;/isbn&gt;&lt;urls&gt;&lt;/urls&gt;&lt;/record&gt;&lt;/Cite&gt;&lt;/EndNote&gt;</w:instrText>
      </w:r>
      <w:r w:rsidR="00C72EE5" w:rsidRPr="00A756F0">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27" w:tooltip="Molina, 2020 #67" w:history="1">
        <w:r w:rsidR="003B23F1">
          <w:rPr>
            <w:rFonts w:ascii="Times New Roman" w:eastAsia="標楷體" w:hAnsi="Times New Roman" w:cs="Times New Roman"/>
            <w:noProof/>
          </w:rPr>
          <w:t>27</w:t>
        </w:r>
      </w:hyperlink>
      <w:r w:rsidR="00926437">
        <w:rPr>
          <w:rFonts w:ascii="Times New Roman" w:eastAsia="標楷體" w:hAnsi="Times New Roman" w:cs="Times New Roman"/>
          <w:noProof/>
        </w:rPr>
        <w:t>]</w:t>
      </w:r>
      <w:r w:rsidR="00C72EE5" w:rsidRPr="00A756F0">
        <w:rPr>
          <w:rFonts w:ascii="Times New Roman" w:eastAsia="標楷體" w:hAnsi="Times New Roman" w:cs="Times New Roman"/>
        </w:rPr>
        <w:fldChar w:fldCharType="end"/>
      </w:r>
      <w:r w:rsidRPr="00A756F0">
        <w:rPr>
          <w:rFonts w:ascii="Times New Roman" w:eastAsia="標楷體" w:hAnsi="Times New Roman" w:cs="Times New Roman"/>
        </w:rPr>
        <w:t xml:space="preserve"> proposed a hybrid method combining Ant Colony System (ACS) and Memetic Algorithm for the Heterogeneous Vehicle Routing Problem</w:t>
      </w:r>
      <w:r w:rsidRPr="00A756F0">
        <w:rPr>
          <w:rFonts w:ascii="Times New Roman" w:eastAsia="標楷體" w:hAnsi="Times New Roman" w:cs="Times New Roman" w:hint="eastAsia"/>
        </w:rPr>
        <w:t xml:space="preserve"> with </w:t>
      </w:r>
      <w:r w:rsidRPr="00A756F0">
        <w:rPr>
          <w:rFonts w:ascii="Times New Roman" w:eastAsia="標楷體" w:hAnsi="Times New Roman" w:cs="Times New Roman"/>
        </w:rPr>
        <w:t xml:space="preserve">Time Windows </w:t>
      </w:r>
      <w:r w:rsidRPr="00A756F0">
        <w:rPr>
          <w:rFonts w:ascii="Times New Roman" w:eastAsia="標楷體" w:hAnsi="Times New Roman" w:cs="Times New Roman" w:hint="eastAsia"/>
        </w:rPr>
        <w:t>(</w:t>
      </w:r>
      <w:r w:rsidRPr="00A756F0">
        <w:rPr>
          <w:rFonts w:ascii="Times New Roman" w:eastAsia="標楷體" w:hAnsi="Times New Roman" w:cs="Times New Roman"/>
        </w:rPr>
        <w:t>HVRPTW</w:t>
      </w:r>
      <w:r w:rsidRPr="00A756F0">
        <w:rPr>
          <w:rFonts w:ascii="Times New Roman" w:eastAsia="標楷體" w:hAnsi="Times New Roman" w:cs="Times New Roman" w:hint="eastAsia"/>
        </w:rPr>
        <w:t xml:space="preserve">) </w:t>
      </w:r>
      <w:r w:rsidRPr="00A756F0">
        <w:rPr>
          <w:rFonts w:ascii="Times New Roman" w:eastAsia="標楷體" w:hAnsi="Times New Roman" w:cs="Times New Roman"/>
        </w:rPr>
        <w:t xml:space="preserve">problem, where ACS performs global construction and Variable Neighborhood Tabu Search (VNTS) is used for local </w:t>
      </w:r>
      <w:r w:rsidR="0077647A" w:rsidRPr="00A756F0">
        <w:rPr>
          <w:rFonts w:ascii="Times New Roman" w:eastAsia="標楷體" w:hAnsi="Times New Roman" w:cs="Times New Roman" w:hint="eastAsia"/>
        </w:rPr>
        <w:t>search</w:t>
      </w:r>
      <w:r w:rsidRPr="00A756F0">
        <w:rPr>
          <w:rFonts w:ascii="Times New Roman" w:eastAsia="標楷體" w:hAnsi="Times New Roman" w:cs="Times New Roman"/>
        </w:rPr>
        <w:t xml:space="preserve">, </w:t>
      </w:r>
      <w:r w:rsidR="008A156E" w:rsidRPr="00A756F0">
        <w:rPr>
          <w:rFonts w:ascii="Times New Roman" w:eastAsia="標楷體" w:hAnsi="Times New Roman" w:cs="Times New Roman" w:hint="eastAsia"/>
        </w:rPr>
        <w:t xml:space="preserve">in combination </w:t>
      </w:r>
      <w:r w:rsidRPr="00A756F0">
        <w:rPr>
          <w:rFonts w:ascii="Times New Roman" w:eastAsia="標楷體" w:hAnsi="Times New Roman" w:cs="Times New Roman"/>
        </w:rPr>
        <w:t>with a holding list mechanism to manage unserved customers, resulting in reduced routing cost and improved convergence behavior.</w:t>
      </w:r>
    </w:p>
    <w:p w14:paraId="49845DAA" w14:textId="0F0BB70C" w:rsidR="0046512B" w:rsidRPr="008A5348" w:rsidRDefault="003E0922" w:rsidP="000B5358">
      <w:pPr>
        <w:widowControl/>
        <w:spacing w:before="240" w:line="360" w:lineRule="auto"/>
        <w:jc w:val="both"/>
        <w:rPr>
          <w:rFonts w:ascii="Times New Roman" w:eastAsia="標楷體" w:hAnsi="Times New Roman" w:cs="Times New Roman"/>
        </w:rPr>
      </w:pPr>
      <w:bookmarkStart w:id="10" w:name="_Toc233808481"/>
      <w:r w:rsidRPr="00ED1053">
        <w:rPr>
          <w:rFonts w:ascii="Times New Roman" w:eastAsia="標楷體" w:hAnsi="Times New Roman" w:cs="Times New Roman" w:hint="eastAsia"/>
          <w:i/>
          <w:iCs/>
        </w:rPr>
        <w:t>2.</w:t>
      </w:r>
      <w:r w:rsidR="002F0649" w:rsidRPr="00ED1053">
        <w:rPr>
          <w:rFonts w:ascii="Times New Roman" w:eastAsia="標楷體" w:hAnsi="Times New Roman" w:cs="Times New Roman" w:hint="eastAsia"/>
          <w:i/>
          <w:iCs/>
        </w:rPr>
        <w:t>4</w:t>
      </w:r>
      <w:r w:rsidRPr="00ED1053">
        <w:rPr>
          <w:rFonts w:ascii="Times New Roman" w:eastAsia="標楷體" w:hAnsi="Times New Roman" w:cs="Times New Roman" w:hint="eastAsia"/>
          <w:i/>
          <w:iCs/>
        </w:rPr>
        <w:t xml:space="preserve"> </w:t>
      </w:r>
      <w:bookmarkEnd w:id="10"/>
      <w:r w:rsidR="00667CFF" w:rsidRPr="00ED1053">
        <w:rPr>
          <w:rFonts w:ascii="Times New Roman" w:eastAsia="標楷體" w:hAnsi="Times New Roman" w:cs="Times New Roman"/>
          <w:i/>
          <w:iCs/>
        </w:rPr>
        <w:t xml:space="preserve">Comparison with </w:t>
      </w:r>
      <w:r w:rsidR="00876F26" w:rsidRPr="00ED1053">
        <w:rPr>
          <w:rFonts w:ascii="Times New Roman" w:eastAsia="標楷體" w:hAnsi="Times New Roman" w:cs="Times New Roman" w:hint="eastAsia"/>
          <w:i/>
          <w:iCs/>
        </w:rPr>
        <w:t>e</w:t>
      </w:r>
      <w:r w:rsidR="00667CFF" w:rsidRPr="00ED1053">
        <w:rPr>
          <w:rFonts w:ascii="Times New Roman" w:eastAsia="標楷體" w:hAnsi="Times New Roman" w:cs="Times New Roman"/>
          <w:i/>
          <w:iCs/>
        </w:rPr>
        <w:t xml:space="preserve">xisting </w:t>
      </w:r>
      <w:r w:rsidR="00876F26" w:rsidRPr="00ED1053">
        <w:rPr>
          <w:rFonts w:ascii="Times New Roman" w:eastAsia="標楷體" w:hAnsi="Times New Roman" w:cs="Times New Roman" w:hint="eastAsia"/>
          <w:i/>
          <w:iCs/>
        </w:rPr>
        <w:t>VRP</w:t>
      </w:r>
      <w:r w:rsidR="00667CFF" w:rsidRPr="00ED1053">
        <w:rPr>
          <w:rFonts w:ascii="Times New Roman" w:eastAsia="標楷體" w:hAnsi="Times New Roman" w:cs="Times New Roman"/>
          <w:i/>
          <w:iCs/>
        </w:rPr>
        <w:t xml:space="preserve"> </w:t>
      </w:r>
      <w:r w:rsidR="00876F26" w:rsidRPr="00ED1053">
        <w:rPr>
          <w:rFonts w:ascii="Times New Roman" w:eastAsia="標楷體" w:hAnsi="Times New Roman" w:cs="Times New Roman" w:hint="eastAsia"/>
          <w:i/>
          <w:iCs/>
        </w:rPr>
        <w:t>v</w:t>
      </w:r>
      <w:r w:rsidR="00667CFF" w:rsidRPr="00ED1053">
        <w:rPr>
          <w:rFonts w:ascii="Times New Roman" w:eastAsia="標楷體" w:hAnsi="Times New Roman" w:cs="Times New Roman"/>
          <w:i/>
          <w:iCs/>
        </w:rPr>
        <w:t>ariants</w:t>
      </w:r>
    </w:p>
    <w:p w14:paraId="6E22C22C" w14:textId="30E47274" w:rsidR="007C6533" w:rsidRPr="00ED1053" w:rsidRDefault="007E250F" w:rsidP="00E4714F">
      <w:pPr>
        <w:widowControl/>
        <w:spacing w:before="240" w:line="240" w:lineRule="auto"/>
        <w:outlineLvl w:val="2"/>
        <w:rPr>
          <w:rFonts w:ascii="Times New Roman" w:eastAsia="標楷體" w:hAnsi="Times New Roman" w:cs="Times New Roman"/>
        </w:rPr>
      </w:pPr>
      <w:bookmarkStart w:id="11" w:name="_Toc233808482"/>
      <w:proofErr w:type="gramStart"/>
      <w:r w:rsidRPr="00ED1053">
        <w:rPr>
          <w:rFonts w:ascii="Times New Roman" w:eastAsia="標楷體" w:hAnsi="Times New Roman" w:cs="Times New Roman" w:hint="eastAsia"/>
        </w:rPr>
        <w:t>2.</w:t>
      </w:r>
      <w:r w:rsidR="002F0649" w:rsidRPr="00ED1053">
        <w:rPr>
          <w:rFonts w:ascii="Times New Roman" w:eastAsia="標楷體" w:hAnsi="Times New Roman" w:cs="Times New Roman" w:hint="eastAsia"/>
        </w:rPr>
        <w:t>4</w:t>
      </w:r>
      <w:r w:rsidRPr="00ED1053">
        <w:rPr>
          <w:rFonts w:ascii="Times New Roman" w:eastAsia="標楷體" w:hAnsi="Times New Roman" w:cs="Times New Roman" w:hint="eastAsia"/>
        </w:rPr>
        <w:t>.1</w:t>
      </w:r>
      <w:r w:rsidR="002E0E12" w:rsidRPr="00ED1053">
        <w:rPr>
          <w:rFonts w:ascii="Times New Roman" w:eastAsia="標楷體" w:hAnsi="Times New Roman" w:cs="Times New Roman" w:hint="eastAsia"/>
        </w:rPr>
        <w:t xml:space="preserve"> </w:t>
      </w:r>
      <w:bookmarkEnd w:id="11"/>
      <w:r w:rsidR="00ED1053">
        <w:rPr>
          <w:rFonts w:ascii="Times New Roman" w:eastAsia="標楷體" w:hAnsi="Times New Roman" w:cs="Times New Roman" w:hint="eastAsia"/>
        </w:rPr>
        <w:t xml:space="preserve"> </w:t>
      </w:r>
      <w:r w:rsidR="00876F26" w:rsidRPr="00ED1053">
        <w:rPr>
          <w:rFonts w:ascii="Times New Roman" w:eastAsia="標楷體" w:hAnsi="Times New Roman" w:cs="Times New Roman"/>
        </w:rPr>
        <w:t>Practical</w:t>
      </w:r>
      <w:proofErr w:type="gramEnd"/>
      <w:r w:rsidR="00876F26" w:rsidRPr="00ED1053">
        <w:rPr>
          <w:rFonts w:ascii="Times New Roman" w:eastAsia="標楷體" w:hAnsi="Times New Roman" w:cs="Times New Roman"/>
        </w:rPr>
        <w:t xml:space="preserve"> </w:t>
      </w:r>
      <w:r w:rsidR="00876F26" w:rsidRPr="00ED1053">
        <w:rPr>
          <w:rFonts w:ascii="Times New Roman" w:eastAsia="標楷體" w:hAnsi="Times New Roman" w:cs="Times New Roman" w:hint="eastAsia"/>
        </w:rPr>
        <w:t>l</w:t>
      </w:r>
      <w:r w:rsidR="00876F26" w:rsidRPr="00ED1053">
        <w:rPr>
          <w:rFonts w:ascii="Times New Roman" w:eastAsia="標楷體" w:hAnsi="Times New Roman" w:cs="Times New Roman"/>
        </w:rPr>
        <w:t xml:space="preserve">imitations of </w:t>
      </w:r>
      <w:r w:rsidR="00876F26" w:rsidRPr="00ED1053">
        <w:rPr>
          <w:rFonts w:ascii="Times New Roman" w:eastAsia="標楷體" w:hAnsi="Times New Roman" w:cs="Times New Roman" w:hint="eastAsia"/>
        </w:rPr>
        <w:t>e</w:t>
      </w:r>
      <w:r w:rsidR="00876F26" w:rsidRPr="00ED1053">
        <w:rPr>
          <w:rFonts w:ascii="Times New Roman" w:eastAsia="標楷體" w:hAnsi="Times New Roman" w:cs="Times New Roman"/>
        </w:rPr>
        <w:t xml:space="preserve">xisting VRP </w:t>
      </w:r>
      <w:r w:rsidR="00876F26" w:rsidRPr="00ED1053">
        <w:rPr>
          <w:rFonts w:ascii="Times New Roman" w:eastAsia="標楷體" w:hAnsi="Times New Roman" w:cs="Times New Roman" w:hint="eastAsia"/>
        </w:rPr>
        <w:t>m</w:t>
      </w:r>
      <w:r w:rsidR="00876F26" w:rsidRPr="00ED1053">
        <w:rPr>
          <w:rFonts w:ascii="Times New Roman" w:eastAsia="標楷體" w:hAnsi="Times New Roman" w:cs="Times New Roman"/>
        </w:rPr>
        <w:t>odels</w:t>
      </w:r>
    </w:p>
    <w:p w14:paraId="7BA93BD3" w14:textId="02F67A2D" w:rsidR="00D37760" w:rsidRPr="00A756F0" w:rsidRDefault="00D37760"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VRP models and their extensions have been extensively studied for logistics optimization. However, most existing studies primarily focus on global optimization, while practical operational constraints are relatively less considered. Consequently, theoretically optimal solutions may be difficult to directly apply in real-world logistics environments.</w:t>
      </w:r>
      <w:r w:rsidRPr="00A756F0">
        <w:rPr>
          <w:rFonts w:ascii="Times New Roman" w:eastAsia="標楷體" w:hAnsi="Times New Roman" w:cs="Times New Roman" w:hint="eastAsia"/>
        </w:rPr>
        <w:t xml:space="preserve"> </w:t>
      </w:r>
      <w:r w:rsidR="001818A8" w:rsidRPr="00A756F0">
        <w:rPr>
          <w:rFonts w:ascii="Times New Roman" w:eastAsia="標楷體" w:hAnsi="Times New Roman" w:cs="Times New Roman"/>
        </w:rPr>
        <w:t xml:space="preserve">Existing </w:t>
      </w:r>
      <w:r w:rsidRPr="00A756F0">
        <w:rPr>
          <w:rFonts w:ascii="Times New Roman" w:eastAsia="標楷體" w:hAnsi="Times New Roman" w:cs="Times New Roman"/>
        </w:rPr>
        <w:t xml:space="preserve">VRP </w:t>
      </w:r>
      <w:r w:rsidR="001818A8" w:rsidRPr="00A756F0">
        <w:rPr>
          <w:rFonts w:ascii="Times New Roman" w:eastAsia="標楷體" w:hAnsi="Times New Roman" w:cs="Times New Roman"/>
        </w:rPr>
        <w:t xml:space="preserve">formulations </w:t>
      </w:r>
      <w:r w:rsidR="001818A8" w:rsidRPr="00A756F0">
        <w:rPr>
          <w:rFonts w:ascii="Times New Roman" w:eastAsia="標楷體" w:hAnsi="Times New Roman" w:cs="Times New Roman" w:hint="eastAsia"/>
        </w:rPr>
        <w:t xml:space="preserve">and </w:t>
      </w:r>
      <w:r w:rsidRPr="00A756F0">
        <w:rPr>
          <w:rFonts w:ascii="Times New Roman" w:eastAsia="標楷體" w:hAnsi="Times New Roman" w:cs="Times New Roman"/>
        </w:rPr>
        <w:t xml:space="preserve">variants, such as </w:t>
      </w:r>
      <w:r w:rsidRPr="00A756F0">
        <w:rPr>
          <w:rFonts w:ascii="Times New Roman" w:eastAsia="標楷體" w:hAnsi="Times New Roman" w:cs="Times New Roman" w:hint="eastAsia"/>
        </w:rPr>
        <w:t>CVRP</w:t>
      </w:r>
      <w:r w:rsidRPr="00A756F0">
        <w:rPr>
          <w:rFonts w:ascii="Times New Roman" w:eastAsia="標楷體" w:hAnsi="Times New Roman" w:cs="Times New Roman"/>
        </w:rPr>
        <w:t xml:space="preserve"> and VRP</w:t>
      </w:r>
      <w:r w:rsidRPr="00A756F0">
        <w:rPr>
          <w:rFonts w:ascii="Times New Roman" w:eastAsia="標楷體" w:hAnsi="Times New Roman" w:cs="Times New Roman" w:hint="eastAsia"/>
        </w:rPr>
        <w:t>TW</w:t>
      </w:r>
      <w:r w:rsidRPr="00A756F0">
        <w:rPr>
          <w:rFonts w:ascii="Times New Roman" w:eastAsia="標楷體" w:hAnsi="Times New Roman" w:cs="Times New Roman"/>
        </w:rPr>
        <w:t xml:space="preserve">, generally assume that delivery demands are known in advance and </w:t>
      </w:r>
      <w:r w:rsidR="001818A8" w:rsidRPr="00A756F0">
        <w:rPr>
          <w:rFonts w:ascii="Times New Roman" w:eastAsia="標楷體" w:hAnsi="Times New Roman" w:cs="Times New Roman"/>
        </w:rPr>
        <w:t>optimize customer sequences and vehicle assignments through global route reconstruction</w:t>
      </w:r>
      <w:r w:rsidRPr="00A756F0">
        <w:rPr>
          <w:rFonts w:ascii="Times New Roman" w:eastAsia="標楷體" w:hAnsi="Times New Roman" w:cs="Times New Roman"/>
        </w:rPr>
        <w:t>. In addition, VRPTW commonly permits vehicles to arrive before the beginning of a time window and wait until service is available. However, in the practical environment considered in this study, vehicles must arrive within the specified delivery period, and early arrival with waiting is not allowed, resulting in a more restricted feasible solution space.</w:t>
      </w:r>
    </w:p>
    <w:p w14:paraId="45C1C9B4" w14:textId="3250DAA5" w:rsidR="00D37760" w:rsidRPr="00A756F0" w:rsidRDefault="001818A8"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 xml:space="preserve">However, the problem investigated in this study differs from these global optimization settings, as existing main-route structures must be preserved. </w:t>
      </w:r>
      <w:r w:rsidR="00D37760" w:rsidRPr="00A756F0">
        <w:rPr>
          <w:rFonts w:ascii="Times New Roman" w:eastAsia="標楷體" w:hAnsi="Times New Roman" w:cs="Times New Roman"/>
        </w:rPr>
        <w:t xml:space="preserve">In practice, main routes are established based on </w:t>
      </w:r>
      <w:r w:rsidR="00D37760" w:rsidRPr="00A756F0">
        <w:rPr>
          <w:rFonts w:ascii="Times New Roman" w:eastAsia="標楷體" w:hAnsi="Times New Roman" w:cs="Times New Roman"/>
        </w:rPr>
        <w:lastRenderedPageBreak/>
        <w:t xml:space="preserve">historical experience, and drivers are familiar with fixed store sequences. Therefore, unrestricted route reorganization, even with improved optimization results, may reduce practical acceptance. Furthermore, logistics companies typically prioritize utilizing remaining capacity of existing routes before activating additional support routes, indicating a hierarchical decision process that is rarely represented in </w:t>
      </w:r>
      <w:r w:rsidR="00503795">
        <w:rPr>
          <w:rFonts w:ascii="Times New Roman" w:eastAsia="標楷體" w:hAnsi="Times New Roman" w:cs="Times New Roman" w:hint="eastAsia"/>
        </w:rPr>
        <w:t>e</w:t>
      </w:r>
      <w:r w:rsidRPr="00A756F0">
        <w:rPr>
          <w:rFonts w:ascii="Times New Roman" w:eastAsia="標楷體" w:hAnsi="Times New Roman" w:cs="Times New Roman" w:hint="eastAsia"/>
        </w:rPr>
        <w:t xml:space="preserve">xisting </w:t>
      </w:r>
      <w:r w:rsidR="00D37760" w:rsidRPr="00A756F0">
        <w:rPr>
          <w:rFonts w:ascii="Times New Roman" w:eastAsia="標楷體" w:hAnsi="Times New Roman" w:cs="Times New Roman"/>
        </w:rPr>
        <w:t>VRP models.</w:t>
      </w:r>
      <w:r w:rsidR="00D37760" w:rsidRPr="00A756F0">
        <w:rPr>
          <w:rFonts w:ascii="Times New Roman" w:eastAsia="標楷體" w:hAnsi="Times New Roman" w:cs="Times New Roman" w:hint="eastAsia"/>
        </w:rPr>
        <w:t xml:space="preserve"> </w:t>
      </w:r>
      <w:r w:rsidR="00D37760" w:rsidRPr="00A756F0">
        <w:rPr>
          <w:rFonts w:ascii="Times New Roman" w:eastAsia="標楷體" w:hAnsi="Times New Roman" w:cs="Times New Roman"/>
        </w:rPr>
        <w:t>Although manual planning procedures can maintain operational feasibility through experience-based decisions, they are time-consuming and difficult to optimize globally when multiple routes require adjustment simultaneously. Therefore, existing VRP models still lack sufficient consideration of fixed route structures, operational preferences, and hierarchical dispatching decisions. This motivates the development of an optimization framework that balances practical feasibility and computational efficiency.</w:t>
      </w:r>
    </w:p>
    <w:p w14:paraId="2086C421" w14:textId="470798B8" w:rsidR="00424F7D" w:rsidRPr="00ED1053" w:rsidRDefault="00424F7D" w:rsidP="00E4714F">
      <w:pPr>
        <w:widowControl/>
        <w:spacing w:before="240" w:line="240" w:lineRule="auto"/>
        <w:outlineLvl w:val="2"/>
        <w:rPr>
          <w:rFonts w:ascii="Times New Roman" w:eastAsia="標楷體" w:hAnsi="Times New Roman" w:cs="Times New Roman"/>
        </w:rPr>
      </w:pPr>
      <w:bookmarkStart w:id="12" w:name="_Toc233808483"/>
      <w:proofErr w:type="gramStart"/>
      <w:r w:rsidRPr="00ED1053">
        <w:rPr>
          <w:rFonts w:ascii="Times New Roman" w:eastAsia="標楷體" w:hAnsi="Times New Roman" w:cs="Times New Roman" w:hint="eastAsia"/>
        </w:rPr>
        <w:t>2.</w:t>
      </w:r>
      <w:r w:rsidR="002F0649" w:rsidRPr="00ED1053">
        <w:rPr>
          <w:rFonts w:ascii="Times New Roman" w:eastAsia="標楷體" w:hAnsi="Times New Roman" w:cs="Times New Roman" w:hint="eastAsia"/>
        </w:rPr>
        <w:t>4</w:t>
      </w:r>
      <w:r w:rsidRPr="00ED1053">
        <w:rPr>
          <w:rFonts w:ascii="Times New Roman" w:eastAsia="標楷體" w:hAnsi="Times New Roman" w:cs="Times New Roman" w:hint="eastAsia"/>
        </w:rPr>
        <w:t xml:space="preserve">.2 </w:t>
      </w:r>
      <w:bookmarkEnd w:id="12"/>
      <w:r w:rsidR="00ED1053" w:rsidRPr="00ED1053">
        <w:rPr>
          <w:rFonts w:ascii="Times New Roman" w:eastAsia="標楷體" w:hAnsi="Times New Roman" w:cs="Times New Roman" w:hint="eastAsia"/>
        </w:rPr>
        <w:t xml:space="preserve"> </w:t>
      </w:r>
      <w:r w:rsidR="00876F26" w:rsidRPr="00ED1053">
        <w:rPr>
          <w:rFonts w:ascii="Times New Roman" w:eastAsia="標楷體" w:hAnsi="Times New Roman" w:cs="Times New Roman"/>
        </w:rPr>
        <w:t>Multi</w:t>
      </w:r>
      <w:proofErr w:type="gramEnd"/>
      <w:r w:rsidR="00876F26" w:rsidRPr="00ED1053">
        <w:rPr>
          <w:rFonts w:ascii="Times New Roman" w:eastAsia="標楷體" w:hAnsi="Times New Roman" w:cs="Times New Roman"/>
        </w:rPr>
        <w:t>-Stage Optimization Strategies for Complex VRP Problems</w:t>
      </w:r>
    </w:p>
    <w:p w14:paraId="27994D29" w14:textId="2FD0ABF4" w:rsidR="00D37760" w:rsidRPr="00A756F0" w:rsidRDefault="00D37760"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In addition to modeling limitations, practical logistics operations involve multiple constraints and hierarchical decision objectives, making it difficult for a single algorithm to effectively handle all decision stages. Therefore, multi-stage strategies have been increasingly adopted by decomposing complex problems into smaller subproblems and applying appropriate optimization methods according to problem characteristics.</w:t>
      </w:r>
      <w:r w:rsidRPr="00A756F0">
        <w:rPr>
          <w:rFonts w:ascii="Times New Roman" w:eastAsia="標楷體" w:hAnsi="Times New Roman" w:cs="Times New Roman" w:hint="eastAsia"/>
        </w:rPr>
        <w:t xml:space="preserve"> </w:t>
      </w:r>
      <w:r w:rsidRPr="00A756F0">
        <w:rPr>
          <w:rFonts w:ascii="Times New Roman" w:eastAsia="標楷體" w:hAnsi="Times New Roman" w:cs="Times New Roman"/>
        </w:rPr>
        <w:t>For VRP and its variants, the search space grows rapidly with the number of nodes, limiting the effectiveness of single-stage global optimization methods. Decomposition-based approaches can reduce problem complexity and improve solution efficiency by dividing the original problem into manageable components.</w:t>
      </w:r>
    </w:p>
    <w:p w14:paraId="507B884D" w14:textId="600364FF" w:rsidR="00D37760" w:rsidRPr="00A756F0" w:rsidRDefault="00D37760"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 xml:space="preserve">In VRP-related studies, Frías et al. </w:t>
      </w:r>
      <w:r w:rsidRPr="00A756F0">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&lt;EndNote&gt;&lt;Cite&gt;&lt;Author&gt;Frías&lt;/Author&gt;&lt;Year&gt;2023&lt;/Year&gt;&lt;RecNum&gt;36&lt;/RecNum&gt;&lt;DisplayText&gt;[28]&lt;/DisplayText&gt;&lt;record&gt;&lt;rec-number&gt;36&lt;/rec-number&gt;&lt;foreign-keys&gt;&lt;key app="EN" db-id="ss9d92t5rxvx52etwat50vfop09fw09sax2w" timestamp="1770446214"&gt;36&lt;/key&gt;&lt;/foreign-keys&gt;&lt;ref-type name="Journal Article"&gt;17&lt;/ref-type&gt;&lt;contributors&gt;&lt;authors&gt;&lt;author&gt;Frías, Nicolás&lt;/author&gt;&lt;author&gt;Johnson, Franklin&lt;/author&gt;&lt;author&gt;Valle, Carlos&lt;/author&gt;&lt;/authors&gt;&lt;/contributors&gt;&lt;titles&gt;&lt;title&gt;Hybrid algorithms for energy minimizing vehicle routing problem: Integrating clusterization and ant colony optimization&lt;/title&gt;&lt;secondary-title&gt;IEEE Access&lt;/secondary-title&gt;&lt;/titles&gt;&lt;periodical&gt;&lt;full-title&gt;IEEE Access&lt;/full-title&gt;&lt;/periodical&gt;&lt;pages&gt;125800-125821&lt;/pages&gt;&lt;volume&gt;11&lt;/volume&gt;&lt;dates&gt;&lt;year&gt;2023&lt;/year&gt;&lt;/dates&gt;&lt;isbn&gt;2169-3536&lt;/isbn&gt;&lt;urls&gt;&lt;/urls&gt;&lt;/record&gt;&lt;/Cite&gt;&lt;/EndNote&gt;</w:instrText>
      </w:r>
      <w:r w:rsidRPr="00A756F0">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28" w:tooltip="Frías, 2023 #36" w:history="1">
        <w:r w:rsidR="003B23F1">
          <w:rPr>
            <w:rFonts w:ascii="Times New Roman" w:eastAsia="標楷體" w:hAnsi="Times New Roman" w:cs="Times New Roman"/>
            <w:noProof/>
          </w:rPr>
          <w:t>28</w:t>
        </w:r>
      </w:hyperlink>
      <w:r w:rsidR="00926437">
        <w:rPr>
          <w:rFonts w:ascii="Times New Roman" w:eastAsia="標楷體" w:hAnsi="Times New Roman" w:cs="Times New Roman"/>
          <w:noProof/>
        </w:rPr>
        <w:t>]</w:t>
      </w:r>
      <w:r w:rsidRPr="00A756F0">
        <w:rPr>
          <w:rFonts w:ascii="Times New Roman" w:eastAsia="標楷體" w:hAnsi="Times New Roman" w:cs="Times New Roman"/>
        </w:rPr>
        <w:fldChar w:fldCharType="end"/>
      </w:r>
      <w:r w:rsidRPr="00A756F0">
        <w:rPr>
          <w:rFonts w:ascii="Times New Roman" w:eastAsia="標楷體" w:hAnsi="Times New Roman" w:cs="Times New Roman"/>
        </w:rPr>
        <w:t xml:space="preserve"> proposed a two-phase hybrid algorithm for the Energy Minimizing Vehicle Routing Problem by combining clustering methods, ACO, and local search to reduce problem complexity and improve solution quality. Similarly, Jiao et al. </w:t>
      </w:r>
      <w:r w:rsidRPr="00A756F0">
        <w:rPr>
          <w:rFonts w:ascii="Times New Roman" w:eastAsia="標楷體" w:hAnsi="Times New Roman" w:cs="Times New Roman"/>
        </w:rPr>
        <w:fldChar w:fldCharType="begin"/>
      </w:r>
      <w:r w:rsidR="00926437">
        <w:rPr>
          <w:rFonts w:ascii="Times New Roman" w:eastAsia="標楷體" w:hAnsi="Times New Roman" w:cs="Times New Roman"/>
        </w:rPr>
        <w:instrText xml:space="preserve"> ADDIN EN.CITE &lt;EndNote&gt;&lt;Cite&gt;&lt;Author&gt;Jiao&lt;/Author&gt;&lt;Year&gt;2023&lt;/Year&gt;&lt;RecNum&gt;54&lt;/RecNum&gt;&lt;DisplayText&gt;[29]&lt;/DisplayText&gt;&lt;record&gt;&lt;rec-number&gt;54&lt;/rec-number&gt;&lt;foreign-keys&gt;&lt;key app="EN" db-id="ss9d92t5rxvx52etwat50vfop09fw09sax2w" timestamp="1775980595"&gt;54&lt;/key&gt;&lt;/foreign-keys&gt;&lt;ref-type name="Journal Article"&gt;17&lt;/ref-type&gt;&lt;contributors&gt;&lt;authors&gt;&lt;author&gt;Jiao, Lei&lt;/author&gt;&lt;author&gt;Peng, Zhihong&lt;/author&gt;&lt;author&gt;Xi, Lele&lt;/author&gt;&lt;author&gt;Guo, Miao&lt;/author&gt;&lt;author&gt;Ding, Shuxin&lt;/author&gt;&lt;author&gt;Wei, Yue&lt;/author&gt;&lt;/authors&gt;&lt;/contributors&gt;&lt;titles&gt;&lt;title&gt;A multi-stage heuristic algorithm based on task grouping for vehicle routing problem with energy constraint in disasters&lt;/title&gt;&lt;secondary-title&gt;Expert systems with Applications&lt;/secondary-title&gt;&lt;/titles&gt;&lt;periodical&gt;&lt;full-title&gt;expert systems with applications&lt;/full-title&gt;&lt;/periodical&gt;&lt;pages&gt;118740&lt;/pages&gt;&lt;volume&gt;212&lt;/volume&gt;&lt;dates&gt;&lt;year&gt;2023&lt;/year&gt;&lt;/dates&gt;&lt;isbn&gt;0957-4174&lt;/isbn&gt;&lt;urls&gt;&lt;/urls&gt;&lt;/record&gt;&lt;/Cite&gt;&lt;/EndNote&gt;</w:instrText>
      </w:r>
      <w:r w:rsidRPr="00A756F0">
        <w:rPr>
          <w:rFonts w:ascii="Times New Roman" w:eastAsia="標楷體" w:hAnsi="Times New Roman" w:cs="Times New Roman"/>
        </w:rPr>
        <w:fldChar w:fldCharType="separate"/>
      </w:r>
      <w:r w:rsidR="00926437">
        <w:rPr>
          <w:rFonts w:ascii="Times New Roman" w:eastAsia="標楷體" w:hAnsi="Times New Roman" w:cs="Times New Roman"/>
          <w:noProof/>
        </w:rPr>
        <w:t>[</w:t>
      </w:r>
      <w:hyperlink w:anchor="_ENREF_29" w:tooltip="Jiao, 2023 #54" w:history="1">
        <w:r w:rsidR="003B23F1">
          <w:rPr>
            <w:rFonts w:ascii="Times New Roman" w:eastAsia="標楷體" w:hAnsi="Times New Roman" w:cs="Times New Roman"/>
            <w:noProof/>
          </w:rPr>
          <w:t>29</w:t>
        </w:r>
      </w:hyperlink>
      <w:r w:rsidR="00926437">
        <w:rPr>
          <w:rFonts w:ascii="Times New Roman" w:eastAsia="標楷體" w:hAnsi="Times New Roman" w:cs="Times New Roman"/>
          <w:noProof/>
        </w:rPr>
        <w:t>]</w:t>
      </w:r>
      <w:r w:rsidRPr="00A756F0">
        <w:rPr>
          <w:rFonts w:ascii="Times New Roman" w:eastAsia="標楷體" w:hAnsi="Times New Roman" w:cs="Times New Roman"/>
        </w:rPr>
        <w:fldChar w:fldCharType="end"/>
      </w:r>
      <w:r w:rsidRPr="00A756F0">
        <w:rPr>
          <w:rFonts w:ascii="Times New Roman" w:eastAsia="標楷體" w:hAnsi="Times New Roman" w:cs="Times New Roman"/>
        </w:rPr>
        <w:t xml:space="preserve"> developed a multi-stage vehicle routing algorithm based on task grouping for VRPEC, where problem decomposition and sequential optimization improved both computational efficiency and solution performance.</w:t>
      </w:r>
    </w:p>
    <w:p w14:paraId="41E6C4EA" w14:textId="5EFC8BB5" w:rsidR="00D37760" w:rsidRPr="00A756F0" w:rsidRDefault="00D37760"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These studies demonstrate that multi-stage frameworks can effectively balance solution quality and computational efficiency for complex optimization problems. Based on this concept, this study integrates practical logistics planning procedures and decomposes the routing problem into multiple functional stages, where suitable optimization mechanisms are applied to each stage to obtain feasible and high-quality solutions within an acceptable computational time.</w:t>
      </w:r>
    </w:p>
    <w:p w14:paraId="3813EEBA" w14:textId="38C2A5B4" w:rsidR="00F44977" w:rsidRPr="00A756F0" w:rsidRDefault="00152FA8" w:rsidP="00E4714F">
      <w:pPr>
        <w:spacing w:before="240" w:line="240" w:lineRule="auto"/>
        <w:outlineLvl w:val="0"/>
        <w:rPr>
          <w:rFonts w:ascii="Times New Roman" w:eastAsia="標楷體" w:hAnsi="Times New Roman" w:cs="Times New Roman"/>
          <w:b/>
          <w:bCs/>
        </w:rPr>
      </w:pPr>
      <w:r w:rsidRPr="00A756F0">
        <w:rPr>
          <w:rFonts w:ascii="Times New Roman" w:eastAsia="標楷體" w:hAnsi="Times New Roman" w:cs="Times New Roman" w:hint="eastAsia"/>
          <w:b/>
          <w:bCs/>
        </w:rPr>
        <w:t xml:space="preserve">3. </w:t>
      </w:r>
      <w:r w:rsidR="00EC1C90" w:rsidRPr="00A756F0">
        <w:rPr>
          <w:rFonts w:ascii="Times New Roman" w:eastAsia="標楷體" w:hAnsi="Times New Roman" w:cs="Times New Roman"/>
          <w:b/>
          <w:bCs/>
        </w:rPr>
        <w:t>R</w:t>
      </w:r>
      <w:r w:rsidR="004744FA" w:rsidRPr="00A756F0">
        <w:rPr>
          <w:rFonts w:ascii="Times New Roman" w:eastAsia="標楷體" w:hAnsi="Times New Roman" w:cs="Times New Roman" w:hint="eastAsia"/>
          <w:b/>
          <w:bCs/>
        </w:rPr>
        <w:t>esearch</w:t>
      </w:r>
      <w:r w:rsidR="00EC1C90" w:rsidRPr="00A756F0">
        <w:rPr>
          <w:rFonts w:ascii="Times New Roman" w:eastAsia="標楷體" w:hAnsi="Times New Roman" w:cs="Times New Roman"/>
          <w:b/>
          <w:bCs/>
        </w:rPr>
        <w:t xml:space="preserve"> </w:t>
      </w:r>
      <w:r w:rsidR="004744FA" w:rsidRPr="00A756F0">
        <w:rPr>
          <w:rFonts w:ascii="Times New Roman" w:eastAsia="標楷體" w:hAnsi="Times New Roman" w:cs="Times New Roman" w:hint="eastAsia"/>
          <w:b/>
          <w:bCs/>
        </w:rPr>
        <w:t>methodology</w:t>
      </w:r>
    </w:p>
    <w:p w14:paraId="1C3C06D9" w14:textId="795D27E2" w:rsidR="00152FA8" w:rsidRPr="00ED1053" w:rsidRDefault="00152FA8" w:rsidP="009C1CBC">
      <w:pPr>
        <w:spacing w:before="240" w:line="240" w:lineRule="auto"/>
        <w:jc w:val="both"/>
        <w:outlineLvl w:val="1"/>
        <w:rPr>
          <w:rFonts w:ascii="Times New Roman" w:eastAsia="標楷體" w:hAnsi="Times New Roman" w:cs="Times New Roman"/>
          <w:i/>
          <w:iCs/>
        </w:rPr>
      </w:pPr>
      <w:r w:rsidRPr="00ED1053">
        <w:rPr>
          <w:rFonts w:ascii="Times New Roman" w:eastAsia="標楷體" w:hAnsi="Times New Roman" w:cs="Times New Roman"/>
          <w:i/>
          <w:iCs/>
        </w:rPr>
        <w:t>3.1</w:t>
      </w:r>
      <w:r w:rsidRPr="00ED1053">
        <w:rPr>
          <w:rFonts w:ascii="Times New Roman" w:eastAsia="標楷體" w:hAnsi="Times New Roman" w:cs="Times New Roman" w:hint="eastAsia"/>
          <w:i/>
          <w:iCs/>
        </w:rPr>
        <w:t xml:space="preserve"> </w:t>
      </w:r>
      <w:r w:rsidRPr="00ED1053">
        <w:rPr>
          <w:rFonts w:ascii="Times New Roman" w:eastAsia="標楷體" w:hAnsi="Times New Roman" w:cs="Times New Roman"/>
          <w:i/>
          <w:iCs/>
        </w:rPr>
        <w:t>Approach framework</w:t>
      </w:r>
    </w:p>
    <w:p w14:paraId="5E4A40D9" w14:textId="182C9CE4" w:rsidR="00EC1C90" w:rsidRPr="00A756F0" w:rsidRDefault="00EC1C90" w:rsidP="00450C2E">
      <w:pPr>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 xml:space="preserve">We propose a Multi-stage </w:t>
      </w:r>
      <w:r w:rsidR="00F73DB1">
        <w:rPr>
          <w:rFonts w:ascii="Times New Roman" w:eastAsia="標楷體" w:hAnsi="Times New Roman" w:cs="Times New Roman" w:hint="eastAsia"/>
        </w:rPr>
        <w:t>O</w:t>
      </w:r>
      <w:r w:rsidRPr="00A756F0">
        <w:rPr>
          <w:rFonts w:ascii="Times New Roman" w:eastAsia="標楷體" w:hAnsi="Times New Roman" w:cs="Times New Roman"/>
        </w:rPr>
        <w:t xml:space="preserve">perationally </w:t>
      </w:r>
      <w:r w:rsidR="00F73DB1">
        <w:rPr>
          <w:rFonts w:ascii="Times New Roman" w:eastAsia="標楷體" w:hAnsi="Times New Roman" w:cs="Times New Roman" w:hint="eastAsia"/>
        </w:rPr>
        <w:t>C</w:t>
      </w:r>
      <w:r w:rsidRPr="00A756F0">
        <w:rPr>
          <w:rFonts w:ascii="Times New Roman" w:eastAsia="標楷體" w:hAnsi="Times New Roman" w:cs="Times New Roman"/>
        </w:rPr>
        <w:t xml:space="preserve">onstrained </w:t>
      </w:r>
      <w:r w:rsidR="00F73DB1">
        <w:rPr>
          <w:rFonts w:ascii="Times New Roman" w:eastAsia="標楷體" w:hAnsi="Times New Roman" w:cs="Times New Roman" w:hint="eastAsia"/>
        </w:rPr>
        <w:t>VRP</w:t>
      </w:r>
      <w:r w:rsidRPr="00A756F0">
        <w:rPr>
          <w:rFonts w:ascii="Times New Roman" w:eastAsia="標楷體" w:hAnsi="Times New Roman" w:cs="Times New Roman"/>
        </w:rPr>
        <w:t xml:space="preserve"> framework to address logistics route planning under practical operational constraints. As illustrated in</w:t>
      </w:r>
      <w:r w:rsidR="001E1337" w:rsidRPr="00A756F0">
        <w:rPr>
          <w:rFonts w:ascii="Times New Roman" w:eastAsia="標楷體" w:hAnsi="Times New Roman" w:cs="Times New Roman" w:hint="eastAsia"/>
        </w:rPr>
        <w:t xml:space="preserve"> </w:t>
      </w:r>
      <w:r w:rsidR="001E1337" w:rsidRPr="00964ACE">
        <w:rPr>
          <w:rFonts w:ascii="Times New Roman" w:eastAsia="標楷體" w:hAnsi="Times New Roman" w:cs="Times New Roman"/>
        </w:rPr>
        <w:fldChar w:fldCharType="begin"/>
      </w:r>
      <w:r w:rsidR="001E1337" w:rsidRPr="00964ACE">
        <w:rPr>
          <w:rFonts w:ascii="Times New Roman" w:eastAsia="標楷體" w:hAnsi="Times New Roman" w:cs="Times New Roman"/>
        </w:rPr>
        <w:instrText xml:space="preserve"> REF _Ref234404811 \h </w:instrText>
      </w:r>
      <w:r w:rsidR="00DF0AAE" w:rsidRPr="00964ACE">
        <w:rPr>
          <w:rFonts w:ascii="Times New Roman" w:eastAsia="標楷體" w:hAnsi="Times New Roman" w:cs="Times New Roman"/>
        </w:rPr>
        <w:instrText xml:space="preserve"> \* MERGEFORMAT </w:instrText>
      </w:r>
      <w:r w:rsidR="001E1337" w:rsidRPr="00964ACE">
        <w:rPr>
          <w:rFonts w:ascii="Times New Roman" w:eastAsia="標楷體" w:hAnsi="Times New Roman" w:cs="Times New Roman"/>
        </w:rPr>
      </w:r>
      <w:r w:rsidR="001E1337" w:rsidRPr="00964ACE">
        <w:rPr>
          <w:rFonts w:ascii="Times New Roman" w:eastAsia="標楷體" w:hAnsi="Times New Roman" w:cs="Times New Roman"/>
        </w:rPr>
        <w:fldChar w:fldCharType="separate"/>
      </w:r>
      <w:r w:rsidR="001E1337" w:rsidRPr="00964ACE">
        <w:rPr>
          <w:rFonts w:ascii="Times New Roman" w:hAnsi="Times New Roman" w:cs="Times New Roman"/>
        </w:rPr>
        <w:t xml:space="preserve">Figure </w:t>
      </w:r>
      <w:r w:rsidR="001E1337" w:rsidRPr="00964ACE">
        <w:rPr>
          <w:rFonts w:ascii="Times New Roman" w:hAnsi="Times New Roman" w:cs="Times New Roman"/>
          <w:noProof/>
        </w:rPr>
        <w:t>1</w:t>
      </w:r>
      <w:r w:rsidR="001E1337" w:rsidRPr="00964ACE">
        <w:rPr>
          <w:rFonts w:ascii="Times New Roman" w:eastAsia="標楷體" w:hAnsi="Times New Roman" w:cs="Times New Roman"/>
        </w:rPr>
        <w:fldChar w:fldCharType="end"/>
      </w:r>
      <w:r w:rsidRPr="00A756F0">
        <w:rPr>
          <w:rFonts w:ascii="Times New Roman" w:eastAsia="標楷體" w:hAnsi="Times New Roman" w:cs="Times New Roman"/>
        </w:rPr>
        <w:t xml:space="preserve">, the proposed framework consists of four modules: the Data Module, Route Module, API Module, and Evaluation Module. Each module performs a distinct function in the overall optimization process, enabling the framework </w:t>
      </w:r>
      <w:r w:rsidRPr="00A756F0">
        <w:rPr>
          <w:rFonts w:ascii="Times New Roman" w:eastAsia="標楷體" w:hAnsi="Times New Roman" w:cs="Times New Roman"/>
        </w:rPr>
        <w:lastRenderedPageBreak/>
        <w:t>to generate feasible and efficient delivery routes for real-world logistics operations.</w:t>
      </w:r>
    </w:p>
    <w:p w14:paraId="3BD6D49B" w14:textId="77777777" w:rsidR="00EC1C90" w:rsidRPr="00A756F0" w:rsidRDefault="00EC1C90"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noProof/>
        </w:rPr>
        <mc:AlternateContent>
          <mc:Choice Requires="wpc">
            <w:drawing>
              <wp:inline distT="0" distB="0" distL="0" distR="0" wp14:anchorId="1619872D" wp14:editId="6035B52E">
                <wp:extent cx="5521960" cy="2952115"/>
                <wp:effectExtent l="0" t="0" r="21590" b="635"/>
                <wp:docPr id="1926400299" name="畫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175"/>
                      </wpc:whole>
                      <wps:wsp>
                        <wps:cNvPr id="1815684692" name="流程圖: 磁碟 1815684692">
                          <a:extLst>
                            <a:ext uri="{FF2B5EF4-FFF2-40B4-BE49-F238E27FC236}">
                              <a16:creationId xmlns:a16="http://schemas.microsoft.com/office/drawing/2014/main" id="{D67C6A83-B0A3-AC63-5DCA-66E67D6B9A0D}"/>
                            </a:ext>
                          </a:extLst>
                        </wps:cNvPr>
                        <wps:cNvSpPr/>
                        <wps:spPr>
                          <a:xfrm>
                            <a:off x="73842" y="980282"/>
                            <a:ext cx="564132" cy="501917"/>
                          </a:xfrm>
                          <a:prstGeom prst="flowChartMagneticDisk">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051541" name="矩形 139051541">
                          <a:extLst>
                            <a:ext uri="{FF2B5EF4-FFF2-40B4-BE49-F238E27FC236}">
                              <a16:creationId xmlns:a16="http://schemas.microsoft.com/office/drawing/2014/main" id="{3675DB78-A0C8-44C9-E618-8599A3DAD01B}"/>
                            </a:ext>
                          </a:extLst>
                        </wps:cNvPr>
                        <wps:cNvSpPr/>
                        <wps:spPr>
                          <a:xfrm>
                            <a:off x="974508" y="705808"/>
                            <a:ext cx="1325513" cy="862334"/>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3678751" name="矩形 783678751">
                          <a:extLst>
                            <a:ext uri="{FF2B5EF4-FFF2-40B4-BE49-F238E27FC236}">
                              <a16:creationId xmlns:a16="http://schemas.microsoft.com/office/drawing/2014/main" id="{12EA5BE5-FEE9-28A4-4A5B-C9AED946AD32}"/>
                            </a:ext>
                          </a:extLst>
                        </wps:cNvPr>
                        <wps:cNvSpPr/>
                        <wps:spPr>
                          <a:xfrm>
                            <a:off x="794349" y="276138"/>
                            <a:ext cx="3240559" cy="2490915"/>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2472636" name="流程圖: 磁碟 332472636">
                          <a:extLst>
                            <a:ext uri="{FF2B5EF4-FFF2-40B4-BE49-F238E27FC236}">
                              <a16:creationId xmlns:a16="http://schemas.microsoft.com/office/drawing/2014/main" id="{AF0C7D02-11A7-98CE-8BD1-0C56ACC177E6}"/>
                            </a:ext>
                          </a:extLst>
                        </wps:cNvPr>
                        <wps:cNvSpPr/>
                        <wps:spPr>
                          <a:xfrm>
                            <a:off x="76688" y="1996772"/>
                            <a:ext cx="564132" cy="501916"/>
                          </a:xfrm>
                          <a:prstGeom prst="flowChartMagneticDisk">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4664719" name="矩形 264664719">
                          <a:extLst>
                            <a:ext uri="{FF2B5EF4-FFF2-40B4-BE49-F238E27FC236}">
                              <a16:creationId xmlns:a16="http://schemas.microsoft.com/office/drawing/2014/main" id="{C68225BB-5CE2-C055-847D-5E07E8B90226}"/>
                            </a:ext>
                          </a:extLst>
                        </wps:cNvPr>
                        <wps:cNvSpPr/>
                        <wps:spPr>
                          <a:xfrm>
                            <a:off x="4186899" y="1296244"/>
                            <a:ext cx="1335500" cy="1240834"/>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1092087" name="矩形 1891092087">
                          <a:extLst>
                            <a:ext uri="{FF2B5EF4-FFF2-40B4-BE49-F238E27FC236}">
                              <a16:creationId xmlns:a16="http://schemas.microsoft.com/office/drawing/2014/main" id="{40F674D9-898D-6966-0D63-185666CAE892}"/>
                            </a:ext>
                          </a:extLst>
                        </wps:cNvPr>
                        <wps:cNvSpPr/>
                        <wps:spPr>
                          <a:xfrm>
                            <a:off x="2499715" y="705809"/>
                            <a:ext cx="1335500" cy="1877517"/>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2934807" name="矩形 1642934807">
                          <a:extLst>
                            <a:ext uri="{FF2B5EF4-FFF2-40B4-BE49-F238E27FC236}">
                              <a16:creationId xmlns:a16="http://schemas.microsoft.com/office/drawing/2014/main" id="{FE3D706B-C273-338E-3096-CCC991F63771}"/>
                            </a:ext>
                          </a:extLst>
                        </wps:cNvPr>
                        <wps:cNvSpPr/>
                        <wps:spPr>
                          <a:xfrm>
                            <a:off x="2662461" y="105457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1739994" name="矩形 1581739994">
                          <a:extLst>
                            <a:ext uri="{FF2B5EF4-FFF2-40B4-BE49-F238E27FC236}">
                              <a16:creationId xmlns:a16="http://schemas.microsoft.com/office/drawing/2014/main" id="{B5730644-DC64-3CD0-DECE-A0928A6549A7}"/>
                            </a:ext>
                          </a:extLst>
                        </wps:cNvPr>
                        <wps:cNvSpPr/>
                        <wps:spPr>
                          <a:xfrm>
                            <a:off x="2662461" y="2074271"/>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5375503" name="矩形 1695375503">
                          <a:extLst>
                            <a:ext uri="{FF2B5EF4-FFF2-40B4-BE49-F238E27FC236}">
                              <a16:creationId xmlns:a16="http://schemas.microsoft.com/office/drawing/2014/main" id="{1C41F53A-C4B3-1AE4-E6B6-037945246D70}"/>
                            </a:ext>
                          </a:extLst>
                        </wps:cNvPr>
                        <wps:cNvSpPr/>
                        <wps:spPr>
                          <a:xfrm>
                            <a:off x="2659196" y="1565206"/>
                            <a:ext cx="1024027" cy="353322"/>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2231533" name="矩形 1832231533">
                          <a:extLst>
                            <a:ext uri="{FF2B5EF4-FFF2-40B4-BE49-F238E27FC236}">
                              <a16:creationId xmlns:a16="http://schemas.microsoft.com/office/drawing/2014/main" id="{32100E20-21ED-4EED-2EC6-46939BE07811}"/>
                            </a:ext>
                          </a:extLst>
                        </wps:cNvPr>
                        <wps:cNvSpPr/>
                        <wps:spPr>
                          <a:xfrm>
                            <a:off x="1126499" y="105457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5721661" name="矩形 2095721661">
                          <a:extLst>
                            <a:ext uri="{FF2B5EF4-FFF2-40B4-BE49-F238E27FC236}">
                              <a16:creationId xmlns:a16="http://schemas.microsoft.com/office/drawing/2014/main" id="{F72A4A42-80ED-B57F-991F-A4847F08ECD9}"/>
                            </a:ext>
                          </a:extLst>
                        </wps:cNvPr>
                        <wps:cNvSpPr/>
                        <wps:spPr>
                          <a:xfrm>
                            <a:off x="4344652" y="1604470"/>
                            <a:ext cx="1019993" cy="353322"/>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5529072" name="矩形 1875529072">
                          <a:extLst>
                            <a:ext uri="{FF2B5EF4-FFF2-40B4-BE49-F238E27FC236}">
                              <a16:creationId xmlns:a16="http://schemas.microsoft.com/office/drawing/2014/main" id="{6251461C-B851-3E90-1D9D-05CF734E347E}"/>
                            </a:ext>
                          </a:extLst>
                        </wps:cNvPr>
                        <wps:cNvSpPr/>
                        <wps:spPr>
                          <a:xfrm>
                            <a:off x="4344652" y="207435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0664826" name="直線接點 1590664826">
                          <a:extLst>
                            <a:ext uri="{FF2B5EF4-FFF2-40B4-BE49-F238E27FC236}">
                              <a16:creationId xmlns:a16="http://schemas.microsoft.com/office/drawing/2014/main" id="{76B501BB-81BF-3CBE-2A43-771D41E0E8E3}"/>
                            </a:ext>
                          </a:extLst>
                        </wps:cNvPr>
                        <wps:cNvCnPr>
                          <a:cxnSpLocks/>
                        </wps:cNvCnPr>
                        <wps:spPr>
                          <a:xfrm>
                            <a:off x="974508" y="894339"/>
                            <a:ext cx="1325512"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243936463" name="直線接點 1243936463">
                          <a:extLst>
                            <a:ext uri="{FF2B5EF4-FFF2-40B4-BE49-F238E27FC236}">
                              <a16:creationId xmlns:a16="http://schemas.microsoft.com/office/drawing/2014/main" id="{3F81C7DF-E014-A6F2-E473-FDDFA1103179}"/>
                            </a:ext>
                          </a:extLst>
                        </wps:cNvPr>
                        <wps:cNvCnPr>
                          <a:cxnSpLocks/>
                        </wps:cNvCnPr>
                        <wps:spPr>
                          <a:xfrm>
                            <a:off x="4193622" y="1490751"/>
                            <a:ext cx="1325512"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039284028" name="直線接點 1039284028">
                          <a:extLst>
                            <a:ext uri="{FF2B5EF4-FFF2-40B4-BE49-F238E27FC236}">
                              <a16:creationId xmlns:a16="http://schemas.microsoft.com/office/drawing/2014/main" id="{244224C9-D5E6-0059-1B4B-C39DCBA5B0F6}"/>
                            </a:ext>
                          </a:extLst>
                        </wps:cNvPr>
                        <wps:cNvCnPr>
                          <a:cxnSpLocks/>
                        </wps:cNvCnPr>
                        <wps:spPr>
                          <a:xfrm>
                            <a:off x="2503939" y="898366"/>
                            <a:ext cx="1325512"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391581623" name="直線接點 1391581623">
                          <a:extLst>
                            <a:ext uri="{FF2B5EF4-FFF2-40B4-BE49-F238E27FC236}">
                              <a16:creationId xmlns:a16="http://schemas.microsoft.com/office/drawing/2014/main" id="{32B3F461-9EBB-0738-05D2-19E5BCEDD9F7}"/>
                            </a:ext>
                          </a:extLst>
                        </wps:cNvPr>
                        <wps:cNvCnPr>
                          <a:cxnSpLocks/>
                        </wps:cNvCnPr>
                        <wps:spPr>
                          <a:xfrm>
                            <a:off x="794349" y="458864"/>
                            <a:ext cx="3240559"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300634051" name="直線單箭頭接點 1300634051">
                          <a:extLst>
                            <a:ext uri="{FF2B5EF4-FFF2-40B4-BE49-F238E27FC236}">
                              <a16:creationId xmlns:a16="http://schemas.microsoft.com/office/drawing/2014/main" id="{EC5353E4-1EB1-7586-F456-DA2A5FBBB849}"/>
                            </a:ext>
                          </a:extLst>
                        </wps:cNvPr>
                        <wps:cNvCnPr>
                          <a:stCxn id="1815684692" idx="4"/>
                          <a:endCxn id="1832231533" idx="1"/>
                        </wps:cNvCnPr>
                        <wps:spPr>
                          <a:xfrm>
                            <a:off x="637974" y="1231241"/>
                            <a:ext cx="488525" cy="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499535876" name="直線單箭頭接點 499535876">
                          <a:extLst>
                            <a:ext uri="{FF2B5EF4-FFF2-40B4-BE49-F238E27FC236}">
                              <a16:creationId xmlns:a16="http://schemas.microsoft.com/office/drawing/2014/main" id="{C3CB1E7A-761E-9894-E0BB-4D06DBDA6233}"/>
                            </a:ext>
                          </a:extLst>
                        </wps:cNvPr>
                        <wps:cNvCnPr>
                          <a:stCxn id="1832231533" idx="3"/>
                          <a:endCxn id="1642934807" idx="1"/>
                        </wps:cNvCnPr>
                        <wps:spPr>
                          <a:xfrm>
                            <a:off x="2146492" y="1231241"/>
                            <a:ext cx="515969" cy="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105979518" name="矩形 1105979518">
                          <a:extLst>
                            <a:ext uri="{FF2B5EF4-FFF2-40B4-BE49-F238E27FC236}">
                              <a16:creationId xmlns:a16="http://schemas.microsoft.com/office/drawing/2014/main" id="{6A25A944-35D9-CC85-47F5-1DEA2E039635}"/>
                            </a:ext>
                          </a:extLst>
                        </wps:cNvPr>
                        <wps:cNvSpPr/>
                        <wps:spPr>
                          <a:xfrm>
                            <a:off x="970311" y="1722298"/>
                            <a:ext cx="1325513" cy="862334"/>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8564706" name="矩形 1358564706">
                          <a:extLst>
                            <a:ext uri="{FF2B5EF4-FFF2-40B4-BE49-F238E27FC236}">
                              <a16:creationId xmlns:a16="http://schemas.microsoft.com/office/drawing/2014/main" id="{C6D71638-4E0C-97CE-BFC0-7F901E1D7A42}"/>
                            </a:ext>
                          </a:extLst>
                        </wps:cNvPr>
                        <wps:cNvSpPr/>
                        <wps:spPr>
                          <a:xfrm>
                            <a:off x="1123070" y="2071069"/>
                            <a:ext cx="1019993" cy="353323"/>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5281565" name="直線接點 2065281565">
                          <a:extLst>
                            <a:ext uri="{FF2B5EF4-FFF2-40B4-BE49-F238E27FC236}">
                              <a16:creationId xmlns:a16="http://schemas.microsoft.com/office/drawing/2014/main" id="{63E7A507-5839-ED08-5107-9001C2B5A52A}"/>
                            </a:ext>
                          </a:extLst>
                        </wps:cNvPr>
                        <wps:cNvCnPr>
                          <a:cxnSpLocks/>
                        </wps:cNvCnPr>
                        <wps:spPr>
                          <a:xfrm>
                            <a:off x="970311" y="1910829"/>
                            <a:ext cx="1325511"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2059645374" name="直線單箭頭接點 2059645374">
                          <a:extLst>
                            <a:ext uri="{FF2B5EF4-FFF2-40B4-BE49-F238E27FC236}">
                              <a16:creationId xmlns:a16="http://schemas.microsoft.com/office/drawing/2014/main" id="{4DD40364-E6B5-DF60-928D-342CCDA59F43}"/>
                            </a:ext>
                          </a:extLst>
                        </wps:cNvPr>
                        <wps:cNvCnPr>
                          <a:stCxn id="1358564706" idx="1"/>
                          <a:endCxn id="332472636" idx="4"/>
                        </wps:cNvCnPr>
                        <wps:spPr>
                          <a:xfrm flipH="1" flipV="1">
                            <a:off x="640820" y="2247730"/>
                            <a:ext cx="482250" cy="1"/>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038906789" name="直線單箭頭接點 1038906789">
                          <a:extLst>
                            <a:ext uri="{FF2B5EF4-FFF2-40B4-BE49-F238E27FC236}">
                              <a16:creationId xmlns:a16="http://schemas.microsoft.com/office/drawing/2014/main" id="{A89AACC5-EDA7-30D6-8C5C-3CFDA3388786}"/>
                            </a:ext>
                          </a:extLst>
                        </wps:cNvPr>
                        <wps:cNvCnPr>
                          <a:cxnSpLocks/>
                          <a:stCxn id="1642934807" idx="2"/>
                          <a:endCxn id="1695375503" idx="0"/>
                        </wps:cNvCnPr>
                        <wps:spPr>
                          <a:xfrm flipH="1">
                            <a:off x="3171210" y="1407902"/>
                            <a:ext cx="1247" cy="157304"/>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232609907" name="直線單箭頭接點 232609907">
                          <a:extLst>
                            <a:ext uri="{FF2B5EF4-FFF2-40B4-BE49-F238E27FC236}">
                              <a16:creationId xmlns:a16="http://schemas.microsoft.com/office/drawing/2014/main" id="{71733541-0FF4-9610-B234-D7BB2B8487BA}"/>
                            </a:ext>
                          </a:extLst>
                        </wps:cNvPr>
                        <wps:cNvCnPr>
                          <a:cxnSpLocks/>
                          <a:stCxn id="1695375503" idx="2"/>
                          <a:endCxn id="1581739994" idx="0"/>
                        </wps:cNvCnPr>
                        <wps:spPr>
                          <a:xfrm>
                            <a:off x="3171210" y="1918528"/>
                            <a:ext cx="1247" cy="155743"/>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62725503" name="直線單箭頭接點 62725503">
                          <a:extLst>
                            <a:ext uri="{FF2B5EF4-FFF2-40B4-BE49-F238E27FC236}">
                              <a16:creationId xmlns:a16="http://schemas.microsoft.com/office/drawing/2014/main" id="{2059CC4C-CF3E-9185-FDFE-6B9C1C60AAD7}"/>
                            </a:ext>
                          </a:extLst>
                        </wps:cNvPr>
                        <wps:cNvCnPr>
                          <a:stCxn id="1581739994" idx="1"/>
                          <a:endCxn id="1358564706" idx="3"/>
                        </wps:cNvCnPr>
                        <wps:spPr>
                          <a:xfrm flipH="1" flipV="1">
                            <a:off x="2143063" y="2247731"/>
                            <a:ext cx="519398" cy="3202"/>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423564194" name="直線接點 1423564194">
                          <a:extLst>
                            <a:ext uri="{FF2B5EF4-FFF2-40B4-BE49-F238E27FC236}">
                              <a16:creationId xmlns:a16="http://schemas.microsoft.com/office/drawing/2014/main" id="{9B2053DF-3A38-42B4-587B-AFA9E1B852D0}"/>
                            </a:ext>
                          </a:extLst>
                        </wps:cNvPr>
                        <wps:cNvCnPr>
                          <a:cxnSpLocks/>
                        </wps:cNvCnPr>
                        <wps:spPr>
                          <a:xfrm>
                            <a:off x="2405076" y="570597"/>
                            <a:ext cx="1525776"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1682478850" name="接點: 肘形 1682478850">
                          <a:extLst>
                            <a:ext uri="{FF2B5EF4-FFF2-40B4-BE49-F238E27FC236}">
                              <a16:creationId xmlns:a16="http://schemas.microsoft.com/office/drawing/2014/main" id="{FC21A80F-E5D8-4C5D-E4E8-B6D5C1EC458D}"/>
                            </a:ext>
                          </a:extLst>
                        </wps:cNvPr>
                        <wps:cNvCnPr>
                          <a:cxnSpLocks/>
                          <a:endCxn id="2095721661" idx="1"/>
                        </wps:cNvCnPr>
                        <wps:spPr>
                          <a:xfrm rot="16200000" flipH="1">
                            <a:off x="3531877" y="968355"/>
                            <a:ext cx="1210534" cy="415018"/>
                          </a:xfrm>
                          <a:prstGeom prst="bentConnector2">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845721078" name="接點: 肘形 1845721078">
                          <a:extLst>
                            <a:ext uri="{FF2B5EF4-FFF2-40B4-BE49-F238E27FC236}">
                              <a16:creationId xmlns:a16="http://schemas.microsoft.com/office/drawing/2014/main" id="{79BC1FF5-C5B3-EC6E-8976-804520C18AFD}"/>
                            </a:ext>
                          </a:extLst>
                        </wps:cNvPr>
                        <wps:cNvCnPr>
                          <a:cxnSpLocks/>
                        </wps:cNvCnPr>
                        <wps:spPr>
                          <a:xfrm rot="5400000" flipH="1" flipV="1">
                            <a:off x="1984031" y="605756"/>
                            <a:ext cx="72514" cy="767584"/>
                          </a:xfrm>
                          <a:prstGeom prst="bentConnector2">
                            <a:avLst/>
                          </a:prstGeom>
                          <a:ln w="6350"/>
                        </wps:spPr>
                        <wps:style>
                          <a:lnRef idx="2">
                            <a:schemeClr val="dk1"/>
                          </a:lnRef>
                          <a:fillRef idx="0">
                            <a:schemeClr val="dk1"/>
                          </a:fillRef>
                          <a:effectRef idx="1">
                            <a:schemeClr val="dk1"/>
                          </a:effectRef>
                          <a:fontRef idx="minor">
                            <a:schemeClr val="tx1"/>
                          </a:fontRef>
                        </wps:style>
                        <wps:bodyPr/>
                      </wps:wsp>
                      <wps:wsp>
                        <wps:cNvPr id="406183420" name="直線接點 406183420">
                          <a:extLst>
                            <a:ext uri="{FF2B5EF4-FFF2-40B4-BE49-F238E27FC236}">
                              <a16:creationId xmlns:a16="http://schemas.microsoft.com/office/drawing/2014/main" id="{BA9F3956-4A9E-6599-7DFA-EEF35E205ADF}"/>
                            </a:ext>
                          </a:extLst>
                        </wps:cNvPr>
                        <wps:cNvCnPr/>
                        <wps:spPr>
                          <a:xfrm>
                            <a:off x="2405076" y="566723"/>
                            <a:ext cx="0" cy="389587"/>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782247870" name="文字方塊 27">
                          <a:extLst>
                            <a:ext uri="{FF2B5EF4-FFF2-40B4-BE49-F238E27FC236}">
                              <a16:creationId xmlns:a16="http://schemas.microsoft.com/office/drawing/2014/main" id="{5DDE9CAD-977F-FD93-DD3E-0AEA8B93818C}"/>
                            </a:ext>
                          </a:extLst>
                        </wps:cNvPr>
                        <wps:cNvSpPr txBox="1"/>
                        <wps:spPr>
                          <a:xfrm>
                            <a:off x="1123253" y="1054311"/>
                            <a:ext cx="1019810" cy="342892"/>
                          </a:xfrm>
                          <a:prstGeom prst="rect">
                            <a:avLst/>
                          </a:prstGeom>
                          <a:noFill/>
                        </wps:spPr>
                        <wps:txbx>
                          <w:txbxContent>
                            <w:p w14:paraId="0E38BEB4"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 xml:space="preserve">Data </w:t>
                              </w:r>
                              <w:r>
                                <w:rPr>
                                  <w:rFonts w:ascii="Times New Roman" w:hAnsi="Times New Roman" w:cs="Times New Roman" w:hint="eastAsia"/>
                                  <w:color w:val="000000" w:themeColor="text1"/>
                                  <w:kern w:val="24"/>
                                  <w:sz w:val="16"/>
                                  <w:szCs w:val="16"/>
                                </w:rPr>
                                <w:t>Preprocessing</w:t>
                              </w:r>
                            </w:p>
                          </w:txbxContent>
                        </wps:txbx>
                        <wps:bodyPr wrap="square" rtlCol="0">
                          <a:noAutofit/>
                        </wps:bodyPr>
                      </wps:wsp>
                      <wps:wsp>
                        <wps:cNvPr id="546417824" name="文字方塊 30">
                          <a:extLst>
                            <a:ext uri="{FF2B5EF4-FFF2-40B4-BE49-F238E27FC236}">
                              <a16:creationId xmlns:a16="http://schemas.microsoft.com/office/drawing/2014/main" id="{5E562558-FE0B-D7F9-790E-BD8F40A5EEE3}"/>
                            </a:ext>
                          </a:extLst>
                        </wps:cNvPr>
                        <wps:cNvSpPr txBox="1"/>
                        <wps:spPr>
                          <a:xfrm>
                            <a:off x="1123070" y="2070777"/>
                            <a:ext cx="1019810" cy="356220"/>
                          </a:xfrm>
                          <a:prstGeom prst="rect">
                            <a:avLst/>
                          </a:prstGeom>
                          <a:noFill/>
                        </wps:spPr>
                        <wps:txbx>
                          <w:txbxContent>
                            <w:p w14:paraId="31F8B6D7"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Evaluation</w:t>
                              </w:r>
                            </w:p>
                          </w:txbxContent>
                        </wps:txbx>
                        <wps:bodyPr wrap="square" rtlCol="0">
                          <a:noAutofit/>
                        </wps:bodyPr>
                      </wps:wsp>
                      <wps:wsp>
                        <wps:cNvPr id="1043000372" name="文字方塊 32">
                          <a:extLst>
                            <a:ext uri="{FF2B5EF4-FFF2-40B4-BE49-F238E27FC236}">
                              <a16:creationId xmlns:a16="http://schemas.microsoft.com/office/drawing/2014/main" id="{1531CAFC-CBFE-B6C5-9787-F56DC4AAA7C5}"/>
                            </a:ext>
                          </a:extLst>
                        </wps:cNvPr>
                        <wps:cNvSpPr txBox="1"/>
                        <wps:spPr>
                          <a:xfrm>
                            <a:off x="2663230" y="1054287"/>
                            <a:ext cx="1020445" cy="342719"/>
                          </a:xfrm>
                          <a:prstGeom prst="rect">
                            <a:avLst/>
                          </a:prstGeom>
                          <a:noFill/>
                        </wps:spPr>
                        <wps:txbx>
                          <w:txbxContent>
                            <w:p w14:paraId="2D8B1978"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Store Extraction</w:t>
                              </w:r>
                            </w:p>
                          </w:txbxContent>
                        </wps:txbx>
                        <wps:bodyPr wrap="square" rtlCol="0">
                          <a:noAutofit/>
                        </wps:bodyPr>
                      </wps:wsp>
                      <wps:wsp>
                        <wps:cNvPr id="1130520343" name="文字方塊 33">
                          <a:extLst>
                            <a:ext uri="{FF2B5EF4-FFF2-40B4-BE49-F238E27FC236}">
                              <a16:creationId xmlns:a16="http://schemas.microsoft.com/office/drawing/2014/main" id="{8F0B39EA-F224-937E-1AE6-2CC51A1D4506}"/>
                            </a:ext>
                          </a:extLst>
                        </wps:cNvPr>
                        <wps:cNvSpPr txBox="1"/>
                        <wps:spPr>
                          <a:xfrm>
                            <a:off x="2662461" y="1567743"/>
                            <a:ext cx="1019810" cy="350568"/>
                          </a:xfrm>
                          <a:prstGeom prst="rect">
                            <a:avLst/>
                          </a:prstGeom>
                          <a:noFill/>
                        </wps:spPr>
                        <wps:txbx>
                          <w:txbxContent>
                            <w:p w14:paraId="4C5CCF62"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 xml:space="preserve">Store </w:t>
                              </w:r>
                              <w:r>
                                <w:rPr>
                                  <w:rFonts w:ascii="Times New Roman" w:hAnsi="Times New Roman" w:cs="Times New Roman" w:hint="eastAsia"/>
                                  <w:color w:val="000000" w:themeColor="text1"/>
                                  <w:kern w:val="24"/>
                                  <w:sz w:val="16"/>
                                  <w:szCs w:val="16"/>
                                </w:rPr>
                                <w:t>Assignment</w:t>
                              </w:r>
                            </w:p>
                          </w:txbxContent>
                        </wps:txbx>
                        <wps:bodyPr wrap="square" rtlCol="0">
                          <a:noAutofit/>
                        </wps:bodyPr>
                      </wps:wsp>
                      <wps:wsp>
                        <wps:cNvPr id="223933409" name="文字方塊 52">
                          <a:extLst>
                            <a:ext uri="{FF2B5EF4-FFF2-40B4-BE49-F238E27FC236}">
                              <a16:creationId xmlns:a16="http://schemas.microsoft.com/office/drawing/2014/main" id="{BC418D37-D5A3-3A2A-1F1D-4C6D312C3C63}"/>
                            </a:ext>
                          </a:extLst>
                        </wps:cNvPr>
                        <wps:cNvSpPr txBox="1"/>
                        <wps:spPr>
                          <a:xfrm>
                            <a:off x="2459390" y="2059657"/>
                            <a:ext cx="1445750" cy="801304"/>
                          </a:xfrm>
                          <a:prstGeom prst="rect">
                            <a:avLst/>
                          </a:prstGeom>
                          <a:noFill/>
                        </wps:spPr>
                        <wps:txbx>
                          <w:txbxContent>
                            <w:p w14:paraId="1F8CC4AF"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 xml:space="preserve">Support </w:t>
                              </w:r>
                              <w:r>
                                <w:rPr>
                                  <w:rFonts w:ascii="Times New Roman" w:hAnsi="Times New Roman" w:cs="Times New Roman" w:hint="eastAsia"/>
                                  <w:color w:val="000000" w:themeColor="text1"/>
                                  <w:kern w:val="24"/>
                                  <w:sz w:val="16"/>
                                  <w:szCs w:val="16"/>
                                </w:rPr>
                                <w:t>Route</w:t>
                              </w:r>
                              <w:r>
                                <w:rPr>
                                  <w:rFonts w:ascii="Times New Roman" w:hAnsi="Times New Roman" w:cs="Times New Roman"/>
                                  <w:color w:val="000000" w:themeColor="text1"/>
                                  <w:kern w:val="24"/>
                                  <w:sz w:val="16"/>
                                  <w:szCs w:val="16"/>
                                </w:rPr>
                                <w:t xml:space="preserve"> Planning</w:t>
                              </w:r>
                            </w:p>
                          </w:txbxContent>
                        </wps:txbx>
                        <wps:bodyPr wrap="square" rtlCol="0">
                          <a:noAutofit/>
                        </wps:bodyPr>
                      </wps:wsp>
                      <wps:wsp>
                        <wps:cNvPr id="512475050" name="文字方塊 53">
                          <a:extLst>
                            <a:ext uri="{FF2B5EF4-FFF2-40B4-BE49-F238E27FC236}">
                              <a16:creationId xmlns:a16="http://schemas.microsoft.com/office/drawing/2014/main" id="{A199364E-4971-8063-F743-3636DDB0B4CD}"/>
                            </a:ext>
                          </a:extLst>
                        </wps:cNvPr>
                        <wps:cNvSpPr txBox="1"/>
                        <wps:spPr>
                          <a:xfrm>
                            <a:off x="4344652" y="1604244"/>
                            <a:ext cx="1020445" cy="531309"/>
                          </a:xfrm>
                          <a:prstGeom prst="rect">
                            <a:avLst/>
                          </a:prstGeom>
                          <a:noFill/>
                        </wps:spPr>
                        <wps:txbx>
                          <w:txbxContent>
                            <w:p w14:paraId="76623E7E"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OSRM</w:t>
                              </w:r>
                            </w:p>
                          </w:txbxContent>
                        </wps:txbx>
                        <wps:bodyPr wrap="square" rtlCol="0">
                          <a:noAutofit/>
                        </wps:bodyPr>
                      </wps:wsp>
                      <wps:wsp>
                        <wps:cNvPr id="448419856" name="文字方塊 54">
                          <a:extLst>
                            <a:ext uri="{FF2B5EF4-FFF2-40B4-BE49-F238E27FC236}">
                              <a16:creationId xmlns:a16="http://schemas.microsoft.com/office/drawing/2014/main" id="{932436B8-651F-2520-3A88-74C0D5BDB6F9}"/>
                            </a:ext>
                          </a:extLst>
                        </wps:cNvPr>
                        <wps:cNvSpPr txBox="1"/>
                        <wps:spPr>
                          <a:xfrm>
                            <a:off x="4344652" y="2073599"/>
                            <a:ext cx="1020445" cy="350530"/>
                          </a:xfrm>
                          <a:prstGeom prst="rect">
                            <a:avLst/>
                          </a:prstGeom>
                          <a:noFill/>
                        </wps:spPr>
                        <wps:txbx>
                          <w:txbxContent>
                            <w:p w14:paraId="32046E92"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API</w:t>
                              </w:r>
                            </w:p>
                          </w:txbxContent>
                        </wps:txbx>
                        <wps:bodyPr wrap="square" rtlCol="0">
                          <a:noAutofit/>
                        </wps:bodyPr>
                      </wps:wsp>
                      <wps:wsp>
                        <wps:cNvPr id="1417275084" name="文字方塊 55">
                          <a:extLst>
                            <a:ext uri="{FF2B5EF4-FFF2-40B4-BE49-F238E27FC236}">
                              <a16:creationId xmlns:a16="http://schemas.microsoft.com/office/drawing/2014/main" id="{68F0C30D-F0FB-128C-352D-14F6B3C0DC67}"/>
                            </a:ext>
                          </a:extLst>
                        </wps:cNvPr>
                        <wps:cNvSpPr txBox="1"/>
                        <wps:spPr>
                          <a:xfrm>
                            <a:off x="4183635" y="1221659"/>
                            <a:ext cx="1335405" cy="457835"/>
                          </a:xfrm>
                          <a:prstGeom prst="rect">
                            <a:avLst/>
                          </a:prstGeom>
                          <a:noFill/>
                        </wps:spPr>
                        <wps:txbx>
                          <w:txbxContent>
                            <w:p w14:paraId="6F12A82F"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API Module</w:t>
                              </w:r>
                            </w:p>
                          </w:txbxContent>
                        </wps:txbx>
                        <wps:bodyPr wrap="square" rtlCol="0">
                          <a:spAutoFit/>
                        </wps:bodyPr>
                      </wps:wsp>
                      <wps:wsp>
                        <wps:cNvPr id="817430731" name="文字方塊 56">
                          <a:extLst>
                            <a:ext uri="{FF2B5EF4-FFF2-40B4-BE49-F238E27FC236}">
                              <a16:creationId xmlns:a16="http://schemas.microsoft.com/office/drawing/2014/main" id="{869847CA-E2A6-0F39-1C7C-5B2D50156F8D}"/>
                            </a:ext>
                          </a:extLst>
                        </wps:cNvPr>
                        <wps:cNvSpPr txBox="1"/>
                        <wps:spPr>
                          <a:xfrm>
                            <a:off x="2510132" y="626215"/>
                            <a:ext cx="1329690" cy="457835"/>
                          </a:xfrm>
                          <a:prstGeom prst="rect">
                            <a:avLst/>
                          </a:prstGeom>
                          <a:noFill/>
                        </wps:spPr>
                        <wps:txbx>
                          <w:txbxContent>
                            <w:p w14:paraId="39CB086A"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w:t>
                              </w:r>
                              <w:r>
                                <w:rPr>
                                  <w:rFonts w:ascii="Times New Roman" w:hAnsi="Times New Roman" w:cs="Times New Roman" w:hint="eastAsia"/>
                                  <w:color w:val="000000" w:themeColor="text1"/>
                                  <w:kern w:val="24"/>
                                  <w:sz w:val="16"/>
                                  <w:szCs w:val="16"/>
                                </w:rPr>
                                <w:t>ing</w:t>
                              </w:r>
                              <w:r>
                                <w:rPr>
                                  <w:rFonts w:ascii="Times New Roman" w:hAnsi="Times New Roman" w:cs="Times New Roman"/>
                                  <w:color w:val="000000" w:themeColor="text1"/>
                                  <w:kern w:val="24"/>
                                  <w:sz w:val="16"/>
                                  <w:szCs w:val="16"/>
                                </w:rPr>
                                <w:t xml:space="preserve"> Module</w:t>
                              </w:r>
                            </w:p>
                          </w:txbxContent>
                        </wps:txbx>
                        <wps:bodyPr wrap="square" rtlCol="0">
                          <a:spAutoFit/>
                        </wps:bodyPr>
                      </wps:wsp>
                      <wps:wsp>
                        <wps:cNvPr id="719250396" name="文字方塊 57">
                          <a:extLst>
                            <a:ext uri="{FF2B5EF4-FFF2-40B4-BE49-F238E27FC236}">
                              <a16:creationId xmlns:a16="http://schemas.microsoft.com/office/drawing/2014/main" id="{678EE54B-4419-7DCB-C098-9A64DD68C9D0}"/>
                            </a:ext>
                          </a:extLst>
                        </wps:cNvPr>
                        <wps:cNvSpPr txBox="1"/>
                        <wps:spPr>
                          <a:xfrm>
                            <a:off x="968744" y="618825"/>
                            <a:ext cx="1329055" cy="356820"/>
                          </a:xfrm>
                          <a:prstGeom prst="rect">
                            <a:avLst/>
                          </a:prstGeom>
                          <a:noFill/>
                        </wps:spPr>
                        <wps:txbx>
                          <w:txbxContent>
                            <w:p w14:paraId="3D0E8F5E"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Data Module</w:t>
                              </w:r>
                            </w:p>
                          </w:txbxContent>
                        </wps:txbx>
                        <wps:bodyPr wrap="square" rtlCol="0">
                          <a:noAutofit/>
                        </wps:bodyPr>
                      </wps:wsp>
                      <wps:wsp>
                        <wps:cNvPr id="454575779" name="接點: 肘形 454575779">
                          <a:extLst>
                            <a:ext uri="{FF2B5EF4-FFF2-40B4-BE49-F238E27FC236}">
                              <a16:creationId xmlns:a16="http://schemas.microsoft.com/office/drawing/2014/main" id="{7F5DE76B-DDF6-1315-5B9B-2E858236B97B}"/>
                            </a:ext>
                          </a:extLst>
                        </wps:cNvPr>
                        <wps:cNvCnPr>
                          <a:endCxn id="448419856" idx="1"/>
                        </wps:cNvCnPr>
                        <wps:spPr>
                          <a:xfrm>
                            <a:off x="3683677" y="2247476"/>
                            <a:ext cx="660975" cy="1134"/>
                          </a:xfrm>
                          <a:prstGeom prst="bentConnector3">
                            <a:avLst>
                              <a:gd name="adj1" fmla="val 50000"/>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2076363481" name="文字方塊 62">
                          <a:extLst>
                            <a:ext uri="{FF2B5EF4-FFF2-40B4-BE49-F238E27FC236}">
                              <a16:creationId xmlns:a16="http://schemas.microsoft.com/office/drawing/2014/main" id="{DA0D8534-0F5F-77D9-E2A8-FB23F7712890}"/>
                            </a:ext>
                          </a:extLst>
                        </wps:cNvPr>
                        <wps:cNvSpPr txBox="1"/>
                        <wps:spPr>
                          <a:xfrm>
                            <a:off x="794503" y="182879"/>
                            <a:ext cx="3240405" cy="457835"/>
                          </a:xfrm>
                          <a:prstGeom prst="rect">
                            <a:avLst/>
                          </a:prstGeom>
                          <a:noFill/>
                        </wps:spPr>
                        <wps:txbx>
                          <w:txbxContent>
                            <w:p w14:paraId="729EE036"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Logistics</w:t>
                              </w:r>
                            </w:p>
                          </w:txbxContent>
                        </wps:txbx>
                        <wps:bodyPr wrap="square" rtlCol="0">
                          <a:spAutoFit/>
                        </wps:bodyPr>
                      </wps:wsp>
                      <wps:wsp>
                        <wps:cNvPr id="1662456212" name="文字方塊 6">
                          <a:extLst>
                            <a:ext uri="{FF2B5EF4-FFF2-40B4-BE49-F238E27FC236}">
                              <a16:creationId xmlns:a16="http://schemas.microsoft.com/office/drawing/2014/main" id="{F9915A34-8F51-DC03-7E40-E9F34EF59212}"/>
                            </a:ext>
                          </a:extLst>
                        </wps:cNvPr>
                        <wps:cNvSpPr txBox="1"/>
                        <wps:spPr>
                          <a:xfrm>
                            <a:off x="36000" y="2073547"/>
                            <a:ext cx="644056" cy="457835"/>
                          </a:xfrm>
                          <a:prstGeom prst="rect">
                            <a:avLst/>
                          </a:prstGeom>
                          <a:noFill/>
                        </wps:spPr>
                        <wps:txbx>
                          <w:txbxContent>
                            <w:p w14:paraId="540C7A5E"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Optimized</w:t>
                              </w:r>
                            </w:p>
                          </w:txbxContent>
                        </wps:txbx>
                        <wps:bodyPr wrap="square" rtlCol="0">
                          <a:spAutoFit/>
                        </wps:bodyPr>
                      </wps:wsp>
                      <wps:wsp>
                        <wps:cNvPr id="1434780894" name="文字方塊 7">
                          <a:extLst>
                            <a:ext uri="{FF2B5EF4-FFF2-40B4-BE49-F238E27FC236}">
                              <a16:creationId xmlns:a16="http://schemas.microsoft.com/office/drawing/2014/main" id="{85B31980-0E15-CEDD-B355-BD0716B4678A}"/>
                            </a:ext>
                          </a:extLst>
                        </wps:cNvPr>
                        <wps:cNvSpPr txBox="1"/>
                        <wps:spPr>
                          <a:xfrm>
                            <a:off x="35999" y="2188469"/>
                            <a:ext cx="678815" cy="457835"/>
                          </a:xfrm>
                          <a:prstGeom prst="rect">
                            <a:avLst/>
                          </a:prstGeom>
                          <a:noFill/>
                        </wps:spPr>
                        <wps:txbx>
                          <w:txbxContent>
                            <w:p w14:paraId="7DBF40A3"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 Data</w:t>
                              </w:r>
                            </w:p>
                          </w:txbxContent>
                        </wps:txbx>
                        <wps:bodyPr wrap="square" rtlCol="0">
                          <a:spAutoFit/>
                        </wps:bodyPr>
                      </wps:wsp>
                      <wps:wsp>
                        <wps:cNvPr id="1454083349" name="文字方塊 8">
                          <a:extLst>
                            <a:ext uri="{FF2B5EF4-FFF2-40B4-BE49-F238E27FC236}">
                              <a16:creationId xmlns:a16="http://schemas.microsoft.com/office/drawing/2014/main" id="{ED02C80B-8E89-B930-7CE7-BD4ABD8BDAAD}"/>
                            </a:ext>
                          </a:extLst>
                        </wps:cNvPr>
                        <wps:cNvSpPr txBox="1"/>
                        <wps:spPr>
                          <a:xfrm>
                            <a:off x="73842" y="1054594"/>
                            <a:ext cx="562610" cy="457835"/>
                          </a:xfrm>
                          <a:prstGeom prst="rect">
                            <a:avLst/>
                          </a:prstGeom>
                          <a:noFill/>
                        </wps:spPr>
                        <wps:txbx>
                          <w:txbxContent>
                            <w:p w14:paraId="2D1F9AE9"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Original</w:t>
                              </w:r>
                            </w:p>
                          </w:txbxContent>
                        </wps:txbx>
                        <wps:bodyPr wrap="square" rtlCol="0">
                          <a:spAutoFit/>
                        </wps:bodyPr>
                      </wps:wsp>
                      <wps:wsp>
                        <wps:cNvPr id="2037637244" name="文字方塊 9">
                          <a:extLst>
                            <a:ext uri="{FF2B5EF4-FFF2-40B4-BE49-F238E27FC236}">
                              <a16:creationId xmlns:a16="http://schemas.microsoft.com/office/drawing/2014/main" id="{39689DBF-9B74-F8F5-042A-734A6F0EDB43}"/>
                            </a:ext>
                          </a:extLst>
                        </wps:cNvPr>
                        <wps:cNvSpPr txBox="1"/>
                        <wps:spPr>
                          <a:xfrm>
                            <a:off x="35999" y="1177706"/>
                            <a:ext cx="665480" cy="457835"/>
                          </a:xfrm>
                          <a:prstGeom prst="rect">
                            <a:avLst/>
                          </a:prstGeom>
                          <a:noFill/>
                        </wps:spPr>
                        <wps:txbx>
                          <w:txbxContent>
                            <w:p w14:paraId="3086B37D"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w:t>
                              </w:r>
                              <w:r>
                                <w:rPr>
                                  <w:rFonts w:ascii="Times New Roman" w:hAnsi="Times New Roman" w:cs="Times New Roman" w:hint="eastAsia"/>
                                  <w:color w:val="000000" w:themeColor="text1"/>
                                  <w:kern w:val="24"/>
                                  <w:sz w:val="16"/>
                                  <w:szCs w:val="16"/>
                                </w:rPr>
                                <w:t xml:space="preserve"> </w:t>
                              </w:r>
                              <w:r>
                                <w:rPr>
                                  <w:rFonts w:ascii="Times New Roman" w:hAnsi="Times New Roman" w:cs="Times New Roman"/>
                                  <w:color w:val="000000" w:themeColor="text1"/>
                                  <w:kern w:val="24"/>
                                  <w:sz w:val="16"/>
                                  <w:szCs w:val="16"/>
                                </w:rPr>
                                <w:t>Data</w:t>
                              </w:r>
                            </w:p>
                          </w:txbxContent>
                        </wps:txbx>
                        <wps:bodyPr wrap="square" rtlCol="0">
                          <a:spAutoFit/>
                        </wps:bodyPr>
                      </wps:wsp>
                      <wps:wsp>
                        <wps:cNvPr id="1120067712" name="文字方塊 10">
                          <a:extLst>
                            <a:ext uri="{FF2B5EF4-FFF2-40B4-BE49-F238E27FC236}">
                              <a16:creationId xmlns:a16="http://schemas.microsoft.com/office/drawing/2014/main" id="{4101637F-269C-187A-7970-032CCA1046CA}"/>
                            </a:ext>
                          </a:extLst>
                        </wps:cNvPr>
                        <wps:cNvSpPr txBox="1"/>
                        <wps:spPr>
                          <a:xfrm>
                            <a:off x="972143" y="1635510"/>
                            <a:ext cx="1329690" cy="457835"/>
                          </a:xfrm>
                          <a:prstGeom prst="rect">
                            <a:avLst/>
                          </a:prstGeom>
                          <a:noFill/>
                        </wps:spPr>
                        <wps:txbx>
                          <w:txbxContent>
                            <w:p w14:paraId="3AA089E4"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Evaluation Module</w:t>
                              </w:r>
                            </w:p>
                          </w:txbxContent>
                        </wps:txbx>
                        <wps:bodyPr wrap="square" rtlCol="0">
                          <a:spAutoFit/>
                        </wps:bodyPr>
                      </wps:wsp>
                      <wps:wsp>
                        <wps:cNvPr id="257947686" name="接點: 肘形 257947686">
                          <a:extLst>
                            <a:ext uri="{FF2B5EF4-FFF2-40B4-BE49-F238E27FC236}">
                              <a16:creationId xmlns:a16="http://schemas.microsoft.com/office/drawing/2014/main" id="{7F5DE76B-DDF6-1315-5B9B-2E858236B97B}"/>
                            </a:ext>
                          </a:extLst>
                        </wps:cNvPr>
                        <wps:cNvCnPr>
                          <a:stCxn id="1130520343" idx="3"/>
                        </wps:cNvCnPr>
                        <wps:spPr>
                          <a:xfrm>
                            <a:off x="3682271" y="1742830"/>
                            <a:ext cx="662359" cy="380526"/>
                          </a:xfrm>
                          <a:prstGeom prst="bentConnector3">
                            <a:avLst>
                              <a:gd name="adj1" fmla="val 17810"/>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731595211" name="接點: 肘形 1731595211">
                          <a:extLst>
                            <a:ext uri="{FF2B5EF4-FFF2-40B4-BE49-F238E27FC236}">
                              <a16:creationId xmlns:a16="http://schemas.microsoft.com/office/drawing/2014/main" id="{7F5DE76B-DDF6-1315-5B9B-2E858236B97B}"/>
                            </a:ext>
                          </a:extLst>
                        </wps:cNvPr>
                        <wps:cNvCnPr/>
                        <wps:spPr>
                          <a:xfrm rot="10800000">
                            <a:off x="3693600" y="2251552"/>
                            <a:ext cx="594641" cy="254"/>
                          </a:xfrm>
                          <a:prstGeom prst="bentConnector3">
                            <a:avLst>
                              <a:gd name="adj1" fmla="val 50000"/>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494250662" name="接點: 肘形 1494250662">
                          <a:extLst>
                            <a:ext uri="{FF2B5EF4-FFF2-40B4-BE49-F238E27FC236}">
                              <a16:creationId xmlns:a16="http://schemas.microsoft.com/office/drawing/2014/main" id="{7F5DE76B-DDF6-1315-5B9B-2E858236B97B}"/>
                            </a:ext>
                          </a:extLst>
                        </wps:cNvPr>
                        <wps:cNvCnPr/>
                        <wps:spPr>
                          <a:xfrm rot="10800000" flipV="1">
                            <a:off x="3683224" y="1742633"/>
                            <a:ext cx="105743" cy="558"/>
                          </a:xfrm>
                          <a:prstGeom prst="bentConnector3">
                            <a:avLst>
                              <a:gd name="adj1" fmla="val 50000"/>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470534113" name="接點: 肘形 470534113">
                          <a:extLst>
                            <a:ext uri="{FF2B5EF4-FFF2-40B4-BE49-F238E27FC236}">
                              <a16:creationId xmlns:a16="http://schemas.microsoft.com/office/drawing/2014/main" id="{7F5DE76B-DDF6-1315-5B9B-2E858236B97B}"/>
                            </a:ext>
                          </a:extLst>
                        </wps:cNvPr>
                        <wps:cNvCnPr>
                          <a:endCxn id="1782247870" idx="0"/>
                        </wps:cNvCnPr>
                        <wps:spPr>
                          <a:xfrm rot="10800000" flipV="1">
                            <a:off x="1633158" y="954314"/>
                            <a:ext cx="540386" cy="99877"/>
                          </a:xfrm>
                          <a:prstGeom prst="bentConnector2">
                            <a:avLst/>
                          </a:prstGeom>
                          <a:ln w="6350">
                            <a:tailEnd type="triangle"/>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1619872D" id="畫布 1" o:spid="_x0000_s1026" editas="canvas" style="width:434.8pt;height:232.45pt;mso-position-horizontal-relative:char;mso-position-vertical-relative:line" coordsize="55219,29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219;height:29521;visibility:visible;mso-wrap-style:square" filled="t" strokeweight=".25pt">
                  <v:fill o:detectmouseclick="t"/>
                  <v:path o:connecttype="none"/>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流程圖: 磁碟 1815684692" o:spid="_x0000_s1028" type="#_x0000_t132" style="position:absolute;left:738;top:9802;width:5641;height:5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" fillcolor="white [3212]" strokecolor="#030e13 [484]" strokeweight=".5pt">
                  <v:stroke joinstyle="miter"/>
                </v:shape>
                <v:rect id="矩形 139051541" o:spid="_x0000_s1029" style="position:absolute;left:9745;top:7058;width:13255;height:8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" filled="f" strokecolor="black [3213]" strokeweight=".5pt"/>
                <v:rect id="矩形 783678751" o:spid="_x0000_s1030" style="position:absolute;left:7943;top:2761;width:32406;height:2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" filled="f" strokecolor="black [3213]" strokeweight=".5pt"/>
                <v:shape id="流程圖: 磁碟 332472636" o:spid="_x0000_s1031" type="#_x0000_t132" style="position:absolute;left:766;top:19967;width:5642;height:5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" fillcolor="white [3212]" strokecolor="#030e13 [484]" strokeweight=".5pt">
                  <v:stroke joinstyle="miter"/>
                </v:shape>
                <v:rect id="矩形 264664719" o:spid="_x0000_s1032" style="position:absolute;left:41868;top:12962;width:13355;height:12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" filled="f" strokecolor="black [3213]" strokeweight=".5pt"/>
                <v:rect id="矩形 1891092087" o:spid="_x0000_s1033" style="position:absolute;left:24997;top:7058;width:13355;height:1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" filled="f" strokecolor="black [3213]" strokeweight=".5pt"/>
                <v:rect id="矩形 1642934807" o:spid="_x0000_s1034" style="position:absolute;left:26624;top:10545;width:10200;height:3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" fillcolor="white [3212]" strokecolor="#030e13 [484]" strokeweight=".5pt"/>
                <v:rect id="矩形 1581739994" o:spid="_x0000_s1035" style="position:absolute;left:26624;top:20742;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" fillcolor="white [3212]" strokecolor="#030e13 [484]" strokeweight=".5pt"/>
                <v:rect id="矩形 1695375503" o:spid="_x0000_s1036" style="position:absolute;left:26591;top:15652;width:10241;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" fillcolor="white [3212]" strokecolor="#030e13 [484]" strokeweight=".5pt"/>
                <v:rect id="矩形 1832231533" o:spid="_x0000_s1037" style="position:absolute;left:11264;top:10545;width:10200;height:3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" fillcolor="white [3212]" strokecolor="#030e13 [484]" strokeweight=".5pt"/>
                <v:rect id="矩形 2095721661" o:spid="_x0000_s1038" style="position:absolute;left:43446;top:16044;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" fillcolor="white [3212]" strokecolor="#030e13 [484]" strokeweight=".5pt"/>
                <v:rect id="矩形 1875529072" o:spid="_x0000_s1039" style="position:absolute;left:43446;top:20743;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" fillcolor="white [3212]" strokecolor="#030e13 [484]" strokeweight=".5pt"/>
                <v:line id="直線接點 1590664826" o:spid="_x0000_s1040" style="position:absolute;visibility:visible;mso-wrap-style:square" from="9745,8943" to="23000,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" strokecolor="black [3200]" strokeweight=".5pt">
                  <v:stroke joinstyle="miter"/>
                  <o:lock v:ext="edit" shapetype="f"/>
                </v:line>
                <v:line id="直線接點 1243936463" o:spid="_x0000_s1041" style="position:absolute;visibility:visible;mso-wrap-style:square" from="41936,14907" to="55191,14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" strokecolor="black [3200]" strokeweight=".5pt">
                  <v:stroke joinstyle="miter"/>
                  <o:lock v:ext="edit" shapetype="f"/>
                </v:line>
                <v:line id="直線接點 1039284028" o:spid="_x0000_s1042" style="position:absolute;visibility:visible;mso-wrap-style:square" from="25039,8983" to="38294,8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" strokecolor="black [3200]" strokeweight=".5pt">
                  <v:stroke joinstyle="miter"/>
                  <o:lock v:ext="edit" shapetype="f"/>
                </v:line>
                <v:line id="直線接點 1391581623" o:spid="_x0000_s1043" style="position:absolute;visibility:visible;mso-wrap-style:square" from="7943,4588" to="40349,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" strokecolor="black [3200]" strokeweight=".5pt">
                  <v:stroke joinstyle="miter"/>
                  <o:lock v:ext="edit" shapetype="f"/>
                </v:line>
                <v:shapetype id="_x0000_t32" coordsize="21600,21600" o:spt="32" o:oned="t" path="m,l21600,21600e" filled="f">
                  <v:path arrowok="t" fillok="f" o:connecttype="none"/>
                  <o:lock v:ext="edit" shapetype="t"/>
                </v:shapetype>
                <v:shape id="直線單箭頭接點 1300634051" o:spid="_x0000_s1044" type="#_x0000_t32" style="position:absolute;left:6379;top:12312;width:48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" strokecolor="black [3200]" strokeweight=".5pt">
                  <v:stroke endarrow="block" joinstyle="miter"/>
                </v:shape>
                <v:shape id="直線單箭頭接點 499535876" o:spid="_x0000_s1045" type="#_x0000_t32" style="position:absolute;left:21464;top:12312;width:51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" strokecolor="black [3200]" strokeweight=".5pt">
                  <v:stroke endarrow="block" joinstyle="miter"/>
                </v:shape>
                <v:rect id="矩形 1105979518" o:spid="_x0000_s1046" style="position:absolute;left:9703;top:17222;width:13255;height:8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" filled="f" strokecolor="black [3213]" strokeweight=".5pt"/>
                <v:rect id="矩形 1358564706" o:spid="_x0000_s1047" style="position:absolute;left:11230;top:20710;width:10200;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" fillcolor="white [3212]" strokecolor="#030e13 [484]" strokeweight=".5pt"/>
                <v:line id="直線接點 2065281565" o:spid="_x0000_s1048" style="position:absolute;visibility:visible;mso-wrap-style:square" from="9703,19108" to="22958,1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" strokecolor="black [3200]" strokeweight=".5pt">
                  <v:stroke joinstyle="miter"/>
                  <o:lock v:ext="edit" shapetype="f"/>
                </v:line>
                <v:shape id="直線單箭頭接點 2059645374" o:spid="_x0000_s1049" type="#_x0000_t32" style="position:absolute;left:6408;top:22477;width:4822;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" strokecolor="black [3200]" strokeweight=".5pt">
                  <v:stroke endarrow="block" joinstyle="miter"/>
                </v:shape>
                <v:shape id="直線單箭頭接點 1038906789" o:spid="_x0000_s1050" type="#_x0000_t32" style="position:absolute;left:31712;top:14079;width:12;height:15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" strokecolor="black [3200]" strokeweight=".5pt">
                  <v:stroke endarrow="block" joinstyle="miter"/>
                  <o:lock v:ext="edit" shapetype="f"/>
                </v:shape>
                <v:shape id="直線單箭頭接點 232609907" o:spid="_x0000_s1051" type="#_x0000_t32" style="position:absolute;left:31712;top:19185;width:12;height:1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" strokecolor="black [3200]" strokeweight=".5pt">
                  <v:stroke endarrow="block" joinstyle="miter"/>
                  <o:lock v:ext="edit" shapetype="f"/>
                </v:shape>
                <v:shape id="直線單箭頭接點 62725503" o:spid="_x0000_s1052" type="#_x0000_t32" style="position:absolute;left:21430;top:22477;width:5194;height: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" strokecolor="black [3200]" strokeweight=".5pt">
                  <v:stroke endarrow="block" joinstyle="miter"/>
                </v:shape>
                <v:line id="直線接點 1423564194" o:spid="_x0000_s1053" style="position:absolute;visibility:visible;mso-wrap-style:square" from="24050,5705" to="39308,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" strokecolor="black [3200]" strokeweight=".5pt">
                  <v:stroke joinstyle="miter"/>
                  <o:lock v:ext="edit" shapetype="f"/>
                </v:line>
                <v:shapetype id="_x0000_t33" coordsize="21600,21600" o:spt="33" o:oned="t" path="m,l21600,r,21600e" filled="f">
                  <v:stroke joinstyle="miter"/>
                  <v:path arrowok="t" fillok="f" o:connecttype="none"/>
                  <o:lock v:ext="edit" shapetype="t"/>
                </v:shapetype>
                <v:shape id="接點: 肘形 1682478850" o:spid="_x0000_s1054" type="#_x0000_t33" style="position:absolute;left:35318;top:9683;width:12106;height:415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" strokecolor="black [3200]" strokeweight=".5pt">
                  <v:stroke endarrow="block"/>
                  <o:lock v:ext="edit" shapetype="f"/>
                </v:shape>
                <v:shape id="接點: 肘形 1845721078" o:spid="_x0000_s1055" type="#_x0000_t33" style="position:absolute;left:19839;top:6057;width:726;height:767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" strokecolor="black [3200]" strokeweight=".5pt">
                  <o:lock v:ext="edit" shapetype="f"/>
                </v:shape>
                <v:line id="直線接點 406183420" o:spid="_x0000_s1056" style="position:absolute;visibility:visible;mso-wrap-style:square" from="24050,5667" to="24050,9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" strokecolor="black [3200]" strokeweight=".5pt">
                  <v:stroke joinstyle="miter"/>
                </v:line>
                <v:shapetype id="_x0000_t202" coordsize="21600,21600" o:spt="202" path="m,l,21600r21600,l21600,xe">
                  <v:stroke joinstyle="miter"/>
                  <v:path gradientshapeok="t" o:connecttype="rect"/>
                </v:shapetype>
                <v:shape id="文字方塊 27" o:spid="_x0000_s1057" type="#_x0000_t202" style="position:absolute;left:11232;top:10543;width:1019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" filled="f" stroked="f">
                  <v:textbox>
                    <w:txbxContent>
                      <w:p w14:paraId="0E38BEB4"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 xml:space="preserve">Data </w:t>
                        </w:r>
                        <w:r>
                          <w:rPr>
                            <w:rFonts w:ascii="Times New Roman" w:hAnsi="Times New Roman" w:cs="Times New Roman" w:hint="eastAsia"/>
                            <w:color w:val="000000" w:themeColor="text1"/>
                            <w:kern w:val="24"/>
                            <w:sz w:val="16"/>
                            <w:szCs w:val="16"/>
                          </w:rPr>
                          <w:t>Preprocessing</w:t>
                        </w:r>
                      </w:p>
                    </w:txbxContent>
                  </v:textbox>
                </v:shape>
                <v:shape id="文字方塊 30" o:spid="_x0000_s1058" type="#_x0000_t202" style="position:absolute;left:11230;top:20707;width:10198;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" filled="f" stroked="f">
                  <v:textbox>
                    <w:txbxContent>
                      <w:p w14:paraId="31F8B6D7"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Evaluation</w:t>
                        </w:r>
                      </w:p>
                    </w:txbxContent>
                  </v:textbox>
                </v:shape>
                <v:shape id="文字方塊 32" o:spid="_x0000_s1059" type="#_x0000_t202" style="position:absolute;left:26632;top:10542;width:10204;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" filled="f" stroked="f">
                  <v:textbox>
                    <w:txbxContent>
                      <w:p w14:paraId="2D8B1978"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Store Extraction</w:t>
                        </w:r>
                      </w:p>
                    </w:txbxContent>
                  </v:textbox>
                </v:shape>
                <v:shape id="文字方塊 33" o:spid="_x0000_s1060" type="#_x0000_t202" style="position:absolute;left:26624;top:15677;width:10198;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" filled="f" stroked="f">
                  <v:textbox>
                    <w:txbxContent>
                      <w:p w14:paraId="4C5CCF62"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 xml:space="preserve">Store </w:t>
                        </w:r>
                        <w:r>
                          <w:rPr>
                            <w:rFonts w:ascii="Times New Roman" w:hAnsi="Times New Roman" w:cs="Times New Roman" w:hint="eastAsia"/>
                            <w:color w:val="000000" w:themeColor="text1"/>
                            <w:kern w:val="24"/>
                            <w:sz w:val="16"/>
                            <w:szCs w:val="16"/>
                          </w:rPr>
                          <w:t>Assignment</w:t>
                        </w:r>
                      </w:p>
                    </w:txbxContent>
                  </v:textbox>
                </v:shape>
                <v:shape id="文字方塊 52" o:spid="_x0000_s1061" type="#_x0000_t202" style="position:absolute;left:24593;top:20596;width:14458;height:8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" filled="f" stroked="f">
                  <v:textbox>
                    <w:txbxContent>
                      <w:p w14:paraId="1F8CC4AF"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 xml:space="preserve">Support </w:t>
                        </w:r>
                        <w:r>
                          <w:rPr>
                            <w:rFonts w:ascii="Times New Roman" w:hAnsi="Times New Roman" w:cs="Times New Roman" w:hint="eastAsia"/>
                            <w:color w:val="000000" w:themeColor="text1"/>
                            <w:kern w:val="24"/>
                            <w:sz w:val="16"/>
                            <w:szCs w:val="16"/>
                          </w:rPr>
                          <w:t>Route</w:t>
                        </w:r>
                        <w:r>
                          <w:rPr>
                            <w:rFonts w:ascii="Times New Roman" w:hAnsi="Times New Roman" w:cs="Times New Roman"/>
                            <w:color w:val="000000" w:themeColor="text1"/>
                            <w:kern w:val="24"/>
                            <w:sz w:val="16"/>
                            <w:szCs w:val="16"/>
                          </w:rPr>
                          <w:t xml:space="preserve"> Planning</w:t>
                        </w:r>
                      </w:p>
                    </w:txbxContent>
                  </v:textbox>
                </v:shape>
                <v:shape id="文字方塊 53" o:spid="_x0000_s1062" type="#_x0000_t202" style="position:absolute;left:43446;top:16042;width:10204;height:5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" filled="f" stroked="f">
                  <v:textbox>
                    <w:txbxContent>
                      <w:p w14:paraId="76623E7E"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OSRM</w:t>
                        </w:r>
                      </w:p>
                    </w:txbxContent>
                  </v:textbox>
                </v:shape>
                <v:shape id="文字方塊 54" o:spid="_x0000_s1063" type="#_x0000_t202" style="position:absolute;left:43446;top:20735;width:10204;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" filled="f" stroked="f">
                  <v:textbox>
                    <w:txbxContent>
                      <w:p w14:paraId="32046E92"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Routes API</w:t>
                        </w:r>
                      </w:p>
                    </w:txbxContent>
                  </v:textbox>
                </v:shape>
                <v:shape id="文字方塊 55" o:spid="_x0000_s1064" type="#_x0000_t202" style="position:absolute;left:41836;top:12216;width:13354;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" filled="f" stroked="f">
                  <v:textbox style="mso-fit-shape-to-text:t">
                    <w:txbxContent>
                      <w:p w14:paraId="6F12A82F"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API Module</w:t>
                        </w:r>
                      </w:p>
                    </w:txbxContent>
                  </v:textbox>
                </v:shape>
                <v:shape id="文字方塊 56" o:spid="_x0000_s1065" type="#_x0000_t202" style="position:absolute;left:25101;top:6262;width:13297;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" filled="f" stroked="f">
                  <v:textbox style="mso-fit-shape-to-text:t">
                    <w:txbxContent>
                      <w:p w14:paraId="39CB086A"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w:t>
                        </w:r>
                        <w:r>
                          <w:rPr>
                            <w:rFonts w:ascii="Times New Roman" w:hAnsi="Times New Roman" w:cs="Times New Roman" w:hint="eastAsia"/>
                            <w:color w:val="000000" w:themeColor="text1"/>
                            <w:kern w:val="24"/>
                            <w:sz w:val="16"/>
                            <w:szCs w:val="16"/>
                          </w:rPr>
                          <w:t>ing</w:t>
                        </w:r>
                        <w:r>
                          <w:rPr>
                            <w:rFonts w:ascii="Times New Roman" w:hAnsi="Times New Roman" w:cs="Times New Roman"/>
                            <w:color w:val="000000" w:themeColor="text1"/>
                            <w:kern w:val="24"/>
                            <w:sz w:val="16"/>
                            <w:szCs w:val="16"/>
                          </w:rPr>
                          <w:t xml:space="preserve"> Module</w:t>
                        </w:r>
                      </w:p>
                    </w:txbxContent>
                  </v:textbox>
                </v:shape>
                <v:shape id="文字方塊 57" o:spid="_x0000_s1066" type="#_x0000_t202" style="position:absolute;left:9687;top:6188;width:13290;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" filled="f" stroked="f">
                  <v:textbox>
                    <w:txbxContent>
                      <w:p w14:paraId="3D0E8F5E"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Data Module</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454575779" o:spid="_x0000_s1067" type="#_x0000_t34" style="position:absolute;left:36836;top:22474;width:6610;height: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" strokecolor="black [3200]" strokeweight=".5pt">
                  <v:stroke endarrow="block"/>
                </v:shape>
                <v:shape id="文字方塊 62" o:spid="_x0000_s1068" type="#_x0000_t202" style="position:absolute;left:7945;top:1828;width:32404;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" filled="f" stroked="f">
                  <v:textbox style="mso-fit-shape-to-text:t">
                    <w:txbxContent>
                      <w:p w14:paraId="729EE036"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Logistics</w:t>
                        </w:r>
                      </w:p>
                    </w:txbxContent>
                  </v:textbox>
                </v:shape>
                <v:shape id="文字方塊 6" o:spid="_x0000_s1069" type="#_x0000_t202" style="position:absolute;left:360;top:20735;width:6440;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" filled="f" stroked="f">
                  <v:textbox style="mso-fit-shape-to-text:t">
                    <w:txbxContent>
                      <w:p w14:paraId="540C7A5E"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Optimized</w:t>
                        </w:r>
                      </w:p>
                    </w:txbxContent>
                  </v:textbox>
                </v:shape>
                <v:shape id="文字方塊 7" o:spid="_x0000_s1070" type="#_x0000_t202" style="position:absolute;left:359;top:21884;width:6789;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" filled="f" stroked="f">
                  <v:textbox style="mso-fit-shape-to-text:t">
                    <w:txbxContent>
                      <w:p w14:paraId="7DBF40A3"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 Data</w:t>
                        </w:r>
                      </w:p>
                    </w:txbxContent>
                  </v:textbox>
                </v:shape>
                <v:shape id="文字方塊 8" o:spid="_x0000_s1071" type="#_x0000_t202" style="position:absolute;left:738;top:10545;width:5626;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" filled="f" stroked="f">
                  <v:textbox style="mso-fit-shape-to-text:t">
                    <w:txbxContent>
                      <w:p w14:paraId="2D1F9AE9"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Original</w:t>
                        </w:r>
                      </w:p>
                    </w:txbxContent>
                  </v:textbox>
                </v:shape>
                <v:shape id="文字方塊 9" o:spid="_x0000_s1072" type="#_x0000_t202" style="position:absolute;left:359;top:11777;width:6655;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" filled="f" stroked="f">
                  <v:textbox style="mso-fit-shape-to-text:t">
                    <w:txbxContent>
                      <w:p w14:paraId="3086B37D"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Route</w:t>
                        </w:r>
                        <w:r>
                          <w:rPr>
                            <w:rFonts w:ascii="Times New Roman" w:hAnsi="Times New Roman" w:cs="Times New Roman" w:hint="eastAsia"/>
                            <w:color w:val="000000" w:themeColor="text1"/>
                            <w:kern w:val="24"/>
                            <w:sz w:val="16"/>
                            <w:szCs w:val="16"/>
                          </w:rPr>
                          <w:t xml:space="preserve"> </w:t>
                        </w:r>
                        <w:r>
                          <w:rPr>
                            <w:rFonts w:ascii="Times New Roman" w:hAnsi="Times New Roman" w:cs="Times New Roman"/>
                            <w:color w:val="000000" w:themeColor="text1"/>
                            <w:kern w:val="24"/>
                            <w:sz w:val="16"/>
                            <w:szCs w:val="16"/>
                          </w:rPr>
                          <w:t>Data</w:t>
                        </w:r>
                      </w:p>
                    </w:txbxContent>
                  </v:textbox>
                </v:shape>
                <v:shape id="文字方塊 10" o:spid="_x0000_s1073" type="#_x0000_t202" style="position:absolute;left:9721;top:16355;width:13297;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" filled="f" stroked="f">
                  <v:textbox style="mso-fit-shape-to-text:t">
                    <w:txbxContent>
                      <w:p w14:paraId="3AA089E4" w14:textId="77777777" w:rsidR="00EC1C90" w:rsidRDefault="00EC1C90" w:rsidP="00EC1C90">
                        <w:pPr>
                          <w:jc w:val="center"/>
                          <w:rPr>
                            <w:rFonts w:ascii="Times New Roman" w:hAnsi="Times New Roman" w:cs="Times New Roman"/>
                            <w:color w:val="000000" w:themeColor="text1"/>
                            <w:kern w:val="24"/>
                            <w:sz w:val="16"/>
                            <w:szCs w:val="16"/>
                            <w14:ligatures w14:val="none"/>
                          </w:rPr>
                        </w:pPr>
                        <w:r>
                          <w:rPr>
                            <w:rFonts w:ascii="Times New Roman" w:hAnsi="Times New Roman" w:cs="Times New Roman"/>
                            <w:color w:val="000000" w:themeColor="text1"/>
                            <w:kern w:val="24"/>
                            <w:sz w:val="16"/>
                            <w:szCs w:val="16"/>
                          </w:rPr>
                          <w:t>Evaluation Module</w:t>
                        </w:r>
                      </w:p>
                    </w:txbxContent>
                  </v:textbox>
                </v:shape>
                <v:shape id="接點: 肘形 257947686" o:spid="_x0000_s1074" type="#_x0000_t34" style="position:absolute;left:36822;top:17428;width:6624;height:380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" adj="3847" strokecolor="black [3200]" strokeweight=".5pt">
                  <v:stroke endarrow="block"/>
                </v:shape>
                <v:shape id="接點: 肘形 1731595211" o:spid="_x0000_s1075" type="#_x0000_t34" style="position:absolute;left:36936;top:22515;width:5946;height: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" strokecolor="black [3200]" strokeweight=".5pt">
                  <v:stroke endarrow="block"/>
                </v:shape>
                <v:shape id="接點: 肘形 1494250662" o:spid="_x0000_s1076" type="#_x0000_t34" style="position:absolute;left:36832;top:17426;width:1057;height: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" strokecolor="black [3200]" strokeweight=".5pt">
                  <v:stroke endarrow="block"/>
                </v:shape>
                <v:shape id="接點: 肘形 470534113" o:spid="_x0000_s1077" type="#_x0000_t33" style="position:absolute;left:16331;top:9543;width:5404;height:99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" strokecolor="black [3200]" strokeweight=".5pt">
                  <v:stroke endarrow="block"/>
                </v:shape>
                <w10:anchorlock/>
              </v:group>
            </w:pict>
          </mc:Fallback>
        </mc:AlternateContent>
      </w:r>
    </w:p>
    <w:p w14:paraId="5FD2647E" w14:textId="77777777" w:rsidR="00CF5893" w:rsidRDefault="00EC1C90" w:rsidP="00CF5893">
      <w:pPr>
        <w:pStyle w:val="af6"/>
        <w:jc w:val="center"/>
        <w:rPr>
          <w:rFonts w:ascii="Times New Roman" w:eastAsia="標楷體" w:hAnsi="Times New Roman" w:cs="Times New Roman"/>
          <w:sz w:val="24"/>
          <w:szCs w:val="24"/>
        </w:rPr>
      </w:pPr>
      <w:bookmarkStart w:id="13" w:name="_Ref234404811"/>
      <w:bookmarkStart w:id="14" w:name="_Ref234313345"/>
      <w:r w:rsidRPr="00A756F0">
        <w:rPr>
          <w:rFonts w:ascii="Times New Roman" w:hAnsi="Times New Roman" w:cs="Times New Roman"/>
          <w:b/>
          <w:bCs/>
          <w:sz w:val="24"/>
          <w:szCs w:val="24"/>
        </w:rPr>
        <w:t xml:space="preserve">Figure </w:t>
      </w:r>
      <w:r w:rsidRPr="00A756F0">
        <w:rPr>
          <w:rFonts w:ascii="Times New Roman" w:hAnsi="Times New Roman" w:cs="Times New Roman"/>
          <w:b/>
          <w:bCs/>
          <w:sz w:val="24"/>
          <w:szCs w:val="24"/>
        </w:rPr>
        <w:fldChar w:fldCharType="begin"/>
      </w:r>
      <w:r w:rsidRPr="00A756F0">
        <w:rPr>
          <w:rFonts w:ascii="Times New Roman" w:hAnsi="Times New Roman" w:cs="Times New Roman"/>
          <w:b/>
          <w:bCs/>
          <w:sz w:val="24"/>
          <w:szCs w:val="24"/>
        </w:rPr>
        <w:instrText xml:space="preserve"> SEQ Figure \* ARABIC </w:instrText>
      </w:r>
      <w:r w:rsidRPr="00A756F0">
        <w:rPr>
          <w:rFonts w:ascii="Times New Roman" w:hAnsi="Times New Roman" w:cs="Times New Roman"/>
          <w:b/>
          <w:bCs/>
          <w:sz w:val="24"/>
          <w:szCs w:val="24"/>
        </w:rPr>
        <w:fldChar w:fldCharType="separate"/>
      </w:r>
      <w:r w:rsidR="00244B93" w:rsidRPr="00A756F0">
        <w:rPr>
          <w:rFonts w:ascii="Times New Roman" w:hAnsi="Times New Roman" w:cs="Times New Roman"/>
          <w:b/>
          <w:bCs/>
          <w:noProof/>
          <w:sz w:val="24"/>
          <w:szCs w:val="24"/>
        </w:rPr>
        <w:t>1</w:t>
      </w:r>
      <w:r w:rsidRPr="00A756F0">
        <w:rPr>
          <w:rFonts w:ascii="Times New Roman" w:hAnsi="Times New Roman" w:cs="Times New Roman"/>
          <w:b/>
          <w:bCs/>
          <w:sz w:val="24"/>
          <w:szCs w:val="24"/>
        </w:rPr>
        <w:fldChar w:fldCharType="end"/>
      </w:r>
      <w:bookmarkEnd w:id="13"/>
      <w:bookmarkEnd w:id="14"/>
      <w:r w:rsidR="000367E0" w:rsidRPr="006B0C98">
        <w:rPr>
          <w:rFonts w:ascii="Times New Roman" w:hAnsi="Times New Roman" w:cs="Times New Roman"/>
          <w:b/>
          <w:bCs/>
          <w:sz w:val="24"/>
          <w:szCs w:val="24"/>
        </w:rPr>
        <w:t>.</w:t>
      </w:r>
      <w:r w:rsidR="000367E0">
        <w:rPr>
          <w:rFonts w:ascii="Times New Roman" w:hAnsi="Times New Roman" w:cs="Times New Roman" w:hint="eastAsia"/>
          <w:sz w:val="24"/>
          <w:szCs w:val="24"/>
        </w:rPr>
        <w:t xml:space="preserve"> </w:t>
      </w:r>
      <w:r w:rsidR="000367E0" w:rsidRPr="006B0C98">
        <w:rPr>
          <w:rFonts w:ascii="Times New Roman" w:eastAsia="標楷體" w:hAnsi="Times New Roman" w:cs="Times New Roman"/>
          <w:sz w:val="24"/>
          <w:szCs w:val="24"/>
        </w:rPr>
        <w:t>Research framework diagram.</w:t>
      </w:r>
    </w:p>
    <w:p w14:paraId="6670B0B2" w14:textId="668D8FCC" w:rsidR="00EC1C90" w:rsidRPr="00CF5893" w:rsidRDefault="00EC1C90" w:rsidP="001767FE">
      <w:pPr>
        <w:pStyle w:val="af6"/>
        <w:spacing w:after="0" w:line="240" w:lineRule="auto"/>
        <w:ind w:firstLine="480"/>
        <w:jc w:val="both"/>
        <w:rPr>
          <w:rFonts w:ascii="Times New Roman" w:eastAsia="標楷體" w:hAnsi="Times New Roman" w:cs="Times New Roman"/>
          <w:sz w:val="24"/>
          <w:szCs w:val="24"/>
        </w:rPr>
      </w:pPr>
      <w:r w:rsidRPr="00CF5893">
        <w:rPr>
          <w:rFonts w:ascii="Times New Roman" w:eastAsia="標楷體" w:hAnsi="Times New Roman" w:cs="Times New Roman"/>
          <w:sz w:val="24"/>
          <w:szCs w:val="24"/>
        </w:rPr>
        <w:t xml:space="preserve">The Route Module serves as the core component of the proposed framework and is organized into three sequential stages. In the first stage, candidate stores are extracted from overloaded routes to form a candidate set for store assignment. In the second stage, candidate stores are assigned to main routes while satisfying operational constraints. In the third stage, support routes are constructed and optimized to improve overall routing quality. The remaining modules provide supporting functions for the routing process. The Data Module preprocesses the original route data and constructs a distance matrix using the </w:t>
      </w:r>
      <w:proofErr w:type="gramStart"/>
      <w:r w:rsidRPr="00CF5893">
        <w:rPr>
          <w:rFonts w:ascii="Times New Roman" w:eastAsia="標楷體" w:hAnsi="Times New Roman" w:cs="Times New Roman"/>
          <w:sz w:val="24"/>
          <w:szCs w:val="24"/>
        </w:rPr>
        <w:t>Open Source</w:t>
      </w:r>
      <w:proofErr w:type="gramEnd"/>
      <w:r w:rsidRPr="00CF5893">
        <w:rPr>
          <w:rFonts w:ascii="Times New Roman" w:eastAsia="標楷體" w:hAnsi="Times New Roman" w:cs="Times New Roman"/>
          <w:sz w:val="24"/>
          <w:szCs w:val="24"/>
        </w:rPr>
        <w:t xml:space="preserve"> Routing Machine (OSRM). The API Module utilizes the Google Maps Platform Routes API to estimate travel times, while the Evaluation Module evaluates the generated routing solutions and outputs the optimized routing results.</w:t>
      </w:r>
    </w:p>
    <w:p w14:paraId="0A996CAD" w14:textId="61FBF153" w:rsidR="00450C2E" w:rsidRPr="001767FE" w:rsidRDefault="00EC1C90" w:rsidP="001767FE">
      <w:pPr>
        <w:pStyle w:val="af6"/>
        <w:spacing w:after="0" w:line="240" w:lineRule="auto"/>
        <w:ind w:firstLine="480"/>
        <w:jc w:val="both"/>
        <w:rPr>
          <w:rFonts w:ascii="Times New Roman" w:eastAsia="標楷體" w:hAnsi="Times New Roman" w:cs="Times New Roman"/>
          <w:sz w:val="24"/>
          <w:szCs w:val="24"/>
        </w:rPr>
      </w:pPr>
      <w:r w:rsidRPr="001767FE">
        <w:rPr>
          <w:rFonts w:ascii="Times New Roman" w:eastAsia="標楷體" w:hAnsi="Times New Roman" w:cs="Times New Roman"/>
          <w:sz w:val="24"/>
          <w:szCs w:val="24"/>
        </w:rPr>
        <w:t xml:space="preserve">The proposed framework integrates multiple optimization algorithms to address the distinct objectives of different routing tasks. CCGA is adopted for candidate store extraction, HACO for store </w:t>
      </w:r>
      <w:proofErr w:type="gramStart"/>
      <w:r w:rsidRPr="001767FE">
        <w:rPr>
          <w:rFonts w:ascii="Times New Roman" w:eastAsia="標楷體" w:hAnsi="Times New Roman" w:cs="Times New Roman"/>
          <w:sz w:val="24"/>
          <w:szCs w:val="24"/>
        </w:rPr>
        <w:t>assignment</w:t>
      </w:r>
      <w:proofErr w:type="gramEnd"/>
      <w:r w:rsidRPr="001767FE">
        <w:rPr>
          <w:rFonts w:ascii="Times New Roman" w:eastAsia="標楷體" w:hAnsi="Times New Roman" w:cs="Times New Roman"/>
          <w:sz w:val="24"/>
          <w:szCs w:val="24"/>
        </w:rPr>
        <w:t>, and MACS for support route planning and route optimization. By integrating these complementary algorithms, the proposed framework effectively addresses different routing tasks while maintaining operational feasibility and improving routing quality.</w:t>
      </w:r>
      <w:bookmarkStart w:id="15" w:name="_Toc205218996"/>
      <w:bookmarkStart w:id="16" w:name="_Toc233808485"/>
    </w:p>
    <w:p w14:paraId="6533C1E5" w14:textId="039E7064" w:rsidR="005F69E9" w:rsidRPr="00352ABB" w:rsidRDefault="00F44977" w:rsidP="007C6EDD">
      <w:pPr>
        <w:spacing w:before="240" w:line="360" w:lineRule="auto"/>
        <w:rPr>
          <w:rFonts w:ascii="Times New Roman" w:eastAsia="標楷體" w:hAnsi="Times New Roman" w:cs="Times New Roman"/>
        </w:rPr>
      </w:pPr>
      <w:r w:rsidRPr="00ED1053">
        <w:rPr>
          <w:rFonts w:ascii="Times New Roman" w:eastAsia="標楷體" w:hAnsi="Times New Roman" w:cs="Times New Roman"/>
          <w:i/>
          <w:iCs/>
        </w:rPr>
        <w:t>3.</w:t>
      </w:r>
      <w:bookmarkEnd w:id="15"/>
      <w:r w:rsidR="006C6650" w:rsidRPr="00ED1053">
        <w:rPr>
          <w:rFonts w:ascii="Times New Roman" w:eastAsia="標楷體" w:hAnsi="Times New Roman" w:cs="Times New Roman" w:hint="eastAsia"/>
          <w:i/>
          <w:iCs/>
        </w:rPr>
        <w:t>2</w:t>
      </w:r>
      <w:r w:rsidR="00B963C9" w:rsidRPr="00ED1053">
        <w:rPr>
          <w:rFonts w:ascii="Times New Roman" w:eastAsia="標楷體" w:hAnsi="Times New Roman" w:cs="Times New Roman" w:hint="eastAsia"/>
          <w:i/>
          <w:iCs/>
        </w:rPr>
        <w:t xml:space="preserve"> </w:t>
      </w:r>
      <w:bookmarkEnd w:id="16"/>
      <w:r w:rsidR="004739EE" w:rsidRPr="00ED1053">
        <w:rPr>
          <w:rFonts w:ascii="Times New Roman" w:eastAsia="標楷體" w:hAnsi="Times New Roman" w:cs="Times New Roman"/>
          <w:i/>
          <w:iCs/>
        </w:rPr>
        <w:t>Problem Description and Operational Constraints</w:t>
      </w:r>
    </w:p>
    <w:p w14:paraId="6B5F2DD6" w14:textId="53D96E64" w:rsidR="009746DE" w:rsidRPr="00A756F0" w:rsidRDefault="00C00B8C"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 xml:space="preserve">This study used the initial route data provided by the logistics company, which represented main delivery routes planned based on historical experience. These routes defined vehicle travel paths and store service sequences. The </w:t>
      </w:r>
      <w:proofErr w:type="gramStart"/>
      <w:r w:rsidRPr="00A756F0">
        <w:rPr>
          <w:rFonts w:ascii="Times New Roman" w:eastAsia="標楷體" w:hAnsi="Times New Roman" w:cs="Times New Roman"/>
        </w:rPr>
        <w:t>investigated</w:t>
      </w:r>
      <w:proofErr w:type="gramEnd"/>
      <w:r w:rsidRPr="00A756F0">
        <w:rPr>
          <w:rFonts w:ascii="Times New Roman" w:eastAsia="標楷體" w:hAnsi="Times New Roman" w:cs="Times New Roman"/>
        </w:rPr>
        <w:t xml:space="preserve"> problem focused on support route planning under existing main-route structures with volume and time window constraints. </w:t>
      </w:r>
      <w:r w:rsidR="00D0561C" w:rsidRPr="00D0561C">
        <w:rPr>
          <w:rFonts w:ascii="Times New Roman" w:eastAsia="標楷體" w:hAnsi="Times New Roman" w:cs="Times New Roman"/>
        </w:rPr>
        <w:t>Due to daily demand fluctuations</w:t>
      </w:r>
      <w:r w:rsidRPr="00A756F0">
        <w:rPr>
          <w:rFonts w:ascii="Times New Roman" w:eastAsia="標楷體" w:hAnsi="Times New Roman" w:cs="Times New Roman"/>
        </w:rPr>
        <w:t xml:space="preserve">, route adjustments were required when main routes exceeded their capacity limits. To maintain practical feasibility, this study preserved the original store sequences and assigned overloaded stores </w:t>
      </w:r>
      <w:r w:rsidRPr="00A756F0">
        <w:rPr>
          <w:rFonts w:ascii="Times New Roman" w:eastAsia="標楷體" w:hAnsi="Times New Roman" w:cs="Times New Roman"/>
        </w:rPr>
        <w:lastRenderedPageBreak/>
        <w:t>to available or support vehicles, thereby improving delivery efficiency and reducing the number of required vehicles and transportation costs.</w:t>
      </w:r>
    </w:p>
    <w:p w14:paraId="3DBBAD31" w14:textId="44562B87" w:rsidR="00D0561C" w:rsidRDefault="00D0561C" w:rsidP="00450C2E">
      <w:pPr>
        <w:widowControl/>
        <w:spacing w:after="0" w:line="240" w:lineRule="auto"/>
        <w:ind w:firstLine="480"/>
        <w:jc w:val="both"/>
        <w:rPr>
          <w:rFonts w:ascii="Times New Roman" w:eastAsia="標楷體" w:hAnsi="Times New Roman" w:cs="Times New Roman"/>
        </w:rPr>
      </w:pPr>
      <w:r w:rsidRPr="00D0561C">
        <w:rPr>
          <w:rFonts w:ascii="Times New Roman" w:eastAsia="標楷體" w:hAnsi="Times New Roman" w:cs="Times New Roman"/>
        </w:rPr>
        <w:t>Operational constraints were derived from interviews with the logistics company to ensure feasible delivery planning. The constraints are defined as follows.</w:t>
      </w:r>
    </w:p>
    <w:p w14:paraId="579C0961" w14:textId="28CBB320" w:rsidR="008F0D62" w:rsidRPr="00A756F0" w:rsidRDefault="008F0D62" w:rsidP="00450C2E">
      <w:pPr>
        <w:pStyle w:val="a9"/>
        <w:widowControl/>
        <w:numPr>
          <w:ilvl w:val="0"/>
          <w:numId w:val="32"/>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Load capacity:</w:t>
      </w:r>
      <w:r w:rsidRPr="00A756F0">
        <w:rPr>
          <w:rFonts w:ascii="Times New Roman" w:eastAsia="標楷體" w:hAnsi="Times New Roman" w:cs="Times New Roman" w:hint="eastAsia"/>
        </w:rPr>
        <w:t xml:space="preserve"> </w:t>
      </w:r>
      <w:r w:rsidRPr="00A756F0">
        <w:rPr>
          <w:rFonts w:ascii="Times New Roman" w:eastAsia="標楷體" w:hAnsi="Times New Roman" w:cs="Times New Roman"/>
        </w:rPr>
        <w:t xml:space="preserve">The maximum allowable load rate </w:t>
      </w:r>
      <w:r w:rsidR="00A61A19" w:rsidRPr="00A756F0">
        <w:rPr>
          <w:rFonts w:ascii="Times New Roman" w:eastAsia="標楷體" w:hAnsi="Times New Roman" w:cs="Times New Roman" w:hint="eastAsia"/>
        </w:rPr>
        <w:t xml:space="preserve">was </w:t>
      </w:r>
      <w:r w:rsidRPr="00A756F0">
        <w:rPr>
          <w:rFonts w:ascii="Times New Roman" w:eastAsia="標楷體" w:hAnsi="Times New Roman" w:cs="Times New Roman"/>
        </w:rPr>
        <w:t>100%</w:t>
      </w:r>
      <w:r w:rsidRPr="00A756F0">
        <w:rPr>
          <w:rFonts w:ascii="Times New Roman" w:eastAsia="標楷體" w:hAnsi="Times New Roman" w:cs="Times New Roman" w:hint="eastAsia"/>
        </w:rPr>
        <w:t>.</w:t>
      </w:r>
    </w:p>
    <w:p w14:paraId="4B0B30C6" w14:textId="03BAE9D5" w:rsidR="008F0D62" w:rsidRPr="00A756F0" w:rsidRDefault="008F0D62" w:rsidP="00450C2E">
      <w:pPr>
        <w:pStyle w:val="a9"/>
        <w:widowControl/>
        <w:numPr>
          <w:ilvl w:val="0"/>
          <w:numId w:val="32"/>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Store arrival time:</w:t>
      </w:r>
      <w:r w:rsidRPr="00A756F0">
        <w:rPr>
          <w:rFonts w:ascii="Times New Roman" w:eastAsia="標楷體" w:hAnsi="Times New Roman" w:cs="Times New Roman" w:hint="eastAsia"/>
        </w:rPr>
        <w:t xml:space="preserve"> </w:t>
      </w:r>
      <w:r w:rsidR="00A61A19" w:rsidRPr="00A756F0">
        <w:rPr>
          <w:rFonts w:ascii="Times New Roman" w:eastAsia="標楷體" w:hAnsi="Times New Roman" w:cs="Times New Roman"/>
        </w:rPr>
        <w:t>The vehicle must arrive at each store within its specified time window.</w:t>
      </w:r>
    </w:p>
    <w:p w14:paraId="75F953BF" w14:textId="5AA99A14" w:rsidR="00A61A19" w:rsidRPr="00A756F0" w:rsidRDefault="00A61A19" w:rsidP="00450C2E">
      <w:pPr>
        <w:pStyle w:val="a9"/>
        <w:widowControl/>
        <w:numPr>
          <w:ilvl w:val="0"/>
          <w:numId w:val="32"/>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Route duration</w:t>
      </w:r>
      <w:r w:rsidRPr="00A756F0">
        <w:rPr>
          <w:rFonts w:ascii="Times New Roman" w:eastAsia="標楷體" w:hAnsi="Times New Roman" w:cs="Times New Roman" w:hint="eastAsia"/>
        </w:rPr>
        <w:t xml:space="preserve">: </w:t>
      </w:r>
      <w:r w:rsidRPr="00A756F0">
        <w:rPr>
          <w:rFonts w:ascii="Times New Roman" w:eastAsia="標楷體" w:hAnsi="Times New Roman" w:cs="Times New Roman"/>
        </w:rPr>
        <w:t>The working time of each route was limited to a maximum of 5 hours.</w:t>
      </w:r>
    </w:p>
    <w:p w14:paraId="25B3E534" w14:textId="35CEE1B1" w:rsidR="00A61A19" w:rsidRPr="00A756F0" w:rsidRDefault="00A61A19" w:rsidP="00450C2E">
      <w:pPr>
        <w:pStyle w:val="a9"/>
        <w:widowControl/>
        <w:numPr>
          <w:ilvl w:val="0"/>
          <w:numId w:val="32"/>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Regional and temporal</w:t>
      </w:r>
      <w:r w:rsidRPr="00A756F0">
        <w:rPr>
          <w:rFonts w:ascii="Times New Roman" w:eastAsia="標楷體" w:hAnsi="Times New Roman" w:cs="Times New Roman" w:hint="eastAsia"/>
        </w:rPr>
        <w:t>: The s</w:t>
      </w:r>
      <w:r w:rsidRPr="00A756F0">
        <w:rPr>
          <w:rFonts w:ascii="Times New Roman" w:eastAsia="標楷體" w:hAnsi="Times New Roman" w:cs="Times New Roman"/>
        </w:rPr>
        <w:t>tore locations and scheduled arrival times are considered during route planning</w:t>
      </w:r>
      <w:r w:rsidRPr="00A756F0">
        <w:rPr>
          <w:rFonts w:ascii="Times New Roman" w:eastAsia="標楷體" w:hAnsi="Times New Roman" w:cs="Times New Roman" w:hint="eastAsia"/>
        </w:rPr>
        <w:t>.</w:t>
      </w:r>
    </w:p>
    <w:p w14:paraId="6F9FA4CB" w14:textId="40BD68CA" w:rsidR="00A61A19" w:rsidRPr="00A756F0" w:rsidRDefault="00A61A19" w:rsidP="00450C2E">
      <w:pPr>
        <w:pStyle w:val="a9"/>
        <w:widowControl/>
        <w:numPr>
          <w:ilvl w:val="0"/>
          <w:numId w:val="32"/>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Main-route integrity</w:t>
      </w:r>
      <w:r w:rsidRPr="00A756F0">
        <w:rPr>
          <w:rFonts w:ascii="Times New Roman" w:eastAsia="標楷體" w:hAnsi="Times New Roman" w:cs="Times New Roman" w:hint="eastAsia"/>
        </w:rPr>
        <w:t xml:space="preserve">: </w:t>
      </w:r>
      <w:r w:rsidR="00B77FF5" w:rsidRPr="00A756F0">
        <w:rPr>
          <w:rFonts w:ascii="Times New Roman" w:eastAsia="標楷體" w:hAnsi="Times New Roman" w:cs="Times New Roman"/>
        </w:rPr>
        <w:t>The main route can support candidate stores while preserving the original store sequence and minimizing store relocations to maintain operational familiarity.</w:t>
      </w:r>
    </w:p>
    <w:p w14:paraId="182CF835" w14:textId="0D1F86B3" w:rsidR="004B6EED" w:rsidRPr="00A756F0" w:rsidRDefault="003B00A5" w:rsidP="00450C2E">
      <w:pPr>
        <w:widowControl/>
        <w:spacing w:after="0" w:line="240" w:lineRule="auto"/>
        <w:ind w:firstLine="360"/>
        <w:jc w:val="both"/>
        <w:rPr>
          <w:rFonts w:ascii="Times New Roman" w:eastAsia="標楷體" w:hAnsi="Times New Roman" w:cs="Times New Roman"/>
        </w:rPr>
      </w:pPr>
      <w:r w:rsidRPr="00A756F0">
        <w:rPr>
          <w:rFonts w:ascii="Times New Roman" w:eastAsia="標楷體" w:hAnsi="Times New Roman" w:cs="Times New Roman"/>
        </w:rPr>
        <w:t xml:space="preserve">The planning rules were established based on the analysis of historical route data and practical experience from the logistics company’s route planning process. </w:t>
      </w:r>
      <w:r w:rsidR="00B23A06" w:rsidRPr="00A756F0">
        <w:rPr>
          <w:rFonts w:ascii="Times New Roman" w:eastAsia="標楷體" w:hAnsi="Times New Roman" w:cs="Times New Roman"/>
        </w:rPr>
        <w:t>Accordingly, the following rules and procedures were summarized.</w:t>
      </w:r>
    </w:p>
    <w:p w14:paraId="0865EA79" w14:textId="445AEBAE" w:rsidR="00183DA8" w:rsidRPr="00A756F0" w:rsidRDefault="001107D6" w:rsidP="00450C2E">
      <w:pPr>
        <w:pStyle w:val="a9"/>
        <w:widowControl/>
        <w:numPr>
          <w:ilvl w:val="0"/>
          <w:numId w:val="33"/>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The volume of each main route was evaluated against the vehicle capacity limit. Routes exceeding the limit underwent store extraction, and the extracted stores were included in the candidate store set</w:t>
      </w:r>
      <w:r w:rsidR="00D53BB4" w:rsidRPr="00A756F0">
        <w:rPr>
          <w:rFonts w:ascii="Times New Roman" w:eastAsia="標楷體" w:hAnsi="Times New Roman" w:cs="Times New Roman"/>
        </w:rPr>
        <w:t>.</w:t>
      </w:r>
    </w:p>
    <w:p w14:paraId="12F0161A" w14:textId="2378A05F" w:rsidR="00D53BB4" w:rsidRPr="00A756F0" w:rsidRDefault="001107D6" w:rsidP="00450C2E">
      <w:pPr>
        <w:pStyle w:val="a9"/>
        <w:widowControl/>
        <w:numPr>
          <w:ilvl w:val="0"/>
          <w:numId w:val="33"/>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The candidate stores were geographically grouped to support subsequent regional support route planning</w:t>
      </w:r>
      <w:r w:rsidR="00D53BB4" w:rsidRPr="00A756F0">
        <w:rPr>
          <w:rFonts w:ascii="Times New Roman" w:eastAsia="標楷體" w:hAnsi="Times New Roman" w:cs="Times New Roman"/>
        </w:rPr>
        <w:t>.</w:t>
      </w:r>
    </w:p>
    <w:p w14:paraId="62E82C51" w14:textId="0D949D33" w:rsidR="00D53BB4" w:rsidRPr="00A756F0" w:rsidRDefault="0009525D" w:rsidP="00450C2E">
      <w:pPr>
        <w:pStyle w:val="a9"/>
        <w:widowControl/>
        <w:numPr>
          <w:ilvl w:val="0"/>
          <w:numId w:val="33"/>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Candidate stores were assigned to main routes with available capacity while satisfying capacity and time window constraints. The impact on route duration was then evaluated</w:t>
      </w:r>
      <w:r w:rsidR="00D53BB4" w:rsidRPr="00A756F0">
        <w:rPr>
          <w:rFonts w:ascii="Times New Roman" w:eastAsia="標楷體" w:hAnsi="Times New Roman" w:cs="Times New Roman"/>
        </w:rPr>
        <w:t>.</w:t>
      </w:r>
    </w:p>
    <w:p w14:paraId="259DB09F" w14:textId="7D66194A" w:rsidR="00D53BB4" w:rsidRPr="00A756F0" w:rsidRDefault="0065302A" w:rsidP="00450C2E">
      <w:pPr>
        <w:pStyle w:val="a9"/>
        <w:widowControl/>
        <w:numPr>
          <w:ilvl w:val="0"/>
          <w:numId w:val="33"/>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Unassigned candidate stores were planned as support routes based on their distance from the logistics center. Stores were classified into near, middle, and distant regions, where distant-region routes maintained directional consistency to avoid unnecessary detours while satisfying constraints</w:t>
      </w:r>
      <w:r w:rsidRPr="00A756F0">
        <w:rPr>
          <w:rFonts w:ascii="Times New Roman" w:eastAsia="標楷體" w:hAnsi="Times New Roman" w:cs="Times New Roman" w:hint="eastAsia"/>
        </w:rPr>
        <w:t>.</w:t>
      </w:r>
    </w:p>
    <w:p w14:paraId="4D6EB0A9" w14:textId="7738A77B" w:rsidR="00D53BB4" w:rsidRPr="00A756F0" w:rsidRDefault="00EF4823" w:rsidP="00450C2E">
      <w:pPr>
        <w:pStyle w:val="a9"/>
        <w:widowControl/>
        <w:numPr>
          <w:ilvl w:val="0"/>
          <w:numId w:val="33"/>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The road network distances and travel times were estimated using OSRM during route planning. The completed routes were further evaluated using the Google Maps Routes API to obtain estimated travel distances and static durations. The updated route information was then integrated for subsequent evaluation</w:t>
      </w:r>
      <w:r w:rsidR="00843E8C" w:rsidRPr="00A756F0">
        <w:rPr>
          <w:rFonts w:ascii="Times New Roman" w:eastAsia="標楷體" w:hAnsi="Times New Roman" w:cs="Times New Roman"/>
        </w:rPr>
        <w:t>.</w:t>
      </w:r>
    </w:p>
    <w:p w14:paraId="28E46C6F" w14:textId="097A96C0" w:rsidR="00FC5C65" w:rsidRPr="00ED1053" w:rsidRDefault="00FC5C65" w:rsidP="00E4714F">
      <w:pPr>
        <w:spacing w:before="240" w:line="240" w:lineRule="auto"/>
        <w:outlineLvl w:val="2"/>
        <w:rPr>
          <w:rFonts w:ascii="Times New Roman" w:eastAsia="標楷體" w:hAnsi="Times New Roman" w:cs="Times New Roman"/>
        </w:rPr>
      </w:pPr>
      <w:proofErr w:type="gramStart"/>
      <w:r w:rsidRPr="00ED1053">
        <w:rPr>
          <w:rFonts w:ascii="Times New Roman" w:eastAsia="標楷體" w:hAnsi="Times New Roman" w:cs="Times New Roman" w:hint="eastAsia"/>
        </w:rPr>
        <w:t>3</w:t>
      </w:r>
      <w:r w:rsidRPr="00ED1053">
        <w:rPr>
          <w:rFonts w:ascii="Times New Roman" w:eastAsia="標楷體" w:hAnsi="Times New Roman" w:cs="Times New Roman"/>
        </w:rPr>
        <w:t>.</w:t>
      </w:r>
      <w:r w:rsidRPr="00ED1053">
        <w:rPr>
          <w:rFonts w:ascii="Times New Roman" w:eastAsia="標楷體" w:hAnsi="Times New Roman" w:cs="Times New Roman" w:hint="eastAsia"/>
        </w:rPr>
        <w:t>2</w:t>
      </w:r>
      <w:r w:rsidRPr="00ED1053">
        <w:rPr>
          <w:rFonts w:ascii="Times New Roman" w:eastAsia="標楷體" w:hAnsi="Times New Roman" w:cs="Times New Roman"/>
        </w:rPr>
        <w:t xml:space="preserve">.1 </w:t>
      </w:r>
      <w:r w:rsidR="00ED1053">
        <w:rPr>
          <w:rFonts w:ascii="Times New Roman" w:eastAsia="標楷體" w:hAnsi="Times New Roman" w:cs="Times New Roman" w:hint="eastAsia"/>
        </w:rPr>
        <w:t xml:space="preserve"> </w:t>
      </w:r>
      <w:r w:rsidR="00756B78" w:rsidRPr="00ED1053">
        <w:rPr>
          <w:rFonts w:ascii="Times New Roman" w:eastAsia="標楷體" w:hAnsi="Times New Roman" w:cs="Times New Roman" w:hint="eastAsia"/>
        </w:rPr>
        <w:t>M</w:t>
      </w:r>
      <w:r w:rsidR="00756B78" w:rsidRPr="00ED1053">
        <w:rPr>
          <w:rFonts w:ascii="Times New Roman" w:eastAsia="標楷體" w:hAnsi="Times New Roman" w:cs="Times New Roman"/>
        </w:rPr>
        <w:t>athematical</w:t>
      </w:r>
      <w:proofErr w:type="gramEnd"/>
      <w:r w:rsidR="00756B78" w:rsidRPr="00ED1053">
        <w:rPr>
          <w:rFonts w:ascii="Times New Roman" w:eastAsia="標楷體" w:hAnsi="Times New Roman" w:cs="Times New Roman"/>
        </w:rPr>
        <w:t xml:space="preserve"> model</w:t>
      </w:r>
    </w:p>
    <w:p w14:paraId="599DF908" w14:textId="5B39A739" w:rsidR="005D59BD" w:rsidRPr="00A756F0" w:rsidRDefault="00FC5C65"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 xml:space="preserve">1. </w:t>
      </w:r>
      <w:r w:rsidRPr="00A756F0">
        <w:rPr>
          <w:rFonts w:ascii="Times New Roman" w:eastAsia="標楷體" w:hAnsi="Times New Roman" w:cs="Times New Roman"/>
        </w:rPr>
        <w:t>Variable definitions</w:t>
      </w:r>
      <w:r w:rsidRPr="00A756F0">
        <w:rPr>
          <w:rFonts w:ascii="Times New Roman" w:eastAsia="標楷體" w:hAnsi="Times New Roman" w:cs="Times New Roman" w:hint="eastAsia"/>
        </w:rPr>
        <w:t>:</w:t>
      </w:r>
    </w:p>
    <w:p w14:paraId="740F0E95" w14:textId="008B1524" w:rsidR="00980162"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hint="eastAsia"/>
              </w:rPr>
              <m:t>Q</m:t>
            </m:r>
            <m:ctrlPr>
              <w:rPr>
                <w:rFonts w:ascii="Cambria Math" w:eastAsia="標楷體" w:hAnsi="Cambria Math" w:cs="Times New Roman" w:hint="eastAsia"/>
                <w:i/>
              </w:rPr>
            </m:ctrlPr>
          </m:e>
          <m:sub>
            <m:r>
              <w:rPr>
                <w:rFonts w:ascii="Cambria Math" w:eastAsia="標楷體" w:hAnsi="Cambria Math" w:cs="Times New Roman"/>
              </w:rPr>
              <m:t>k</m:t>
            </m:r>
          </m:sub>
        </m:sSub>
      </m:oMath>
      <w:r w:rsidR="00980162" w:rsidRPr="00A756F0">
        <w:rPr>
          <w:rFonts w:ascii="Times New Roman" w:eastAsia="標楷體" w:hAnsi="Times New Roman" w:cs="Times New Roman" w:hint="eastAsia"/>
        </w:rPr>
        <w:t>:</w:t>
      </w:r>
      <w:r w:rsidR="00CD503C" w:rsidRPr="00A756F0">
        <w:rPr>
          <w:rFonts w:ascii="Times New Roman" w:eastAsia="標楷體" w:hAnsi="Times New Roman" w:cs="Times New Roman" w:hint="eastAsia"/>
        </w:rPr>
        <w:t xml:space="preserve"> </w:t>
      </w:r>
      <w:r w:rsidR="00BE68AE" w:rsidRPr="00A756F0">
        <w:rPr>
          <w:rFonts w:ascii="Times New Roman" w:eastAsia="標楷體" w:hAnsi="Times New Roman" w:cs="Times New Roman"/>
        </w:rPr>
        <w:t>Maximum</w:t>
      </w:r>
      <w:r w:rsidR="0051153C" w:rsidRPr="00A756F0">
        <w:rPr>
          <w:rFonts w:ascii="Times New Roman" w:eastAsia="標楷體" w:hAnsi="Times New Roman" w:cs="Times New Roman" w:hint="eastAsia"/>
        </w:rPr>
        <w:t xml:space="preserve"> </w:t>
      </w:r>
      <w:r w:rsidR="00BE68AE" w:rsidRPr="00A756F0">
        <w:rPr>
          <w:rFonts w:ascii="Times New Roman" w:eastAsia="標楷體" w:hAnsi="Times New Roman" w:cs="Times New Roman"/>
        </w:rPr>
        <w:t>volume capacity of vehicle</w:t>
      </w:r>
      <w:r w:rsidR="00BE68AE" w:rsidRPr="00A756F0">
        <w:rPr>
          <w:rFonts w:ascii="Times New Roman" w:eastAsia="標楷體" w:hAnsi="Times New Roman" w:cs="Times New Roman" w:hint="eastAsia"/>
        </w:rPr>
        <w:t xml:space="preserve"> k</w:t>
      </w:r>
      <w:r w:rsidR="00E115FC" w:rsidRPr="00A756F0">
        <w:rPr>
          <w:rFonts w:ascii="Times New Roman" w:eastAsia="標楷體" w:hAnsi="Times New Roman" w:cs="Times New Roman" w:hint="eastAsia"/>
        </w:rPr>
        <w:t>.</w:t>
      </w:r>
    </w:p>
    <w:p w14:paraId="66FBF48A" w14:textId="72B6B6C7" w:rsidR="00323B1F"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hint="eastAsia"/>
              </w:rPr>
              <m:t>Q</m:t>
            </m:r>
            <m:ctrlPr>
              <w:rPr>
                <w:rFonts w:ascii="Cambria Math" w:eastAsia="標楷體" w:hAnsi="Cambria Math" w:cs="Times New Roman" w:hint="eastAsia"/>
                <w:i/>
              </w:rPr>
            </m:ctrlPr>
          </m:e>
          <m:sub>
            <m:r>
              <w:rPr>
                <w:rFonts w:ascii="Cambria Math" w:eastAsia="標楷體" w:hAnsi="Cambria Math" w:cs="Times New Roman"/>
              </w:rPr>
              <m:t>sup</m:t>
            </m:r>
          </m:sub>
        </m:sSub>
      </m:oMath>
      <w:r w:rsidR="00323B1F" w:rsidRPr="00A756F0">
        <w:rPr>
          <w:rFonts w:ascii="Times New Roman" w:eastAsia="標楷體" w:hAnsi="Times New Roman" w:cs="Times New Roman" w:hint="eastAsia"/>
        </w:rPr>
        <w:t xml:space="preserve">: </w:t>
      </w:r>
      <w:r w:rsidR="00BE68AE" w:rsidRPr="00A756F0">
        <w:rPr>
          <w:rFonts w:ascii="Times New Roman" w:eastAsia="標楷體" w:hAnsi="Times New Roman" w:cs="Times New Roman"/>
        </w:rPr>
        <w:t>Maximum volume capacity of a support vehicle</w:t>
      </w:r>
      <w:r w:rsidR="00E115FC" w:rsidRPr="00A756F0">
        <w:rPr>
          <w:rFonts w:ascii="Times New Roman" w:eastAsia="標楷體" w:hAnsi="Times New Roman" w:cs="Times New Roman" w:hint="eastAsia"/>
        </w:rPr>
        <w:t>.</w:t>
      </w:r>
    </w:p>
    <w:p w14:paraId="2492CF43" w14:textId="668EF30B" w:rsidR="00CD503C"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k</m:t>
            </m:r>
          </m:sub>
        </m:sSub>
      </m:oMath>
      <w:r w:rsidR="00CD503C" w:rsidRPr="00A756F0">
        <w:rPr>
          <w:rFonts w:ascii="Times New Roman" w:eastAsia="標楷體" w:hAnsi="Times New Roman" w:cs="Times New Roman" w:hint="eastAsia"/>
        </w:rPr>
        <w:t xml:space="preserve">: </w:t>
      </w:r>
      <w:r w:rsidR="00BE68AE" w:rsidRPr="00A756F0">
        <w:rPr>
          <w:rFonts w:ascii="Times New Roman" w:eastAsia="標楷體" w:hAnsi="Times New Roman" w:cs="Times New Roman"/>
        </w:rPr>
        <w:t>Total volume assigned to vehicle k</w:t>
      </w:r>
      <w:r w:rsidR="00E115FC" w:rsidRPr="00A756F0">
        <w:rPr>
          <w:rFonts w:ascii="Times New Roman" w:eastAsia="標楷體" w:hAnsi="Times New Roman" w:cs="Times New Roman" w:hint="eastAsia"/>
        </w:rPr>
        <w:t>.</w:t>
      </w:r>
    </w:p>
    <w:p w14:paraId="435A1D30" w14:textId="7EE6B138" w:rsidR="004D0949"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oMath>
      <w:r w:rsidR="004D0949" w:rsidRPr="00A756F0">
        <w:rPr>
          <w:rFonts w:ascii="Times New Roman" w:eastAsia="標楷體" w:hAnsi="Times New Roman" w:cs="Times New Roman" w:hint="eastAsia"/>
        </w:rPr>
        <w:t xml:space="preserve">: </w:t>
      </w:r>
      <w:r w:rsidR="00453C6D" w:rsidRPr="00A756F0">
        <w:rPr>
          <w:rFonts w:ascii="Times New Roman" w:eastAsia="標楷體" w:hAnsi="Times New Roman" w:cs="Times New Roman" w:hint="eastAsia"/>
        </w:rPr>
        <w:t>V</w:t>
      </w:r>
      <w:r w:rsidR="00BE68AE" w:rsidRPr="00A756F0">
        <w:rPr>
          <w:rFonts w:ascii="Times New Roman" w:eastAsia="標楷體" w:hAnsi="Times New Roman" w:cs="Times New Roman"/>
        </w:rPr>
        <w:t>olume</w:t>
      </w:r>
      <w:r w:rsidR="00453C6D" w:rsidRPr="00A756F0">
        <w:rPr>
          <w:rFonts w:ascii="Times New Roman" w:eastAsia="標楷體" w:hAnsi="Times New Roman" w:cs="Times New Roman" w:hint="eastAsia"/>
        </w:rPr>
        <w:t xml:space="preserve"> demand</w:t>
      </w:r>
      <w:r w:rsidR="00BE68AE" w:rsidRPr="00A756F0">
        <w:rPr>
          <w:rFonts w:ascii="Times New Roman" w:eastAsia="標楷體" w:hAnsi="Times New Roman" w:cs="Times New Roman" w:hint="eastAsia"/>
        </w:rPr>
        <w:t xml:space="preserve"> of store </w:t>
      </w:r>
      <w:proofErr w:type="spellStart"/>
      <w:r w:rsidR="00BE68AE" w:rsidRPr="00A756F0">
        <w:rPr>
          <w:rFonts w:ascii="Times New Roman" w:eastAsia="標楷體" w:hAnsi="Times New Roman" w:cs="Times New Roman" w:hint="eastAsia"/>
        </w:rPr>
        <w:t>i</w:t>
      </w:r>
      <w:proofErr w:type="spellEnd"/>
      <w:r w:rsidR="00E115FC" w:rsidRPr="00A756F0">
        <w:rPr>
          <w:rFonts w:ascii="Times New Roman" w:eastAsia="標楷體" w:hAnsi="Times New Roman" w:cs="Times New Roman" w:hint="eastAsia"/>
        </w:rPr>
        <w:t>.</w:t>
      </w:r>
    </w:p>
    <w:p w14:paraId="6D13C5D5" w14:textId="57CA4716" w:rsidR="00CD503C"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oMath>
      <w:r w:rsidR="00CD503C" w:rsidRPr="00A756F0">
        <w:rPr>
          <w:rFonts w:ascii="Times New Roman" w:eastAsia="標楷體" w:hAnsi="Times New Roman" w:cs="Times New Roman" w:hint="eastAsia"/>
        </w:rPr>
        <w:t xml:space="preserve">: </w:t>
      </w:r>
      <w:r w:rsidR="00E115FC" w:rsidRPr="00A756F0">
        <w:rPr>
          <w:rFonts w:ascii="Times New Roman" w:eastAsia="標楷體" w:hAnsi="Times New Roman" w:cs="Times New Roman"/>
        </w:rPr>
        <w:t xml:space="preserve">Maximum </w:t>
      </w:r>
      <w:r w:rsidR="0077184B" w:rsidRPr="00A756F0">
        <w:rPr>
          <w:rFonts w:ascii="Times New Roman" w:eastAsia="標楷體" w:hAnsi="Times New Roman" w:cs="Times New Roman" w:hint="eastAsia"/>
        </w:rPr>
        <w:t xml:space="preserve">route </w:t>
      </w:r>
      <w:r w:rsidR="00E115FC" w:rsidRPr="00A756F0">
        <w:rPr>
          <w:rFonts w:ascii="Times New Roman" w:eastAsia="標楷體" w:hAnsi="Times New Roman" w:cs="Times New Roman"/>
        </w:rPr>
        <w:t>duration of a vehicle</w:t>
      </w:r>
      <w:r w:rsidR="00E115FC" w:rsidRPr="00A756F0">
        <w:rPr>
          <w:rFonts w:ascii="Times New Roman" w:eastAsia="標楷體" w:hAnsi="Times New Roman" w:cs="Times New Roman" w:hint="eastAsia"/>
        </w:rPr>
        <w:t>.</w:t>
      </w:r>
    </w:p>
    <w:p w14:paraId="63468F11" w14:textId="1DC022DB" w:rsidR="00CD503C"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hint="eastAsia"/>
              </w:rPr>
              <m:t>T</m:t>
            </m:r>
            <m:ctrlPr>
              <w:rPr>
                <w:rFonts w:ascii="Cambria Math" w:eastAsia="標楷體" w:hAnsi="Cambria Math" w:cs="Times New Roman" w:hint="eastAsia"/>
                <w:i/>
              </w:rPr>
            </m:ctrlPr>
          </m:e>
          <m:sub>
            <m:r>
              <w:rPr>
                <w:rFonts w:ascii="Cambria Math" w:eastAsia="標楷體" w:hAnsi="Cambria Math" w:cs="Times New Roman"/>
              </w:rPr>
              <m:t>k</m:t>
            </m:r>
          </m:sub>
        </m:sSub>
      </m:oMath>
      <w:r w:rsidR="00CD503C" w:rsidRPr="00A756F0">
        <w:rPr>
          <w:rFonts w:ascii="Times New Roman" w:eastAsia="標楷體" w:hAnsi="Times New Roman" w:cs="Times New Roman" w:hint="eastAsia"/>
        </w:rPr>
        <w:t xml:space="preserve">: </w:t>
      </w:r>
      <w:r w:rsidR="00E115FC" w:rsidRPr="00A756F0">
        <w:rPr>
          <w:rFonts w:ascii="Times New Roman" w:eastAsia="標楷體" w:hAnsi="Times New Roman" w:cs="Times New Roman"/>
        </w:rPr>
        <w:t xml:space="preserve">Total </w:t>
      </w:r>
      <w:r w:rsidR="000B5D0C" w:rsidRPr="00A756F0">
        <w:rPr>
          <w:rFonts w:ascii="Times New Roman" w:eastAsia="標楷體" w:hAnsi="Times New Roman" w:cs="Times New Roman" w:hint="eastAsia"/>
        </w:rPr>
        <w:t>route</w:t>
      </w:r>
      <w:r w:rsidR="00E115FC" w:rsidRPr="00A756F0">
        <w:rPr>
          <w:rFonts w:ascii="Times New Roman" w:eastAsia="標楷體" w:hAnsi="Times New Roman" w:cs="Times New Roman"/>
        </w:rPr>
        <w:t xml:space="preserve"> duration of vehicle k.</w:t>
      </w:r>
    </w:p>
    <w:p w14:paraId="388FF131" w14:textId="45F28005" w:rsidR="00CD503C"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0,j</m:t>
            </m:r>
          </m:sub>
        </m:sSub>
      </m:oMath>
      <w:r w:rsidR="00CD503C" w:rsidRPr="00A756F0">
        <w:rPr>
          <w:rFonts w:ascii="Times New Roman" w:eastAsia="標楷體" w:hAnsi="Times New Roman" w:cs="Times New Roman" w:hint="eastAsia"/>
        </w:rPr>
        <w:t xml:space="preserve">: </w:t>
      </w:r>
      <w:r w:rsidR="00E115FC" w:rsidRPr="00A756F0">
        <w:rPr>
          <w:rFonts w:ascii="Times New Roman" w:eastAsia="標楷體" w:hAnsi="Times New Roman" w:cs="Times New Roman"/>
        </w:rPr>
        <w:t>Distance between the logistics center and store j</w:t>
      </w:r>
      <w:r w:rsidR="00E115FC" w:rsidRPr="00A756F0">
        <w:rPr>
          <w:rFonts w:ascii="Times New Roman" w:eastAsia="標楷體" w:hAnsi="Times New Roman" w:cs="Times New Roman" w:hint="eastAsia"/>
        </w:rPr>
        <w:t>.</w:t>
      </w:r>
    </w:p>
    <w:p w14:paraId="5FDF38D1" w14:textId="08413B2E" w:rsidR="00CD503C"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oMath>
      <w:r w:rsidR="00CD503C" w:rsidRPr="00A756F0">
        <w:rPr>
          <w:rFonts w:ascii="Times New Roman" w:eastAsia="標楷體" w:hAnsi="Times New Roman" w:cs="Times New Roman" w:hint="eastAsia"/>
        </w:rPr>
        <w:t xml:space="preserve">: </w:t>
      </w:r>
      <w:r w:rsidR="00E115FC" w:rsidRPr="00A756F0">
        <w:rPr>
          <w:rFonts w:ascii="Times New Roman" w:eastAsia="標楷體" w:hAnsi="Times New Roman" w:cs="Times New Roman"/>
        </w:rPr>
        <w:t xml:space="preserve">Distance between store </w:t>
      </w:r>
      <w:proofErr w:type="spellStart"/>
      <w:r w:rsidR="00E115FC" w:rsidRPr="00A756F0">
        <w:rPr>
          <w:rFonts w:ascii="Times New Roman" w:eastAsia="標楷體" w:hAnsi="Times New Roman" w:cs="Times New Roman"/>
        </w:rPr>
        <w:t>i</w:t>
      </w:r>
      <w:proofErr w:type="spellEnd"/>
      <w:r w:rsidR="00E115FC" w:rsidRPr="00A756F0">
        <w:rPr>
          <w:rFonts w:ascii="Times New Roman" w:eastAsia="標楷體" w:hAnsi="Times New Roman" w:cs="Times New Roman"/>
        </w:rPr>
        <w:t xml:space="preserve"> and store j</w:t>
      </w:r>
      <w:r w:rsidR="00E115FC" w:rsidRPr="00A756F0">
        <w:rPr>
          <w:rFonts w:ascii="Times New Roman" w:eastAsia="標楷體" w:hAnsi="Times New Roman" w:cs="Times New Roman" w:hint="eastAsia"/>
        </w:rPr>
        <w:t>.</w:t>
      </w:r>
    </w:p>
    <w:p w14:paraId="7F7B23FB" w14:textId="48776B86" w:rsidR="009065B1"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i</m:t>
            </m:r>
          </m:sub>
        </m:sSub>
      </m:oMath>
      <w:r w:rsidR="009065B1" w:rsidRPr="00A756F0">
        <w:rPr>
          <w:rFonts w:ascii="Times New Roman" w:eastAsia="標楷體" w:hAnsi="Times New Roman" w:cs="Times New Roman" w:hint="eastAsia"/>
        </w:rPr>
        <w:t xml:space="preserve">: </w:t>
      </w:r>
      <w:r w:rsidR="009065B1" w:rsidRPr="00A756F0">
        <w:rPr>
          <w:rFonts w:ascii="Times New Roman" w:eastAsia="標楷體" w:hAnsi="Times New Roman" w:cs="Times New Roman"/>
        </w:rPr>
        <w:t>Earliest service time of store</w:t>
      </w:r>
      <w:r w:rsidR="009065B1" w:rsidRPr="00A756F0">
        <w:rPr>
          <w:rFonts w:ascii="Times New Roman" w:eastAsia="標楷體" w:hAnsi="Times New Roman" w:cs="Times New Roman" w:hint="eastAsia"/>
        </w:rPr>
        <w:t xml:space="preserve"> </w:t>
      </w:r>
      <w:proofErr w:type="spellStart"/>
      <w:r w:rsidR="009065B1" w:rsidRPr="00A756F0">
        <w:rPr>
          <w:rFonts w:ascii="Times New Roman" w:eastAsia="標楷體" w:hAnsi="Times New Roman" w:cs="Times New Roman" w:hint="eastAsia"/>
        </w:rPr>
        <w:t>i</w:t>
      </w:r>
      <w:proofErr w:type="spellEnd"/>
      <w:r w:rsidR="009065B1" w:rsidRPr="00A756F0">
        <w:rPr>
          <w:rFonts w:ascii="Times New Roman" w:eastAsia="標楷體" w:hAnsi="Times New Roman" w:cs="Times New Roman" w:hint="eastAsia"/>
        </w:rPr>
        <w:t>.</w:t>
      </w:r>
    </w:p>
    <w:p w14:paraId="32205B6E" w14:textId="2864E0C7" w:rsidR="009065B1" w:rsidRPr="00A756F0" w:rsidRDefault="00000000" w:rsidP="00450C2E">
      <w:pPr>
        <w:widowControl/>
        <w:spacing w:after="0" w:line="240" w:lineRule="auto"/>
        <w:ind w:firstLine="480"/>
        <w:jc w:val="both"/>
        <w:rPr>
          <w:rStyle w:val="af8"/>
          <w:rFonts w:ascii="Times New Roman" w:eastAsia="標楷體" w:hAnsi="Times New Roman" w:cs="Times New Roman"/>
          <w:color w:val="auto"/>
        </w:rPr>
      </w:pPr>
      <m:oMath>
        <m:sSub>
          <m:sSubPr>
            <m:ctrlPr>
              <w:rPr>
                <w:rStyle w:val="af8"/>
                <w:rFonts w:ascii="Cambria Math" w:hAnsi="Cambria Math"/>
                <w:i/>
                <w:color w:val="auto"/>
              </w:rPr>
            </m:ctrlPr>
          </m:sSubPr>
          <m:e>
            <m:r>
              <w:rPr>
                <w:rStyle w:val="af8"/>
                <w:rFonts w:ascii="Cambria Math" w:hAnsi="Cambria Math"/>
                <w:color w:val="auto"/>
              </w:rPr>
              <m:t>l</m:t>
            </m:r>
          </m:e>
          <m:sub>
            <m:r>
              <w:rPr>
                <w:rStyle w:val="af8"/>
                <w:rFonts w:ascii="Cambria Math" w:hAnsi="Cambria Math"/>
                <w:color w:val="auto"/>
              </w:rPr>
              <m:t>i</m:t>
            </m:r>
          </m:sub>
        </m:sSub>
      </m:oMath>
      <w:r w:rsidR="009065B1" w:rsidRPr="00A756F0">
        <w:rPr>
          <w:rStyle w:val="af8"/>
          <w:rFonts w:ascii="Times New Roman" w:eastAsia="標楷體" w:hAnsi="Times New Roman" w:cs="Times New Roman" w:hint="eastAsia"/>
          <w:color w:val="auto"/>
        </w:rPr>
        <w:t xml:space="preserve">: </w:t>
      </w:r>
      <w:r w:rsidR="009065B1" w:rsidRPr="00A756F0">
        <w:rPr>
          <w:rFonts w:ascii="Times New Roman" w:eastAsia="標楷體" w:hAnsi="Times New Roman" w:cs="Times New Roman"/>
        </w:rPr>
        <w:t>Latest service time of store</w:t>
      </w:r>
      <w:r w:rsidR="009065B1" w:rsidRPr="00A756F0">
        <w:rPr>
          <w:rFonts w:ascii="Times New Roman" w:eastAsia="標楷體" w:hAnsi="Times New Roman" w:cs="Times New Roman" w:hint="eastAsia"/>
        </w:rPr>
        <w:t xml:space="preserve"> </w:t>
      </w:r>
      <w:proofErr w:type="spellStart"/>
      <w:r w:rsidR="009065B1" w:rsidRPr="00A756F0">
        <w:rPr>
          <w:rFonts w:ascii="Times New Roman" w:eastAsia="標楷體" w:hAnsi="Times New Roman" w:cs="Times New Roman" w:hint="eastAsia"/>
        </w:rPr>
        <w:t>i</w:t>
      </w:r>
      <w:proofErr w:type="spellEnd"/>
      <w:r w:rsidR="009065B1" w:rsidRPr="00A756F0">
        <w:rPr>
          <w:rStyle w:val="af8"/>
          <w:rFonts w:ascii="Times New Roman" w:eastAsia="標楷體" w:hAnsi="Times New Roman" w:cs="Times New Roman" w:hint="eastAsia"/>
          <w:color w:val="auto"/>
        </w:rPr>
        <w:t>.</w:t>
      </w:r>
    </w:p>
    <w:p w14:paraId="646787C7" w14:textId="77B40936" w:rsidR="009065B1"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oMath>
      <w:r w:rsidR="009065B1" w:rsidRPr="00A756F0">
        <w:rPr>
          <w:rFonts w:ascii="Times New Roman" w:eastAsia="標楷體" w:hAnsi="Times New Roman" w:cs="Times New Roman" w:hint="eastAsia"/>
        </w:rPr>
        <w:t xml:space="preserve">: </w:t>
      </w:r>
      <w:r w:rsidR="009065B1" w:rsidRPr="00A756F0">
        <w:rPr>
          <w:rFonts w:ascii="Times New Roman" w:eastAsia="標楷體" w:hAnsi="Times New Roman" w:cs="Times New Roman"/>
        </w:rPr>
        <w:t xml:space="preserve">Travel </w:t>
      </w:r>
      <w:r w:rsidR="000B63D5" w:rsidRPr="00A756F0">
        <w:rPr>
          <w:rFonts w:ascii="Times New Roman" w:eastAsia="標楷體" w:hAnsi="Times New Roman" w:cs="Times New Roman" w:hint="eastAsia"/>
        </w:rPr>
        <w:t xml:space="preserve">time </w:t>
      </w:r>
      <w:r w:rsidR="009065B1" w:rsidRPr="00A756F0">
        <w:rPr>
          <w:rFonts w:ascii="Times New Roman" w:eastAsia="標楷體" w:hAnsi="Times New Roman" w:cs="Times New Roman"/>
        </w:rPr>
        <w:t xml:space="preserve">between store </w:t>
      </w:r>
      <w:proofErr w:type="spellStart"/>
      <w:r w:rsidR="009065B1" w:rsidRPr="00A756F0">
        <w:rPr>
          <w:rFonts w:ascii="Times New Roman" w:eastAsia="標楷體" w:hAnsi="Times New Roman" w:cs="Times New Roman" w:hint="eastAsia"/>
        </w:rPr>
        <w:t>i</w:t>
      </w:r>
      <w:proofErr w:type="spellEnd"/>
      <w:r w:rsidR="009065B1" w:rsidRPr="00A756F0">
        <w:rPr>
          <w:rFonts w:ascii="Times New Roman" w:eastAsia="標楷體" w:hAnsi="Times New Roman" w:cs="Times New Roman" w:hint="eastAsia"/>
        </w:rPr>
        <w:t xml:space="preserve"> </w:t>
      </w:r>
      <w:r w:rsidR="009065B1" w:rsidRPr="00A756F0">
        <w:rPr>
          <w:rFonts w:ascii="Times New Roman" w:eastAsia="標楷體" w:hAnsi="Times New Roman" w:cs="Times New Roman"/>
        </w:rPr>
        <w:t xml:space="preserve">and store </w:t>
      </w:r>
      <w:r w:rsidR="009065B1" w:rsidRPr="00A756F0">
        <w:rPr>
          <w:rFonts w:ascii="Times New Roman" w:eastAsia="標楷體" w:hAnsi="Times New Roman" w:cs="Times New Roman" w:hint="eastAsia"/>
        </w:rPr>
        <w:t>j.</w:t>
      </w:r>
    </w:p>
    <w:p w14:paraId="5CEF1EA3" w14:textId="2E194531" w:rsidR="00635309"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oMath>
      <w:r w:rsidR="00635309" w:rsidRPr="00A756F0">
        <w:rPr>
          <w:rFonts w:ascii="Times New Roman" w:eastAsia="標楷體" w:hAnsi="Times New Roman" w:cs="Times New Roman" w:hint="eastAsia"/>
        </w:rPr>
        <w:t xml:space="preserve">: </w:t>
      </w:r>
      <w:r w:rsidR="00E115FC" w:rsidRPr="00A756F0">
        <w:rPr>
          <w:rFonts w:ascii="Times New Roman" w:eastAsia="標楷體" w:hAnsi="Times New Roman" w:cs="Times New Roman"/>
        </w:rPr>
        <w:t xml:space="preserve">Service time of store </w:t>
      </w:r>
      <w:proofErr w:type="spellStart"/>
      <w:r w:rsidR="00E115FC" w:rsidRPr="00A756F0">
        <w:rPr>
          <w:rFonts w:ascii="Times New Roman" w:eastAsia="標楷體" w:hAnsi="Times New Roman" w:cs="Times New Roman" w:hint="eastAsia"/>
        </w:rPr>
        <w:t>i</w:t>
      </w:r>
      <w:proofErr w:type="spellEnd"/>
      <w:r w:rsidR="00E115FC" w:rsidRPr="00A756F0">
        <w:rPr>
          <w:rFonts w:ascii="Times New Roman" w:eastAsia="標楷體" w:hAnsi="Times New Roman" w:cs="Times New Roman" w:hint="eastAsia"/>
        </w:rPr>
        <w:t>.</w:t>
      </w:r>
    </w:p>
    <w:p w14:paraId="75A76D40" w14:textId="3347D4AF" w:rsidR="00A20A7B" w:rsidRPr="00A756F0" w:rsidRDefault="004962E8" w:rsidP="00450C2E">
      <w:pPr>
        <w:widowControl/>
        <w:spacing w:after="0" w:line="240" w:lineRule="auto"/>
        <w:ind w:firstLine="480"/>
        <w:jc w:val="both"/>
        <w:rPr>
          <w:rFonts w:ascii="Times New Roman" w:eastAsia="標楷體" w:hAnsi="Times New Roman" w:cs="Times New Roman"/>
        </w:rPr>
      </w:pPr>
      <m:oMath>
        <m:r>
          <w:rPr>
            <w:rFonts w:ascii="Cambria Math" w:eastAsia="標楷體" w:hAnsi="Cambria Math" w:cs="Times New Roman"/>
          </w:rPr>
          <m:t>C</m:t>
        </m:r>
      </m:oMath>
      <w:r w:rsidR="00A20A7B" w:rsidRPr="00A756F0">
        <w:rPr>
          <w:rFonts w:ascii="Times New Roman" w:eastAsia="標楷體" w:hAnsi="Times New Roman" w:cs="Times New Roman" w:hint="eastAsia"/>
        </w:rPr>
        <w:t xml:space="preserve">: </w:t>
      </w:r>
      <w:r w:rsidR="00376100" w:rsidRPr="00A756F0">
        <w:rPr>
          <w:rFonts w:ascii="Times New Roman" w:eastAsia="標楷體" w:hAnsi="Times New Roman" w:cs="Times New Roman"/>
        </w:rPr>
        <w:t>Fixed transportation cost per vehicle.</w:t>
      </w:r>
    </w:p>
    <w:p w14:paraId="6484F214" w14:textId="5D5CBDF2" w:rsidR="00086365" w:rsidRPr="00A756F0" w:rsidRDefault="00FC5C65"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2. Set</w:t>
      </w:r>
      <w:r w:rsidRPr="00A756F0">
        <w:rPr>
          <w:rFonts w:ascii="Times New Roman" w:eastAsia="標楷體" w:hAnsi="Times New Roman" w:cs="Times New Roman"/>
        </w:rPr>
        <w:t xml:space="preserve"> definitions</w:t>
      </w:r>
      <w:r w:rsidRPr="00A756F0">
        <w:rPr>
          <w:rFonts w:ascii="Times New Roman" w:eastAsia="標楷體" w:hAnsi="Times New Roman" w:cs="Times New Roman" w:hint="eastAsia"/>
        </w:rPr>
        <w:t>:</w:t>
      </w:r>
    </w:p>
    <w:p w14:paraId="3B445CFE" w14:textId="05BA7E51" w:rsidR="00086365" w:rsidRPr="00A756F0" w:rsidRDefault="00086365"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b/>
          <w:bCs/>
        </w:rPr>
        <w:tab/>
      </w:r>
      <m:oMath>
        <m:r>
          <w:rPr>
            <w:rFonts w:ascii="Cambria Math" w:eastAsia="標楷體" w:hAnsi="Cambria Math" w:cs="Times New Roman" w:hint="eastAsia"/>
          </w:rPr>
          <m:t>M</m:t>
        </m:r>
      </m:oMath>
      <w:r w:rsidRPr="00A756F0">
        <w:rPr>
          <w:rFonts w:ascii="Times New Roman" w:eastAsia="標楷體" w:hAnsi="Times New Roman" w:cs="Times New Roman" w:hint="eastAsia"/>
        </w:rPr>
        <w:t xml:space="preserve">: </w:t>
      </w:r>
      <w:r w:rsidR="00440125" w:rsidRPr="00A756F0">
        <w:rPr>
          <w:rFonts w:ascii="Times New Roman" w:eastAsia="標楷體" w:hAnsi="Times New Roman" w:cs="Times New Roman" w:hint="eastAsia"/>
        </w:rPr>
        <w:t>Set of main routes.</w:t>
      </w:r>
      <w:r w:rsidRPr="00A756F0">
        <w:rPr>
          <w:rFonts w:ascii="Times New Roman" w:eastAsia="標楷體" w:hAnsi="Times New Roman" w:cs="Times New Roman"/>
        </w:rPr>
        <w:tab/>
      </w:r>
    </w:p>
    <w:p w14:paraId="2E49A813" w14:textId="1AA221E9" w:rsidR="007E377A" w:rsidRPr="00A756F0" w:rsidRDefault="007E377A"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r>
          <w:rPr>
            <w:rFonts w:ascii="Cambria Math" w:eastAsia="標楷體" w:hAnsi="Cambria Math" w:cs="Times New Roman"/>
          </w:rPr>
          <m:t>H</m:t>
        </m:r>
      </m:oMath>
      <w:r w:rsidRPr="00A756F0">
        <w:rPr>
          <w:rFonts w:ascii="Times New Roman" w:eastAsia="標楷體" w:hAnsi="Times New Roman" w:cs="Times New Roman" w:hint="eastAsia"/>
        </w:rPr>
        <w:t xml:space="preserve">: </w:t>
      </w:r>
      <w:r w:rsidR="008A399C" w:rsidRPr="00A756F0">
        <w:rPr>
          <w:rFonts w:ascii="Times New Roman" w:eastAsia="標楷體" w:hAnsi="Times New Roman" w:cs="Times New Roman"/>
        </w:rPr>
        <w:t>Set of support routes.</w:t>
      </w:r>
    </w:p>
    <w:p w14:paraId="48B052D1" w14:textId="731FCA95" w:rsidR="00086365" w:rsidRPr="00A756F0" w:rsidRDefault="00086365" w:rsidP="00450C2E">
      <w:pPr>
        <w:widowControl/>
        <w:spacing w:after="0" w:line="240" w:lineRule="auto"/>
        <w:ind w:firstLine="480"/>
        <w:jc w:val="both"/>
        <w:rPr>
          <w:rFonts w:ascii="Times New Roman" w:eastAsia="標楷體" w:hAnsi="Times New Roman" w:cs="Times New Roman"/>
        </w:rPr>
      </w:pPr>
      <m:oMath>
        <m:r>
          <w:rPr>
            <w:rFonts w:ascii="Cambria Math" w:eastAsia="標楷體" w:hAnsi="Cambria Math" w:cs="Times New Roman" w:hint="eastAsia"/>
          </w:rPr>
          <m:t>N</m:t>
        </m:r>
      </m:oMath>
      <w:r w:rsidRPr="00A756F0">
        <w:rPr>
          <w:rFonts w:ascii="Times New Roman" w:eastAsia="標楷體" w:hAnsi="Times New Roman" w:cs="Times New Roman" w:hint="eastAsia"/>
        </w:rPr>
        <w:t xml:space="preserve">: </w:t>
      </w:r>
      <w:r w:rsidR="008A399C" w:rsidRPr="00A756F0">
        <w:rPr>
          <w:rFonts w:ascii="Times New Roman" w:eastAsia="標楷體" w:hAnsi="Times New Roman" w:cs="Times New Roman"/>
        </w:rPr>
        <w:t>Set of all stores.</w:t>
      </w:r>
    </w:p>
    <w:p w14:paraId="0DEB5C73" w14:textId="7C58A814" w:rsidR="00086365" w:rsidRPr="00A756F0" w:rsidRDefault="00086365" w:rsidP="00450C2E">
      <w:pPr>
        <w:widowControl/>
        <w:spacing w:after="0" w:line="240" w:lineRule="auto"/>
        <w:ind w:firstLine="480"/>
        <w:jc w:val="both"/>
        <w:rPr>
          <w:rFonts w:ascii="Times New Roman" w:eastAsia="標楷體" w:hAnsi="Times New Roman" w:cs="Times New Roman"/>
        </w:rPr>
      </w:pPr>
      <m:oMath>
        <m:r>
          <w:rPr>
            <w:rFonts w:ascii="Cambria Math" w:eastAsia="標楷體" w:hAnsi="Cambria Math" w:cs="Times New Roman" w:hint="eastAsia"/>
          </w:rPr>
          <m:t>K</m:t>
        </m:r>
      </m:oMath>
      <w:r w:rsidRPr="00A756F0">
        <w:rPr>
          <w:rFonts w:ascii="Times New Roman" w:eastAsia="標楷體" w:hAnsi="Times New Roman" w:cs="Times New Roman" w:hint="eastAsia"/>
        </w:rPr>
        <w:t xml:space="preserve">: </w:t>
      </w:r>
      <w:r w:rsidR="008A399C" w:rsidRPr="00A756F0">
        <w:rPr>
          <w:rFonts w:ascii="Times New Roman" w:eastAsia="標楷體" w:hAnsi="Times New Roman" w:cs="Times New Roman"/>
        </w:rPr>
        <w:t>Set of all vehicles</w:t>
      </w:r>
      <w:r w:rsidR="008A399C" w:rsidRPr="00A756F0">
        <w:rPr>
          <w:rFonts w:ascii="Times New Roman" w:eastAsia="標楷體" w:hAnsi="Times New Roman" w:cs="Times New Roman" w:hint="eastAsia"/>
        </w:rPr>
        <w:t>.</w:t>
      </w:r>
    </w:p>
    <w:p w14:paraId="620E8B38" w14:textId="1DC24F83" w:rsidR="00086365" w:rsidRPr="00A756F0" w:rsidRDefault="00086365"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b/>
          <w:bCs/>
        </w:rPr>
        <w:tab/>
      </w:r>
      <m:oMath>
        <m:r>
          <w:rPr>
            <w:rFonts w:ascii="Cambria Math" w:eastAsia="標楷體" w:hAnsi="Cambria Math" w:cs="Times New Roman"/>
          </w:rPr>
          <m:t>R</m:t>
        </m:r>
      </m:oMath>
      <w:r w:rsidRPr="00A756F0">
        <w:rPr>
          <w:rFonts w:ascii="Times New Roman" w:eastAsia="標楷體" w:hAnsi="Times New Roman" w:cs="Times New Roman" w:hint="eastAsia"/>
        </w:rPr>
        <w:t xml:space="preserve">: </w:t>
      </w:r>
      <w:r w:rsidR="008A399C" w:rsidRPr="00A756F0">
        <w:rPr>
          <w:rFonts w:ascii="Times New Roman" w:eastAsia="標楷體" w:hAnsi="Times New Roman" w:cs="Times New Roman"/>
        </w:rPr>
        <w:t>Set of candidate stores</w:t>
      </w:r>
      <w:r w:rsidR="008A399C" w:rsidRPr="00A756F0">
        <w:rPr>
          <w:rFonts w:ascii="Times New Roman" w:eastAsia="標楷體" w:hAnsi="Times New Roman" w:cs="Times New Roman" w:hint="eastAsia"/>
        </w:rPr>
        <w:t>.</w:t>
      </w:r>
    </w:p>
    <w:p w14:paraId="69FF4443" w14:textId="3C9C64D4" w:rsidR="00086365"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near</m:t>
            </m:r>
          </m:sub>
        </m:sSub>
      </m:oMath>
      <w:r w:rsidR="00086365" w:rsidRPr="00A756F0">
        <w:rPr>
          <w:rFonts w:ascii="Times New Roman" w:eastAsia="標楷體" w:hAnsi="Times New Roman" w:cs="Times New Roman" w:hint="eastAsia"/>
        </w:rPr>
        <w:t xml:space="preserve">: </w:t>
      </w:r>
      <w:r w:rsidR="009065B1" w:rsidRPr="00A756F0">
        <w:rPr>
          <w:rFonts w:ascii="Times New Roman" w:eastAsia="標楷體" w:hAnsi="Times New Roman" w:cs="Times New Roman"/>
        </w:rPr>
        <w:t>Set of near</w:t>
      </w:r>
      <w:r w:rsidR="009065B1" w:rsidRPr="00A756F0">
        <w:rPr>
          <w:rFonts w:ascii="Times New Roman" w:eastAsia="標楷體" w:hAnsi="Times New Roman" w:cs="Times New Roman" w:hint="eastAsia"/>
        </w:rPr>
        <w:t>-</w:t>
      </w:r>
      <w:r w:rsidR="009065B1" w:rsidRPr="00A756F0">
        <w:rPr>
          <w:rFonts w:ascii="Times New Roman" w:eastAsia="標楷體" w:hAnsi="Times New Roman" w:cs="Times New Roman"/>
        </w:rPr>
        <w:t>area candidate stores</w:t>
      </w:r>
      <w:r w:rsidR="009065B1" w:rsidRPr="00A756F0">
        <w:rPr>
          <w:rFonts w:ascii="Times New Roman" w:eastAsia="標楷體" w:hAnsi="Times New Roman" w:cs="Times New Roman" w:hint="eastAsia"/>
        </w:rPr>
        <w:t>.</w:t>
      </w:r>
    </w:p>
    <w:p w14:paraId="49159A6A" w14:textId="397E265C" w:rsidR="00086365"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mid</m:t>
            </m:r>
          </m:sub>
        </m:sSub>
      </m:oMath>
      <w:r w:rsidR="00086365" w:rsidRPr="00A756F0">
        <w:rPr>
          <w:rFonts w:ascii="Times New Roman" w:eastAsia="標楷體" w:hAnsi="Times New Roman" w:cs="Times New Roman" w:hint="eastAsia"/>
        </w:rPr>
        <w:t xml:space="preserve">: </w:t>
      </w:r>
      <w:r w:rsidR="009065B1" w:rsidRPr="00A756F0">
        <w:rPr>
          <w:rFonts w:ascii="Times New Roman" w:eastAsia="標楷體" w:hAnsi="Times New Roman" w:cs="Times New Roman"/>
        </w:rPr>
        <w:t xml:space="preserve">Set of </w:t>
      </w:r>
      <w:r w:rsidR="009065B1" w:rsidRPr="00A756F0">
        <w:rPr>
          <w:rFonts w:ascii="Times New Roman" w:eastAsia="標楷體" w:hAnsi="Times New Roman" w:cs="Times New Roman" w:hint="eastAsia"/>
        </w:rPr>
        <w:t>mid-</w:t>
      </w:r>
      <w:r w:rsidR="009065B1" w:rsidRPr="00A756F0">
        <w:rPr>
          <w:rFonts w:ascii="Times New Roman" w:eastAsia="標楷體" w:hAnsi="Times New Roman" w:cs="Times New Roman"/>
        </w:rPr>
        <w:t>area candidate stores</w:t>
      </w:r>
      <w:r w:rsidR="009065B1" w:rsidRPr="00A756F0">
        <w:rPr>
          <w:rFonts w:ascii="Times New Roman" w:eastAsia="標楷體" w:hAnsi="Times New Roman" w:cs="Times New Roman" w:hint="eastAsia"/>
        </w:rPr>
        <w:t>.</w:t>
      </w:r>
    </w:p>
    <w:p w14:paraId="1DBDD0D0" w14:textId="39148D0A" w:rsidR="00086365"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far</m:t>
            </m:r>
          </m:sub>
        </m:sSub>
      </m:oMath>
      <w:r w:rsidR="00086365" w:rsidRPr="00A756F0">
        <w:rPr>
          <w:rFonts w:ascii="Times New Roman" w:eastAsia="標楷體" w:hAnsi="Times New Roman" w:cs="Times New Roman" w:hint="eastAsia"/>
        </w:rPr>
        <w:t xml:space="preserve">: </w:t>
      </w:r>
      <w:r w:rsidR="009065B1" w:rsidRPr="00A756F0">
        <w:rPr>
          <w:rFonts w:ascii="Times New Roman" w:eastAsia="標楷體" w:hAnsi="Times New Roman" w:cs="Times New Roman"/>
        </w:rPr>
        <w:t xml:space="preserve">Set of </w:t>
      </w:r>
      <w:r w:rsidR="009065B1" w:rsidRPr="00A756F0">
        <w:rPr>
          <w:rFonts w:ascii="Times New Roman" w:eastAsia="標楷體" w:hAnsi="Times New Roman" w:cs="Times New Roman" w:hint="eastAsia"/>
        </w:rPr>
        <w:t>far-</w:t>
      </w:r>
      <w:r w:rsidR="009065B1" w:rsidRPr="00A756F0">
        <w:rPr>
          <w:rFonts w:ascii="Times New Roman" w:eastAsia="標楷體" w:hAnsi="Times New Roman" w:cs="Times New Roman"/>
        </w:rPr>
        <w:t>area candidate stores</w:t>
      </w:r>
      <w:r w:rsidR="009065B1" w:rsidRPr="00A756F0">
        <w:rPr>
          <w:rFonts w:ascii="Times New Roman" w:eastAsia="標楷體" w:hAnsi="Times New Roman" w:cs="Times New Roman" w:hint="eastAsia"/>
        </w:rPr>
        <w:t>.</w:t>
      </w:r>
    </w:p>
    <w:p w14:paraId="70F05A8A" w14:textId="492B4370" w:rsidR="00DF7553" w:rsidRPr="00A756F0" w:rsidRDefault="00DF7553"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 xml:space="preserve">3. Genetic </w:t>
      </w:r>
      <w:r w:rsidR="00756B78" w:rsidRPr="00A756F0">
        <w:rPr>
          <w:rFonts w:ascii="Times New Roman" w:eastAsia="標楷體" w:hAnsi="Times New Roman" w:cs="Times New Roman" w:hint="eastAsia"/>
        </w:rPr>
        <w:t>a</w:t>
      </w:r>
      <w:r w:rsidRPr="00A756F0">
        <w:rPr>
          <w:rFonts w:ascii="Times New Roman" w:eastAsia="標楷體" w:hAnsi="Times New Roman" w:cs="Times New Roman" w:hint="eastAsia"/>
        </w:rPr>
        <w:t xml:space="preserve">lgorithm </w:t>
      </w:r>
      <w:r w:rsidR="005B4EC0" w:rsidRPr="00A756F0">
        <w:rPr>
          <w:rFonts w:ascii="Times New Roman" w:eastAsia="標楷體" w:hAnsi="Times New Roman" w:cs="Times New Roman" w:hint="eastAsia"/>
        </w:rPr>
        <w:t>notation</w:t>
      </w:r>
      <w:r w:rsidRPr="00A756F0">
        <w:rPr>
          <w:rFonts w:ascii="Times New Roman" w:eastAsia="標楷體" w:hAnsi="Times New Roman" w:cs="Times New Roman"/>
        </w:rPr>
        <w:t xml:space="preserve"> definitions</w:t>
      </w:r>
      <w:r w:rsidRPr="00A756F0">
        <w:rPr>
          <w:rFonts w:ascii="Times New Roman" w:eastAsia="標楷體" w:hAnsi="Times New Roman" w:cs="Times New Roman" w:hint="eastAsia"/>
        </w:rPr>
        <w:t>:</w:t>
      </w:r>
    </w:p>
    <w:p w14:paraId="48FB7EA6" w14:textId="077D9DBF" w:rsidR="008E276B"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hint="eastAsia"/>
              </w:rPr>
              <m:t>P</m:t>
            </m:r>
            <m:ctrlPr>
              <w:rPr>
                <w:rFonts w:ascii="Cambria Math" w:eastAsia="標楷體" w:hAnsi="Cambria Math" w:cs="Times New Roman" w:hint="eastAsia"/>
                <w:i/>
              </w:rPr>
            </m:ctrlPr>
          </m:e>
          <m:sub>
            <m:r>
              <w:rPr>
                <w:rFonts w:ascii="Cambria Math" w:eastAsia="標楷體" w:hAnsi="Cambria Math" w:cs="Times New Roman"/>
              </w:rPr>
              <m:t>k</m:t>
            </m:r>
          </m:sub>
        </m:sSub>
      </m:oMath>
      <w:r w:rsidR="00A553FD" w:rsidRPr="00A756F0">
        <w:rPr>
          <w:rFonts w:ascii="Times New Roman" w:eastAsia="標楷體" w:hAnsi="Times New Roman" w:cs="Times New Roman" w:hint="eastAsia"/>
        </w:rPr>
        <w:t xml:space="preserve">: </w:t>
      </w:r>
      <w:r w:rsidR="009065B1" w:rsidRPr="00A756F0">
        <w:rPr>
          <w:rFonts w:ascii="Times New Roman" w:eastAsia="標楷體" w:hAnsi="Times New Roman" w:cs="Times New Roman" w:hint="eastAsia"/>
        </w:rPr>
        <w:t>k</w:t>
      </w:r>
      <w:r w:rsidR="009065B1" w:rsidRPr="00A756F0">
        <w:rPr>
          <w:rFonts w:ascii="Times New Roman" w:eastAsia="標楷體" w:hAnsi="Times New Roman" w:cs="Times New Roman"/>
        </w:rPr>
        <w:t>-</w:t>
      </w:r>
      <w:proofErr w:type="spellStart"/>
      <w:r w:rsidR="009065B1" w:rsidRPr="00A756F0">
        <w:rPr>
          <w:rFonts w:ascii="Times New Roman" w:eastAsia="標楷體" w:hAnsi="Times New Roman" w:cs="Times New Roman"/>
        </w:rPr>
        <w:t>th</w:t>
      </w:r>
      <w:proofErr w:type="spellEnd"/>
      <w:r w:rsidR="009065B1" w:rsidRPr="00A756F0">
        <w:rPr>
          <w:rFonts w:ascii="Times New Roman" w:eastAsia="標楷體" w:hAnsi="Times New Roman" w:cs="Times New Roman"/>
        </w:rPr>
        <w:t xml:space="preserve"> subpopulation.</w:t>
      </w:r>
    </w:p>
    <w:p w14:paraId="56A61049" w14:textId="6349FAC4" w:rsidR="008E276B" w:rsidRPr="00A756F0" w:rsidRDefault="00D55283"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sSubSup>
          <m:sSubSupPr>
            <m:ctrlPr>
              <w:rPr>
                <w:rFonts w:ascii="Cambria Math" w:eastAsia="標楷體" w:hAnsi="Cambria Math" w:cs="Times New Roman"/>
                <w:i/>
              </w:rPr>
            </m:ctrlPr>
          </m:sSubSupPr>
          <m:e>
            <m:r>
              <w:rPr>
                <w:rFonts w:ascii="Cambria Math" w:eastAsia="標楷體" w:hAnsi="Cambria Math" w:cs="Times New Roman" w:hint="eastAsia"/>
              </w:rPr>
              <m:t>P</m:t>
            </m:r>
            <m:ctrlPr>
              <w:rPr>
                <w:rFonts w:ascii="Cambria Math" w:eastAsia="標楷體" w:hAnsi="Cambria Math" w:cs="Times New Roman" w:hint="eastAsia"/>
                <w:i/>
              </w:rPr>
            </m:ctrlPr>
          </m:e>
          <m:sub>
            <m:r>
              <w:rPr>
                <w:rFonts w:ascii="Cambria Math" w:eastAsia="標楷體" w:hAnsi="Cambria Math" w:cs="Times New Roman"/>
              </w:rPr>
              <m:t>k</m:t>
            </m:r>
          </m:sub>
          <m:sup>
            <m:r>
              <w:rPr>
                <w:rFonts w:ascii="Cambria Math" w:eastAsia="標楷體" w:hAnsi="Cambria Math" w:cs="Times New Roman"/>
              </w:rPr>
              <m:t>g</m:t>
            </m:r>
          </m:sup>
        </m:sSubSup>
        <m:r>
          <w:rPr>
            <w:rFonts w:ascii="Cambria Math" w:eastAsia="標楷體" w:hAnsi="Cambria Math" w:cs="Times New Roman"/>
          </w:rPr>
          <m:t xml:space="preserve"> </m:t>
        </m:r>
      </m:oMath>
      <w:r w:rsidRPr="00A756F0">
        <w:rPr>
          <w:rFonts w:ascii="Times New Roman" w:eastAsia="標楷體" w:hAnsi="Times New Roman" w:cs="Times New Roman" w:hint="eastAsia"/>
        </w:rPr>
        <w:t>:</w:t>
      </w:r>
      <w:r w:rsidR="009065B1" w:rsidRPr="00A756F0">
        <w:t xml:space="preserve"> </w:t>
      </w:r>
      <w:r w:rsidR="00D53185" w:rsidRPr="00A756F0">
        <w:rPr>
          <w:rFonts w:ascii="Times New Roman" w:eastAsia="標楷體" w:hAnsi="Times New Roman" w:cs="Times New Roman" w:hint="eastAsia"/>
        </w:rPr>
        <w:t>k</w:t>
      </w:r>
      <w:r w:rsidR="009065B1" w:rsidRPr="00A756F0">
        <w:rPr>
          <w:rFonts w:ascii="Times New Roman" w:eastAsia="標楷體" w:hAnsi="Times New Roman" w:cs="Times New Roman"/>
        </w:rPr>
        <w:t>-</w:t>
      </w:r>
      <w:proofErr w:type="spellStart"/>
      <w:r w:rsidR="009065B1" w:rsidRPr="00A756F0">
        <w:rPr>
          <w:rFonts w:ascii="Times New Roman" w:eastAsia="標楷體" w:hAnsi="Times New Roman" w:cs="Times New Roman"/>
        </w:rPr>
        <w:t>th</w:t>
      </w:r>
      <w:proofErr w:type="spellEnd"/>
      <w:r w:rsidR="009065B1" w:rsidRPr="00A756F0">
        <w:rPr>
          <w:rFonts w:ascii="Times New Roman" w:eastAsia="標楷體" w:hAnsi="Times New Roman" w:cs="Times New Roman"/>
        </w:rPr>
        <w:t xml:space="preserve"> subpopulation in generation </w:t>
      </w:r>
      <w:r w:rsidR="009065B1" w:rsidRPr="00A756F0">
        <w:rPr>
          <w:rFonts w:ascii="Times New Roman" w:eastAsia="標楷體" w:hAnsi="Times New Roman" w:cs="Times New Roman" w:hint="eastAsia"/>
        </w:rPr>
        <w:t>g.</w:t>
      </w:r>
    </w:p>
    <w:p w14:paraId="33D5C958" w14:textId="1217375A" w:rsidR="00110389" w:rsidRPr="00A756F0" w:rsidRDefault="00110389"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sSub>
          <m:sSubPr>
            <m:ctrlPr>
              <w:rPr>
                <w:rFonts w:ascii="Cambria Math" w:eastAsia="標楷體" w:hAnsi="Cambria Math" w:cs="Times New Roman"/>
                <w:i/>
              </w:rPr>
            </m:ctrlPr>
          </m:sSubPr>
          <m:e>
            <m:r>
              <w:rPr>
                <w:rFonts w:ascii="Cambria Math" w:eastAsia="標楷體" w:hAnsi="Cambria Math" w:cs="Times New Roman" w:hint="eastAsia"/>
              </w:rPr>
              <m:t>N</m:t>
            </m:r>
            <m:ctrlPr>
              <w:rPr>
                <w:rFonts w:ascii="Cambria Math" w:eastAsia="標楷體" w:hAnsi="Cambria Math" w:cs="Times New Roman" w:hint="eastAsia"/>
                <w:i/>
              </w:rPr>
            </m:ctrlPr>
          </m:e>
          <m:sub>
            <m:r>
              <w:rPr>
                <w:rFonts w:ascii="Cambria Math" w:eastAsia="標楷體" w:hAnsi="Cambria Math" w:cs="Times New Roman"/>
              </w:rPr>
              <m:t>sub</m:t>
            </m:r>
          </m:sub>
        </m:sSub>
      </m:oMath>
      <w:r w:rsidRPr="00A756F0">
        <w:rPr>
          <w:rFonts w:ascii="Times New Roman" w:eastAsia="標楷體" w:hAnsi="Times New Roman" w:cs="Times New Roman" w:hint="eastAsia"/>
        </w:rPr>
        <w:t xml:space="preserve">: </w:t>
      </w:r>
      <w:r w:rsidR="00D53185" w:rsidRPr="00A756F0">
        <w:rPr>
          <w:rFonts w:ascii="Times New Roman" w:eastAsia="標楷體" w:hAnsi="Times New Roman" w:cs="Times New Roman"/>
        </w:rPr>
        <w:t>Size of each subpopulation</w:t>
      </w:r>
      <w:r w:rsidR="00D53185" w:rsidRPr="00A756F0">
        <w:rPr>
          <w:rFonts w:ascii="Times New Roman" w:eastAsia="標楷體" w:hAnsi="Times New Roman" w:cs="Times New Roman" w:hint="eastAsia"/>
        </w:rPr>
        <w:t>.</w:t>
      </w:r>
    </w:p>
    <w:p w14:paraId="7039928E" w14:textId="435CEE81" w:rsidR="008E276B" w:rsidRPr="00A756F0" w:rsidRDefault="008E276B"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r>
          <w:rPr>
            <w:rFonts w:ascii="Cambria Math" w:eastAsia="標楷體" w:hAnsi="Cambria Math" w:cs="Times New Roman" w:hint="eastAsia"/>
          </w:rPr>
          <m:t>E</m:t>
        </m:r>
      </m:oMath>
      <w:r w:rsidRPr="00A756F0">
        <w:rPr>
          <w:rFonts w:ascii="Times New Roman" w:eastAsia="標楷體" w:hAnsi="Times New Roman" w:cs="Times New Roman" w:hint="eastAsia"/>
        </w:rPr>
        <w:t xml:space="preserve">: </w:t>
      </w:r>
      <w:r w:rsidR="00E03B02" w:rsidRPr="00A756F0">
        <w:rPr>
          <w:rFonts w:ascii="Times New Roman" w:eastAsia="標楷體" w:hAnsi="Times New Roman" w:cs="Times New Roman"/>
        </w:rPr>
        <w:t>Number of elite individuals</w:t>
      </w:r>
      <w:r w:rsidR="00D53185" w:rsidRPr="00A756F0">
        <w:rPr>
          <w:rFonts w:ascii="Times New Roman" w:eastAsia="標楷體" w:hAnsi="Times New Roman" w:cs="Times New Roman" w:hint="eastAsia"/>
        </w:rPr>
        <w:t>.</w:t>
      </w:r>
    </w:p>
    <w:p w14:paraId="18FD5B6F" w14:textId="0D4E1C07" w:rsidR="00544D0B" w:rsidRPr="00A756F0" w:rsidRDefault="00544D0B"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r>
          <w:rPr>
            <w:rFonts w:ascii="Cambria Math" w:eastAsia="標楷體" w:hAnsi="Cambria Math" w:cs="Times New Roman"/>
          </w:rPr>
          <m:t>G</m:t>
        </m:r>
      </m:oMath>
      <w:r w:rsidRPr="00A756F0">
        <w:rPr>
          <w:rFonts w:ascii="Times New Roman" w:eastAsia="標楷體" w:hAnsi="Times New Roman" w:cs="Times New Roman" w:hint="eastAsia"/>
        </w:rPr>
        <w:t xml:space="preserve">: </w:t>
      </w:r>
      <w:r w:rsidR="00D53185" w:rsidRPr="00A756F0">
        <w:rPr>
          <w:rFonts w:ascii="Times New Roman" w:eastAsia="標楷體" w:hAnsi="Times New Roman" w:cs="Times New Roman"/>
        </w:rPr>
        <w:t>Maximum number of generations</w:t>
      </w:r>
      <w:r w:rsidR="00D53185" w:rsidRPr="00A756F0">
        <w:rPr>
          <w:rFonts w:ascii="Times New Roman" w:eastAsia="標楷體" w:hAnsi="Times New Roman" w:cs="Times New Roman" w:hint="eastAsia"/>
        </w:rPr>
        <w:t>.</w:t>
      </w:r>
    </w:p>
    <w:p w14:paraId="3F54D24B" w14:textId="3C691F67" w:rsidR="001D2859" w:rsidRPr="00A756F0" w:rsidRDefault="001D2859"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sSubSup>
          <m:sSubSupPr>
            <m:ctrlPr>
              <w:rPr>
                <w:rFonts w:ascii="Cambria Math" w:eastAsia="標楷體" w:hAnsi="Cambria Math" w:cs="Times New Roman"/>
                <w:i/>
              </w:rPr>
            </m:ctrlPr>
          </m:sSubSupPr>
          <m:e>
            <m:r>
              <w:rPr>
                <w:rFonts w:ascii="Cambria Math" w:eastAsia="標楷體" w:hAnsi="Cambria Math" w:cs="Times New Roman"/>
              </w:rPr>
              <m:t>F</m:t>
            </m:r>
          </m:e>
          <m:sub>
            <m:r>
              <w:rPr>
                <w:rFonts w:ascii="Cambria Math" w:eastAsia="標楷體" w:hAnsi="Cambria Math" w:cs="Times New Roman"/>
              </w:rPr>
              <m:t>k,n</m:t>
            </m:r>
          </m:sub>
          <m:sup>
            <m:r>
              <w:rPr>
                <w:rFonts w:ascii="Cambria Math" w:eastAsia="標楷體" w:hAnsi="Cambria Math" w:cs="Times New Roman"/>
              </w:rPr>
              <m:t>g</m:t>
            </m:r>
          </m:sup>
        </m:sSubSup>
      </m:oMath>
      <w:r w:rsidRPr="00A756F0">
        <w:rPr>
          <w:rFonts w:ascii="Times New Roman" w:eastAsia="標楷體" w:hAnsi="Times New Roman" w:cs="Times New Roman" w:hint="eastAsia"/>
        </w:rPr>
        <w:t xml:space="preserve">: </w:t>
      </w:r>
      <w:r w:rsidR="000659AD" w:rsidRPr="00A756F0">
        <w:rPr>
          <w:rFonts w:ascii="Times New Roman" w:eastAsia="標楷體" w:hAnsi="Times New Roman" w:cs="Times New Roman"/>
        </w:rPr>
        <w:t xml:space="preserve">Fitness value of the </w:t>
      </w:r>
      <w:r w:rsidR="000659AD" w:rsidRPr="00A756F0">
        <w:rPr>
          <w:rFonts w:ascii="Times New Roman" w:eastAsia="標楷體" w:hAnsi="Times New Roman" w:cs="Times New Roman" w:hint="eastAsia"/>
        </w:rPr>
        <w:t>n</w:t>
      </w:r>
      <w:r w:rsidR="000659AD" w:rsidRPr="00A756F0">
        <w:rPr>
          <w:rFonts w:ascii="Times New Roman" w:eastAsia="標楷體" w:hAnsi="Times New Roman" w:cs="Times New Roman"/>
        </w:rPr>
        <w:t>-</w:t>
      </w:r>
      <w:proofErr w:type="spellStart"/>
      <w:r w:rsidR="000659AD" w:rsidRPr="00A756F0">
        <w:rPr>
          <w:rFonts w:ascii="Times New Roman" w:eastAsia="標楷體" w:hAnsi="Times New Roman" w:cs="Times New Roman"/>
        </w:rPr>
        <w:t>th</w:t>
      </w:r>
      <w:proofErr w:type="spellEnd"/>
      <w:r w:rsidR="000659AD" w:rsidRPr="00A756F0">
        <w:rPr>
          <w:rFonts w:ascii="Times New Roman" w:eastAsia="標楷體" w:hAnsi="Times New Roman" w:cs="Times New Roman"/>
        </w:rPr>
        <w:t xml:space="preserve"> individual in the </w:t>
      </w:r>
      <w:r w:rsidR="000659AD" w:rsidRPr="00A756F0">
        <w:rPr>
          <w:rFonts w:ascii="Times New Roman" w:eastAsia="標楷體" w:hAnsi="Times New Roman" w:cs="Times New Roman" w:hint="eastAsia"/>
        </w:rPr>
        <w:t>k</w:t>
      </w:r>
      <w:r w:rsidR="000659AD" w:rsidRPr="00A756F0">
        <w:rPr>
          <w:rFonts w:ascii="Times New Roman" w:eastAsia="標楷體" w:hAnsi="Times New Roman" w:cs="Times New Roman"/>
        </w:rPr>
        <w:t>-</w:t>
      </w:r>
      <w:proofErr w:type="spellStart"/>
      <w:r w:rsidR="000659AD" w:rsidRPr="00A756F0">
        <w:rPr>
          <w:rFonts w:ascii="Times New Roman" w:eastAsia="標楷體" w:hAnsi="Times New Roman" w:cs="Times New Roman"/>
        </w:rPr>
        <w:t>th</w:t>
      </w:r>
      <w:proofErr w:type="spellEnd"/>
      <w:r w:rsidR="000659AD" w:rsidRPr="00A756F0">
        <w:rPr>
          <w:rFonts w:ascii="Times New Roman" w:eastAsia="標楷體" w:hAnsi="Times New Roman" w:cs="Times New Roman"/>
        </w:rPr>
        <w:t xml:space="preserve"> subpopulation at generation </w:t>
      </w:r>
      <w:r w:rsidR="000659AD" w:rsidRPr="00A756F0">
        <w:rPr>
          <w:rFonts w:ascii="Times New Roman" w:eastAsia="標楷體" w:hAnsi="Times New Roman" w:cs="Times New Roman" w:hint="eastAsia"/>
        </w:rPr>
        <w:t>g</w:t>
      </w:r>
      <w:r w:rsidR="0002023B" w:rsidRPr="00A756F0">
        <w:rPr>
          <w:rFonts w:ascii="Times New Roman" w:eastAsia="標楷體" w:hAnsi="Times New Roman" w:cs="Times New Roman" w:hint="eastAsia"/>
        </w:rPr>
        <w:t>.</w:t>
      </w:r>
    </w:p>
    <w:p w14:paraId="776B6B2E" w14:textId="7A7D3CD8" w:rsidR="001D2859" w:rsidRPr="00A756F0" w:rsidRDefault="001D2859"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sSubSup>
          <m:sSubSupPr>
            <m:ctrlPr>
              <w:rPr>
                <w:rFonts w:ascii="Cambria Math" w:eastAsia="標楷體" w:hAnsi="Cambria Math" w:cs="Times New Roman"/>
                <w:i/>
              </w:rPr>
            </m:ctrlPr>
          </m:sSubSupPr>
          <m:e>
            <m:r>
              <w:rPr>
                <w:rFonts w:ascii="Cambria Math" w:eastAsia="標楷體" w:hAnsi="Cambria Math" w:cs="Times New Roman"/>
              </w:rPr>
              <m:t>p</m:t>
            </m:r>
          </m:e>
          <m:sub>
            <m:r>
              <w:rPr>
                <w:rFonts w:ascii="Cambria Math" w:eastAsia="標楷體" w:hAnsi="Cambria Math" w:cs="Times New Roman"/>
              </w:rPr>
              <m:t>k,n</m:t>
            </m:r>
          </m:sub>
          <m:sup>
            <m:r>
              <w:rPr>
                <w:rFonts w:ascii="Cambria Math" w:eastAsia="標楷體" w:hAnsi="Cambria Math" w:cs="Times New Roman"/>
              </w:rPr>
              <m:t>g</m:t>
            </m:r>
          </m:sup>
        </m:sSubSup>
      </m:oMath>
      <w:r w:rsidRPr="00A756F0">
        <w:rPr>
          <w:rFonts w:ascii="Times New Roman" w:eastAsia="標楷體" w:hAnsi="Times New Roman" w:cs="Times New Roman" w:hint="eastAsia"/>
        </w:rPr>
        <w:t xml:space="preserve">: </w:t>
      </w:r>
      <w:r w:rsidR="0002023B" w:rsidRPr="00A756F0">
        <w:rPr>
          <w:rFonts w:ascii="Times New Roman" w:eastAsia="標楷體" w:hAnsi="Times New Roman" w:cs="Times New Roman"/>
        </w:rPr>
        <w:t xml:space="preserve">Selection probability of the </w:t>
      </w:r>
      <w:r w:rsidR="0002023B" w:rsidRPr="00A756F0">
        <w:rPr>
          <w:rFonts w:ascii="Times New Roman" w:eastAsia="標楷體" w:hAnsi="Times New Roman" w:cs="Times New Roman" w:hint="eastAsia"/>
        </w:rPr>
        <w:t>n</w:t>
      </w:r>
      <w:r w:rsidR="0002023B" w:rsidRPr="00A756F0">
        <w:rPr>
          <w:rFonts w:ascii="Times New Roman" w:eastAsia="標楷體" w:hAnsi="Times New Roman" w:cs="Times New Roman"/>
        </w:rPr>
        <w:t>-</w:t>
      </w:r>
      <w:proofErr w:type="spellStart"/>
      <w:r w:rsidR="0002023B" w:rsidRPr="00A756F0">
        <w:rPr>
          <w:rFonts w:ascii="Times New Roman" w:eastAsia="標楷體" w:hAnsi="Times New Roman" w:cs="Times New Roman"/>
        </w:rPr>
        <w:t>th</w:t>
      </w:r>
      <w:proofErr w:type="spellEnd"/>
      <w:r w:rsidR="0002023B" w:rsidRPr="00A756F0">
        <w:rPr>
          <w:rFonts w:ascii="Times New Roman" w:eastAsia="標楷體" w:hAnsi="Times New Roman" w:cs="Times New Roman"/>
        </w:rPr>
        <w:t xml:space="preserve"> individual in the </w:t>
      </w:r>
      <w:r w:rsidR="0002023B" w:rsidRPr="00A756F0">
        <w:rPr>
          <w:rFonts w:ascii="Times New Roman" w:eastAsia="標楷體" w:hAnsi="Times New Roman" w:cs="Times New Roman" w:hint="eastAsia"/>
        </w:rPr>
        <w:t>k</w:t>
      </w:r>
      <w:r w:rsidR="0002023B" w:rsidRPr="00A756F0">
        <w:rPr>
          <w:rFonts w:ascii="Times New Roman" w:eastAsia="標楷體" w:hAnsi="Times New Roman" w:cs="Times New Roman"/>
        </w:rPr>
        <w:t>-</w:t>
      </w:r>
      <w:proofErr w:type="spellStart"/>
      <w:r w:rsidR="0002023B" w:rsidRPr="00A756F0">
        <w:rPr>
          <w:rFonts w:ascii="Times New Roman" w:eastAsia="標楷體" w:hAnsi="Times New Roman" w:cs="Times New Roman"/>
        </w:rPr>
        <w:t>th</w:t>
      </w:r>
      <w:proofErr w:type="spellEnd"/>
      <w:r w:rsidR="0002023B" w:rsidRPr="00A756F0">
        <w:rPr>
          <w:rFonts w:ascii="Times New Roman" w:eastAsia="標楷體" w:hAnsi="Times New Roman" w:cs="Times New Roman"/>
        </w:rPr>
        <w:t xml:space="preserve"> subpopulation at generation </w:t>
      </w:r>
      <w:r w:rsidR="0002023B" w:rsidRPr="00A756F0">
        <w:rPr>
          <w:rFonts w:ascii="Times New Roman" w:eastAsia="標楷體" w:hAnsi="Times New Roman" w:cs="Times New Roman" w:hint="eastAsia"/>
        </w:rPr>
        <w:t>g.</w:t>
      </w:r>
    </w:p>
    <w:p w14:paraId="135EB5A2" w14:textId="142B0687" w:rsidR="00676120" w:rsidRPr="00A756F0" w:rsidRDefault="00676120"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k,n</m:t>
            </m:r>
          </m:sub>
          <m:sup>
            <m:r>
              <w:rPr>
                <w:rFonts w:ascii="Cambria Math" w:eastAsia="標楷體" w:hAnsi="Cambria Math" w:cs="Times New Roman"/>
              </w:rPr>
              <m:t>g</m:t>
            </m:r>
          </m:sup>
        </m:sSubSup>
      </m:oMath>
      <w:r w:rsidRPr="00A756F0">
        <w:rPr>
          <w:rFonts w:ascii="Times New Roman" w:eastAsia="標楷體" w:hAnsi="Times New Roman" w:cs="Times New Roman" w:hint="eastAsia"/>
        </w:rPr>
        <w:t xml:space="preserve">: </w:t>
      </w:r>
      <w:r w:rsidR="00F9574D" w:rsidRPr="00A756F0">
        <w:rPr>
          <w:rFonts w:ascii="Times New Roman" w:eastAsia="標楷體" w:hAnsi="Times New Roman" w:cs="Times New Roman" w:hint="eastAsia"/>
        </w:rPr>
        <w:t>n</w:t>
      </w:r>
      <w:r w:rsidR="00F9574D" w:rsidRPr="00A756F0">
        <w:rPr>
          <w:rFonts w:ascii="Times New Roman" w:eastAsia="標楷體" w:hAnsi="Times New Roman" w:cs="Times New Roman"/>
        </w:rPr>
        <w:t>-</w:t>
      </w:r>
      <w:proofErr w:type="spellStart"/>
      <w:r w:rsidR="00F9574D" w:rsidRPr="00A756F0">
        <w:rPr>
          <w:rFonts w:ascii="Times New Roman" w:eastAsia="標楷體" w:hAnsi="Times New Roman" w:cs="Times New Roman"/>
        </w:rPr>
        <w:t>th</w:t>
      </w:r>
      <w:proofErr w:type="spellEnd"/>
      <w:r w:rsidR="00F9574D" w:rsidRPr="00A756F0">
        <w:rPr>
          <w:rFonts w:ascii="Times New Roman" w:eastAsia="標楷體" w:hAnsi="Times New Roman" w:cs="Times New Roman"/>
        </w:rPr>
        <w:t xml:space="preserve"> individual in the </w:t>
      </w:r>
      <w:r w:rsidR="00F9574D" w:rsidRPr="00A756F0">
        <w:rPr>
          <w:rFonts w:ascii="Times New Roman" w:eastAsia="標楷體" w:hAnsi="Times New Roman" w:cs="Times New Roman" w:hint="eastAsia"/>
        </w:rPr>
        <w:t>k</w:t>
      </w:r>
      <w:r w:rsidR="00F9574D" w:rsidRPr="00A756F0">
        <w:rPr>
          <w:rFonts w:ascii="Times New Roman" w:eastAsia="標楷體" w:hAnsi="Times New Roman" w:cs="Times New Roman"/>
        </w:rPr>
        <w:t>-</w:t>
      </w:r>
      <w:proofErr w:type="spellStart"/>
      <w:r w:rsidR="00F9574D" w:rsidRPr="00A756F0">
        <w:rPr>
          <w:rFonts w:ascii="Times New Roman" w:eastAsia="標楷體" w:hAnsi="Times New Roman" w:cs="Times New Roman"/>
        </w:rPr>
        <w:t>th</w:t>
      </w:r>
      <w:proofErr w:type="spellEnd"/>
      <w:r w:rsidR="00F9574D" w:rsidRPr="00A756F0">
        <w:rPr>
          <w:rFonts w:ascii="Times New Roman" w:eastAsia="標楷體" w:hAnsi="Times New Roman" w:cs="Times New Roman"/>
        </w:rPr>
        <w:t xml:space="preserve"> subpopulation at generation </w:t>
      </w:r>
      <w:r w:rsidR="00F9574D" w:rsidRPr="00A756F0">
        <w:rPr>
          <w:rFonts w:ascii="Times New Roman" w:eastAsia="標楷體" w:hAnsi="Times New Roman" w:cs="Times New Roman" w:hint="eastAsia"/>
        </w:rPr>
        <w:t>g.</w:t>
      </w:r>
    </w:p>
    <w:p w14:paraId="61727F17" w14:textId="52A639BD" w:rsidR="008E276B" w:rsidRPr="00A756F0" w:rsidRDefault="008E276B"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c</m:t>
            </m:r>
          </m:sub>
        </m:sSub>
      </m:oMath>
      <w:r w:rsidRPr="00A756F0">
        <w:rPr>
          <w:rFonts w:ascii="Times New Roman" w:eastAsia="標楷體" w:hAnsi="Times New Roman" w:cs="Times New Roman" w:hint="eastAsia"/>
        </w:rPr>
        <w:t xml:space="preserve">: </w:t>
      </w:r>
      <w:r w:rsidR="0002023B" w:rsidRPr="00A756F0">
        <w:rPr>
          <w:rFonts w:ascii="Times New Roman" w:eastAsia="標楷體" w:hAnsi="Times New Roman" w:cs="Times New Roman"/>
        </w:rPr>
        <w:t>Crossover probability</w:t>
      </w:r>
      <w:r w:rsidR="0002023B" w:rsidRPr="00A756F0">
        <w:rPr>
          <w:rFonts w:ascii="Times New Roman" w:eastAsia="標楷體" w:hAnsi="Times New Roman" w:cs="Times New Roman" w:hint="eastAsia"/>
        </w:rPr>
        <w:t>.</w:t>
      </w:r>
    </w:p>
    <w:p w14:paraId="2CFF2E2E" w14:textId="423AFDAE" w:rsidR="00421563" w:rsidRPr="00A756F0" w:rsidRDefault="008E276B"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m</m:t>
            </m:r>
          </m:sub>
        </m:sSub>
      </m:oMath>
      <w:r w:rsidRPr="00A756F0">
        <w:rPr>
          <w:rFonts w:ascii="Times New Roman" w:eastAsia="標楷體" w:hAnsi="Times New Roman" w:cs="Times New Roman" w:hint="eastAsia"/>
        </w:rPr>
        <w:t>:</w:t>
      </w:r>
      <w:r w:rsidR="00421563" w:rsidRPr="00A756F0">
        <w:rPr>
          <w:rFonts w:ascii="Times New Roman" w:eastAsia="標楷體" w:hAnsi="Times New Roman" w:cs="Times New Roman" w:hint="eastAsia"/>
        </w:rPr>
        <w:t xml:space="preserve"> </w:t>
      </w:r>
      <w:r w:rsidR="0002023B" w:rsidRPr="00A756F0">
        <w:rPr>
          <w:rFonts w:ascii="Times New Roman" w:eastAsia="標楷體" w:hAnsi="Times New Roman" w:cs="Times New Roman"/>
        </w:rPr>
        <w:t>Mutation probability.</w:t>
      </w:r>
    </w:p>
    <w:p w14:paraId="0F2DB18B" w14:textId="3D7D9B14" w:rsidR="005F7588" w:rsidRPr="00A756F0" w:rsidRDefault="005F7588"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r>
          <w:rPr>
            <w:rFonts w:ascii="Cambria Math" w:eastAsia="標楷體" w:hAnsi="Cambria Math" w:cs="Times New Roman" w:hint="eastAsia"/>
          </w:rPr>
          <m:t>F</m:t>
        </m:r>
      </m:oMath>
      <w:r w:rsidRPr="00A756F0">
        <w:rPr>
          <w:rFonts w:ascii="Times New Roman" w:eastAsia="標楷體" w:hAnsi="Times New Roman" w:cs="Times New Roman" w:hint="eastAsia"/>
        </w:rPr>
        <w:t xml:space="preserve">: </w:t>
      </w:r>
      <w:r w:rsidR="0002023B" w:rsidRPr="00A756F0">
        <w:rPr>
          <w:rFonts w:ascii="Times New Roman" w:eastAsia="標楷體" w:hAnsi="Times New Roman" w:cs="Times New Roman"/>
        </w:rPr>
        <w:t>Fitness function.</w:t>
      </w:r>
    </w:p>
    <w:p w14:paraId="54638F95" w14:textId="061148B9" w:rsidR="008917DB"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1</m:t>
            </m:r>
          </m:sub>
        </m:sSub>
      </m:oMath>
      <w:r w:rsidR="008917DB" w:rsidRPr="00A756F0">
        <w:rPr>
          <w:rFonts w:ascii="Times New Roman" w:eastAsia="標楷體" w:hAnsi="Times New Roman" w:cs="Times New Roman" w:hint="eastAsia"/>
        </w:rPr>
        <w:t xml:space="preserve">: </w:t>
      </w:r>
      <w:r w:rsidR="0002023B" w:rsidRPr="00A756F0">
        <w:rPr>
          <w:rFonts w:ascii="Times New Roman" w:eastAsia="標楷體" w:hAnsi="Times New Roman" w:cs="Times New Roman"/>
        </w:rPr>
        <w:t>Vehicle penalty coefficient</w:t>
      </w:r>
      <w:r w:rsidR="0002023B" w:rsidRPr="00A756F0">
        <w:rPr>
          <w:rFonts w:ascii="Times New Roman" w:eastAsia="標楷體" w:hAnsi="Times New Roman" w:cs="Times New Roman" w:hint="eastAsia"/>
        </w:rPr>
        <w:t>.</w:t>
      </w:r>
    </w:p>
    <w:p w14:paraId="2C50116A" w14:textId="72958991" w:rsidR="008917DB"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2</m:t>
            </m:r>
          </m:sub>
        </m:sSub>
      </m:oMath>
      <w:r w:rsidR="008917DB" w:rsidRPr="00A756F0">
        <w:rPr>
          <w:rFonts w:ascii="Times New Roman" w:eastAsia="標楷體" w:hAnsi="Times New Roman" w:cs="Times New Roman" w:hint="eastAsia"/>
        </w:rPr>
        <w:t xml:space="preserve">: </w:t>
      </w:r>
      <w:r w:rsidR="0002023B" w:rsidRPr="00A756F0">
        <w:rPr>
          <w:rFonts w:ascii="Times New Roman" w:eastAsia="標楷體" w:hAnsi="Times New Roman" w:cs="Times New Roman"/>
        </w:rPr>
        <w:t xml:space="preserve">Store </w:t>
      </w:r>
      <w:r w:rsidR="00E03B02" w:rsidRPr="00A756F0">
        <w:rPr>
          <w:rFonts w:ascii="Times New Roman" w:eastAsia="標楷體" w:hAnsi="Times New Roman" w:cs="Times New Roman"/>
        </w:rPr>
        <w:t>count </w:t>
      </w:r>
      <w:r w:rsidR="0002023B" w:rsidRPr="00A756F0">
        <w:rPr>
          <w:rFonts w:ascii="Times New Roman" w:eastAsia="標楷體" w:hAnsi="Times New Roman" w:cs="Times New Roman"/>
        </w:rPr>
        <w:t>penalty coefficient.</w:t>
      </w:r>
    </w:p>
    <w:p w14:paraId="15C01D67" w14:textId="01771B01" w:rsidR="00374190" w:rsidRPr="00A756F0" w:rsidRDefault="00FF1E5B"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m:oMath>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i</m:t>
            </m:r>
          </m:sub>
        </m:sSub>
      </m:oMath>
      <w:r w:rsidR="00374190" w:rsidRPr="00A756F0">
        <w:rPr>
          <w:rFonts w:ascii="Times New Roman" w:eastAsia="標楷體" w:hAnsi="Times New Roman" w:cs="Times New Roman" w:hint="eastAsia"/>
        </w:rPr>
        <w:t xml:space="preserve">: </w:t>
      </w:r>
      <w:r w:rsidR="0002023B" w:rsidRPr="00A756F0">
        <w:rPr>
          <w:rFonts w:ascii="Times New Roman" w:eastAsia="標楷體" w:hAnsi="Times New Roman" w:cs="Times New Roman"/>
        </w:rPr>
        <w:t xml:space="preserve">Weight </w:t>
      </w:r>
      <w:r w:rsidR="00E03B02" w:rsidRPr="00A756F0">
        <w:rPr>
          <w:rFonts w:ascii="Times New Roman" w:eastAsia="標楷體" w:hAnsi="Times New Roman" w:cs="Times New Roman"/>
        </w:rPr>
        <w:t xml:space="preserve">coefficient </w:t>
      </w:r>
      <w:r w:rsidR="0002023B" w:rsidRPr="00A756F0">
        <w:rPr>
          <w:rFonts w:ascii="Times New Roman" w:eastAsia="標楷體" w:hAnsi="Times New Roman" w:cs="Times New Roman"/>
        </w:rPr>
        <w:t xml:space="preserve">of store </w:t>
      </w:r>
      <w:proofErr w:type="spellStart"/>
      <w:r w:rsidR="0002023B" w:rsidRPr="00A756F0">
        <w:rPr>
          <w:rFonts w:ascii="Times New Roman" w:eastAsia="標楷體" w:hAnsi="Times New Roman" w:cs="Times New Roman" w:hint="eastAsia"/>
        </w:rPr>
        <w:t>i</w:t>
      </w:r>
      <w:proofErr w:type="spellEnd"/>
      <w:r w:rsidR="0002023B" w:rsidRPr="00A756F0">
        <w:rPr>
          <w:rFonts w:ascii="Times New Roman" w:eastAsia="標楷體" w:hAnsi="Times New Roman" w:cs="Times New Roman" w:hint="eastAsia"/>
        </w:rPr>
        <w:t>.</w:t>
      </w:r>
    </w:p>
    <w:p w14:paraId="5D921F58" w14:textId="0904D01A" w:rsidR="00FF1E5B"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θ</m:t>
            </m:r>
          </m:e>
          <m:sub>
            <m:r>
              <w:rPr>
                <w:rFonts w:ascii="Cambria Math" w:eastAsia="標楷體" w:hAnsi="Cambria Math" w:cs="Times New Roman"/>
              </w:rPr>
              <m:t>i</m:t>
            </m:r>
          </m:sub>
        </m:sSub>
      </m:oMath>
      <w:r w:rsidR="00FF1E5B" w:rsidRPr="00A756F0">
        <w:rPr>
          <w:rFonts w:ascii="Times New Roman" w:eastAsia="標楷體" w:hAnsi="Times New Roman" w:cs="Times New Roman" w:hint="eastAsia"/>
        </w:rPr>
        <w:t xml:space="preserve">: </w:t>
      </w:r>
      <w:r w:rsidR="0002023B" w:rsidRPr="00A756F0">
        <w:rPr>
          <w:rFonts w:ascii="Times New Roman" w:eastAsia="標楷體" w:hAnsi="Times New Roman" w:cs="Times New Roman"/>
        </w:rPr>
        <w:t xml:space="preserve">Demand </w:t>
      </w:r>
      <w:r w:rsidR="00E03B02" w:rsidRPr="00A756F0">
        <w:rPr>
          <w:rFonts w:ascii="Times New Roman" w:eastAsia="標楷體" w:hAnsi="Times New Roman" w:cs="Times New Roman" w:hint="eastAsia"/>
        </w:rPr>
        <w:t xml:space="preserve">level </w:t>
      </w:r>
      <w:r w:rsidR="0002023B" w:rsidRPr="00A756F0">
        <w:rPr>
          <w:rFonts w:ascii="Times New Roman" w:eastAsia="標楷體" w:hAnsi="Times New Roman" w:cs="Times New Roman"/>
        </w:rPr>
        <w:t xml:space="preserve">coefficient of store </w:t>
      </w:r>
      <w:proofErr w:type="spellStart"/>
      <w:r w:rsidR="0002023B" w:rsidRPr="00A756F0">
        <w:rPr>
          <w:rFonts w:ascii="Times New Roman" w:eastAsia="標楷體" w:hAnsi="Times New Roman" w:cs="Times New Roman" w:hint="eastAsia"/>
        </w:rPr>
        <w:t>i</w:t>
      </w:r>
      <w:proofErr w:type="spellEnd"/>
      <w:r w:rsidR="0002023B" w:rsidRPr="00A756F0">
        <w:rPr>
          <w:rFonts w:ascii="Times New Roman" w:eastAsia="標楷體" w:hAnsi="Times New Roman" w:cs="Times New Roman" w:hint="eastAsia"/>
        </w:rPr>
        <w:t>.</w:t>
      </w:r>
    </w:p>
    <w:p w14:paraId="210510E2" w14:textId="4FECB9CB" w:rsidR="00DF7553" w:rsidRPr="00A756F0" w:rsidRDefault="00DF7553"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 xml:space="preserve">4. Ant colony optimization </w:t>
      </w:r>
      <w:r w:rsidR="005B4EC0" w:rsidRPr="00A756F0">
        <w:rPr>
          <w:rFonts w:ascii="Times New Roman" w:eastAsia="標楷體" w:hAnsi="Times New Roman" w:cs="Times New Roman" w:hint="eastAsia"/>
        </w:rPr>
        <w:t>notation</w:t>
      </w:r>
      <w:r w:rsidRPr="00A756F0">
        <w:rPr>
          <w:rFonts w:ascii="Times New Roman" w:eastAsia="標楷體" w:hAnsi="Times New Roman" w:cs="Times New Roman"/>
        </w:rPr>
        <w:t xml:space="preserve"> definitions</w:t>
      </w:r>
      <w:r w:rsidRPr="00A756F0">
        <w:rPr>
          <w:rFonts w:ascii="Times New Roman" w:eastAsia="標楷體" w:hAnsi="Times New Roman" w:cs="Times New Roman" w:hint="eastAsia"/>
        </w:rPr>
        <w:t>:</w:t>
      </w:r>
    </w:p>
    <w:p w14:paraId="595507C7" w14:textId="7F53C860" w:rsidR="00222F79" w:rsidRPr="00A756F0" w:rsidRDefault="00222F79" w:rsidP="00450C2E">
      <w:pPr>
        <w:widowControl/>
        <w:spacing w:after="0" w:line="240" w:lineRule="auto"/>
        <w:ind w:firstLine="480"/>
        <w:jc w:val="both"/>
        <w:rPr>
          <w:rFonts w:ascii="Times New Roman" w:eastAsia="標楷體" w:hAnsi="Times New Roman" w:cs="Times New Roman"/>
        </w:rPr>
      </w:pPr>
      <m:oMath>
        <m:r>
          <w:rPr>
            <w:rFonts w:ascii="Cambria Math" w:eastAsia="標楷體" w:hAnsi="Cambria Math" w:cs="Times New Roman"/>
          </w:rPr>
          <m:t>α</m:t>
        </m:r>
      </m:oMath>
      <w:r w:rsidRPr="00A756F0">
        <w:rPr>
          <w:rFonts w:ascii="Times New Roman" w:eastAsia="標楷體" w:hAnsi="Times New Roman" w:cs="Times New Roman" w:hint="eastAsia"/>
        </w:rPr>
        <w:t xml:space="preserve">: </w:t>
      </w:r>
      <w:r w:rsidR="006D334D" w:rsidRPr="00A756F0">
        <w:rPr>
          <w:rFonts w:ascii="Times New Roman" w:eastAsia="標楷體" w:hAnsi="Times New Roman" w:cs="Times New Roman" w:hint="eastAsia"/>
        </w:rPr>
        <w:t>Relative i</w:t>
      </w:r>
      <w:r w:rsidR="00315EA7" w:rsidRPr="00A756F0">
        <w:rPr>
          <w:rFonts w:ascii="Times New Roman" w:eastAsia="標楷體" w:hAnsi="Times New Roman" w:cs="Times New Roman"/>
        </w:rPr>
        <w:t>mportance of pheromone information</w:t>
      </w:r>
      <w:r w:rsidR="00315EA7" w:rsidRPr="00A756F0">
        <w:rPr>
          <w:rFonts w:ascii="Times New Roman" w:eastAsia="標楷體" w:hAnsi="Times New Roman" w:cs="Times New Roman" w:hint="eastAsia"/>
        </w:rPr>
        <w:t>.</w:t>
      </w:r>
    </w:p>
    <w:p w14:paraId="782DF762" w14:textId="340A5829" w:rsidR="00222F79" w:rsidRPr="00A756F0" w:rsidRDefault="00222F79" w:rsidP="00450C2E">
      <w:pPr>
        <w:widowControl/>
        <w:spacing w:after="0" w:line="240" w:lineRule="auto"/>
        <w:ind w:firstLine="480"/>
        <w:jc w:val="both"/>
        <w:rPr>
          <w:rFonts w:ascii="Times New Roman" w:eastAsia="標楷體" w:hAnsi="Times New Roman" w:cs="Times New Roman"/>
        </w:rPr>
      </w:pPr>
      <m:oMath>
        <m:r>
          <w:rPr>
            <w:rFonts w:ascii="Cambria Math" w:eastAsia="標楷體" w:hAnsi="Cambria Math" w:cs="Times New Roman"/>
          </w:rPr>
          <m:t>β</m:t>
        </m:r>
      </m:oMath>
      <w:r w:rsidRPr="00A756F0">
        <w:rPr>
          <w:rFonts w:ascii="Times New Roman" w:eastAsia="標楷體" w:hAnsi="Times New Roman" w:cs="Times New Roman" w:hint="eastAsia"/>
        </w:rPr>
        <w:t xml:space="preserve">: </w:t>
      </w:r>
      <w:r w:rsidR="006D334D" w:rsidRPr="00A756F0">
        <w:rPr>
          <w:rFonts w:ascii="Times New Roman" w:eastAsia="標楷體" w:hAnsi="Times New Roman" w:cs="Times New Roman" w:hint="eastAsia"/>
        </w:rPr>
        <w:t>Relative i</w:t>
      </w:r>
      <w:r w:rsidR="00315EA7" w:rsidRPr="00A756F0">
        <w:rPr>
          <w:rFonts w:ascii="Times New Roman" w:eastAsia="標楷體" w:hAnsi="Times New Roman" w:cs="Times New Roman"/>
        </w:rPr>
        <w:t>mportance of heuristic information</w:t>
      </w:r>
      <w:r w:rsidR="00315EA7" w:rsidRPr="00A756F0">
        <w:rPr>
          <w:rFonts w:ascii="Times New Roman" w:eastAsia="標楷體" w:hAnsi="Times New Roman" w:cs="Times New Roman" w:hint="eastAsia"/>
        </w:rPr>
        <w:t>.</w:t>
      </w:r>
    </w:p>
    <w:p w14:paraId="5F68105A" w14:textId="70AD3E23" w:rsidR="008E276B" w:rsidRPr="00A756F0" w:rsidRDefault="008E276B" w:rsidP="00450C2E">
      <w:pPr>
        <w:widowControl/>
        <w:spacing w:after="0" w:line="240" w:lineRule="auto"/>
        <w:ind w:firstLine="480"/>
        <w:jc w:val="both"/>
        <w:rPr>
          <w:rFonts w:ascii="Times New Roman" w:eastAsia="標楷體" w:hAnsi="Times New Roman" w:cs="Times New Roman"/>
        </w:rPr>
      </w:pPr>
      <m:oMath>
        <m:r>
          <w:rPr>
            <w:rFonts w:ascii="Cambria Math" w:eastAsia="標楷體" w:hAnsi="Cambria Math" w:cs="Times New Roman"/>
          </w:rPr>
          <m:t>ρ</m:t>
        </m:r>
      </m:oMath>
      <w:r w:rsidRPr="00A756F0">
        <w:rPr>
          <w:rFonts w:ascii="Times New Roman" w:eastAsia="標楷體" w:hAnsi="Times New Roman" w:cs="Times New Roman" w:hint="eastAsia"/>
        </w:rPr>
        <w:t xml:space="preserve">: </w:t>
      </w:r>
      <w:r w:rsidR="00315EA7" w:rsidRPr="00A756F0">
        <w:rPr>
          <w:rFonts w:ascii="Times New Roman" w:eastAsia="標楷體" w:hAnsi="Times New Roman" w:cs="Times New Roman"/>
        </w:rPr>
        <w:t>Pheromone evaporation rate</w:t>
      </w:r>
      <w:r w:rsidR="00315EA7" w:rsidRPr="00A756F0">
        <w:rPr>
          <w:rFonts w:ascii="Times New Roman" w:eastAsia="標楷體" w:hAnsi="Times New Roman" w:cs="Times New Roman" w:hint="eastAsia"/>
        </w:rPr>
        <w:t>.</w:t>
      </w:r>
    </w:p>
    <w:p w14:paraId="26380BAB" w14:textId="1B9D6B6C" w:rsidR="00222F79" w:rsidRPr="00A756F0" w:rsidRDefault="00222F79" w:rsidP="00450C2E">
      <w:pPr>
        <w:widowControl/>
        <w:spacing w:after="0" w:line="240" w:lineRule="auto"/>
        <w:ind w:firstLine="480"/>
        <w:jc w:val="both"/>
        <w:rPr>
          <w:rFonts w:ascii="Times New Roman" w:eastAsia="標楷體" w:hAnsi="Times New Roman" w:cs="Times New Roman"/>
        </w:rPr>
      </w:pPr>
      <m:oMath>
        <m:r>
          <w:rPr>
            <w:rStyle w:val="af8"/>
            <w:rFonts w:ascii="Cambria Math" w:hAnsi="Cambria Math"/>
            <w:color w:val="auto"/>
          </w:rPr>
          <m:t>m</m:t>
        </m:r>
      </m:oMath>
      <w:r w:rsidRPr="00A756F0">
        <w:rPr>
          <w:rStyle w:val="af8"/>
          <w:rFonts w:ascii="Times New Roman" w:eastAsia="標楷體" w:hAnsi="Times New Roman" w:cs="Times New Roman" w:hint="eastAsia"/>
          <w:color w:val="auto"/>
        </w:rPr>
        <w:t xml:space="preserve">: </w:t>
      </w:r>
      <w:r w:rsidR="00315EA7" w:rsidRPr="00A756F0">
        <w:rPr>
          <w:rFonts w:ascii="Times New Roman" w:eastAsia="標楷體" w:hAnsi="Times New Roman" w:cs="Times New Roman"/>
        </w:rPr>
        <w:t>Number of ants</w:t>
      </w:r>
      <w:r w:rsidR="00315EA7" w:rsidRPr="00A756F0">
        <w:rPr>
          <w:rFonts w:ascii="Times New Roman" w:eastAsia="標楷體" w:hAnsi="Times New Roman" w:cs="Times New Roman" w:hint="eastAsia"/>
        </w:rPr>
        <w:t>.</w:t>
      </w:r>
    </w:p>
    <w:p w14:paraId="795BA84F" w14:textId="0B9B9CDB" w:rsidR="00222F79"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oMath>
      <w:r w:rsidR="00222F79" w:rsidRPr="00A756F0">
        <w:rPr>
          <w:rFonts w:ascii="Times New Roman" w:eastAsia="標楷體" w:hAnsi="Times New Roman" w:cs="Times New Roman" w:hint="eastAsia"/>
        </w:rPr>
        <w:t xml:space="preserve">: </w:t>
      </w:r>
      <w:r w:rsidR="00315EA7" w:rsidRPr="00A756F0">
        <w:rPr>
          <w:rFonts w:ascii="Times New Roman" w:eastAsia="標楷體" w:hAnsi="Times New Roman" w:cs="Times New Roman"/>
        </w:rPr>
        <w:t>Initial pheromone concentration</w:t>
      </w:r>
      <w:r w:rsidR="00315EA7" w:rsidRPr="00A756F0">
        <w:rPr>
          <w:rFonts w:ascii="Times New Roman" w:eastAsia="標楷體" w:hAnsi="Times New Roman" w:cs="Times New Roman" w:hint="eastAsia"/>
        </w:rPr>
        <w:t>.</w:t>
      </w:r>
    </w:p>
    <w:p w14:paraId="5A7598C0" w14:textId="211C0037" w:rsidR="00222F79"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oMath>
      <w:r w:rsidR="00222F79" w:rsidRPr="00A756F0">
        <w:rPr>
          <w:rFonts w:ascii="Times New Roman" w:eastAsia="標楷體" w:hAnsi="Times New Roman" w:cs="Times New Roman" w:hint="eastAsia"/>
        </w:rPr>
        <w:t xml:space="preserve">: </w:t>
      </w:r>
      <w:r w:rsidR="00315EA7" w:rsidRPr="00A756F0">
        <w:rPr>
          <w:rFonts w:ascii="Times New Roman" w:eastAsia="標楷體" w:hAnsi="Times New Roman" w:cs="Times New Roman"/>
        </w:rPr>
        <w:t xml:space="preserve">Pheromone concentration between store </w:t>
      </w:r>
      <w:proofErr w:type="spellStart"/>
      <w:r w:rsidR="00315EA7" w:rsidRPr="00A756F0">
        <w:rPr>
          <w:rFonts w:ascii="Times New Roman" w:eastAsia="標楷體" w:hAnsi="Times New Roman" w:cs="Times New Roman" w:hint="eastAsia"/>
        </w:rPr>
        <w:t>i</w:t>
      </w:r>
      <w:proofErr w:type="spellEnd"/>
      <w:r w:rsidR="00315EA7" w:rsidRPr="00A756F0">
        <w:rPr>
          <w:rFonts w:ascii="Times New Roman" w:eastAsia="標楷體" w:hAnsi="Times New Roman" w:cs="Times New Roman" w:hint="eastAsia"/>
        </w:rPr>
        <w:t xml:space="preserve"> </w:t>
      </w:r>
      <w:r w:rsidR="00315EA7" w:rsidRPr="00A756F0">
        <w:rPr>
          <w:rFonts w:ascii="Times New Roman" w:eastAsia="標楷體" w:hAnsi="Times New Roman" w:cs="Times New Roman"/>
        </w:rPr>
        <w:t xml:space="preserve">and store </w:t>
      </w:r>
      <w:r w:rsidR="00315EA7" w:rsidRPr="00A756F0">
        <w:rPr>
          <w:rFonts w:ascii="Times New Roman" w:eastAsia="標楷體" w:hAnsi="Times New Roman" w:cs="Times New Roman" w:hint="eastAsia"/>
        </w:rPr>
        <w:t>j.</w:t>
      </w:r>
    </w:p>
    <w:p w14:paraId="046C6C9E" w14:textId="1C9EA2DA" w:rsidR="00434E0B" w:rsidRPr="00A756F0" w:rsidRDefault="00000000" w:rsidP="00450C2E">
      <w:pPr>
        <w:widowControl/>
        <w:spacing w:after="0" w:line="240" w:lineRule="auto"/>
        <w:ind w:firstLine="480"/>
        <w:jc w:val="both"/>
        <w:rPr>
          <w:rFonts w:ascii="Times New Roman" w:eastAsia="標楷體" w:hAnsi="Times New Roman" w:cs="Times New Roman"/>
        </w:rPr>
      </w:pPr>
      <m:oMath>
        <m:sSubSup>
          <m:sSubSupPr>
            <m:ctrlPr>
              <w:rPr>
                <w:rFonts w:ascii="Cambria Math" w:eastAsia="標楷體" w:hAnsi="Cambria Math" w:cs="Times New Roman"/>
                <w:i/>
              </w:rPr>
            </m:ctrlPr>
          </m:sSubSupPr>
          <m:e>
            <m:r>
              <m:rPr>
                <m:sty m:val="p"/>
              </m:rPr>
              <w:rPr>
                <w:rFonts w:ascii="Cambria Math" w:eastAsia="標楷體" w:hAnsi="Cambria Math" w:cs="Times New Roman"/>
              </w:rPr>
              <m:t>Δ</m:t>
            </m:r>
            <m:r>
              <w:rPr>
                <w:rFonts w:ascii="Cambria Math" w:eastAsia="標楷體" w:hAnsi="Cambria Math" w:cs="Times New Roman"/>
              </w:rPr>
              <m:t>τ</m:t>
            </m:r>
          </m:e>
          <m:sub>
            <m:r>
              <w:rPr>
                <w:rFonts w:ascii="Cambria Math" w:eastAsia="標楷體" w:hAnsi="Cambria Math" w:cs="Times New Roman"/>
              </w:rPr>
              <m:t>i,j</m:t>
            </m:r>
          </m:sub>
          <m:sup>
            <m:r>
              <w:rPr>
                <w:rFonts w:ascii="Cambria Math" w:eastAsia="標楷體" w:hAnsi="Cambria Math" w:cs="Times New Roman"/>
              </w:rPr>
              <m:t>iter</m:t>
            </m:r>
          </m:sup>
        </m:sSubSup>
      </m:oMath>
      <w:r w:rsidR="00434E0B" w:rsidRPr="00A756F0">
        <w:rPr>
          <w:rFonts w:ascii="Times New Roman" w:eastAsia="標楷體" w:hAnsi="Times New Roman" w:cs="Times New Roman" w:hint="eastAsia"/>
        </w:rPr>
        <w:t xml:space="preserve">: </w:t>
      </w:r>
      <w:r w:rsidR="005F44EE" w:rsidRPr="00A756F0">
        <w:rPr>
          <w:rFonts w:ascii="Times New Roman" w:eastAsia="標楷體" w:hAnsi="Times New Roman" w:cs="Times New Roman" w:hint="eastAsia"/>
        </w:rPr>
        <w:t>Q</w:t>
      </w:r>
      <w:r w:rsidR="005F44EE" w:rsidRPr="00A756F0">
        <w:rPr>
          <w:rFonts w:ascii="Times New Roman" w:eastAsia="標楷體" w:hAnsi="Times New Roman" w:cs="Times New Roman"/>
        </w:rPr>
        <w:t>uantity of pheromone laid on edge (</w:t>
      </w:r>
      <w:proofErr w:type="spellStart"/>
      <w:r w:rsidR="005F44EE" w:rsidRPr="00A756F0">
        <w:rPr>
          <w:rFonts w:ascii="Times New Roman" w:eastAsia="標楷體" w:hAnsi="Times New Roman" w:cs="Times New Roman"/>
        </w:rPr>
        <w:t>i</w:t>
      </w:r>
      <w:proofErr w:type="spellEnd"/>
      <w:r w:rsidR="005F44EE" w:rsidRPr="00A756F0">
        <w:rPr>
          <w:rFonts w:ascii="Times New Roman" w:eastAsia="標楷體" w:hAnsi="Times New Roman" w:cs="Times New Roman"/>
        </w:rPr>
        <w:t>, j) by ant k</w:t>
      </w:r>
      <w:r w:rsidR="009377B9" w:rsidRPr="00A756F0">
        <w:rPr>
          <w:rFonts w:ascii="Times New Roman" w:eastAsia="標楷體" w:hAnsi="Times New Roman" w:cs="Times New Roman" w:hint="eastAsia"/>
        </w:rPr>
        <w:t>.</w:t>
      </w:r>
    </w:p>
    <w:p w14:paraId="5402BC07" w14:textId="6BEB3556" w:rsidR="00EC7333"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i,j,u,k</m:t>
            </m:r>
          </m:sub>
        </m:sSub>
      </m:oMath>
      <w:r w:rsidR="00EC7333" w:rsidRPr="00A756F0">
        <w:rPr>
          <w:rFonts w:ascii="Times New Roman" w:eastAsia="標楷體" w:hAnsi="Times New Roman" w:cs="Times New Roman" w:hint="eastAsia"/>
        </w:rPr>
        <w:t xml:space="preserve">: </w:t>
      </w:r>
      <w:r w:rsidR="009377B9" w:rsidRPr="00A756F0">
        <w:rPr>
          <w:rFonts w:ascii="Times New Roman" w:eastAsia="標楷體" w:hAnsi="Times New Roman" w:cs="Times New Roman"/>
        </w:rPr>
        <w:t xml:space="preserve">Heuristic information for inserting store </w:t>
      </w:r>
      <w:r w:rsidR="009377B9" w:rsidRPr="00A756F0">
        <w:rPr>
          <w:rFonts w:ascii="Times New Roman" w:eastAsia="標楷體" w:hAnsi="Times New Roman" w:cs="Times New Roman" w:hint="eastAsia"/>
        </w:rPr>
        <w:t xml:space="preserve">u </w:t>
      </w:r>
      <w:r w:rsidR="009377B9" w:rsidRPr="00A756F0">
        <w:rPr>
          <w:rFonts w:ascii="Times New Roman" w:eastAsia="標楷體" w:hAnsi="Times New Roman" w:cs="Times New Roman"/>
        </w:rPr>
        <w:t xml:space="preserve">between stores </w:t>
      </w:r>
      <w:proofErr w:type="spellStart"/>
      <w:r w:rsidR="009377B9" w:rsidRPr="00A756F0">
        <w:rPr>
          <w:rFonts w:ascii="Times New Roman" w:eastAsia="標楷體" w:hAnsi="Times New Roman" w:cs="Times New Roman" w:hint="eastAsia"/>
        </w:rPr>
        <w:t>i</w:t>
      </w:r>
      <w:proofErr w:type="spellEnd"/>
      <w:r w:rsidR="009377B9" w:rsidRPr="00A756F0">
        <w:rPr>
          <w:rFonts w:ascii="Times New Roman" w:eastAsia="標楷體" w:hAnsi="Times New Roman" w:cs="Times New Roman" w:hint="eastAsia"/>
        </w:rPr>
        <w:t xml:space="preserve"> </w:t>
      </w:r>
      <w:r w:rsidR="009377B9" w:rsidRPr="00A756F0">
        <w:rPr>
          <w:rFonts w:ascii="Times New Roman" w:eastAsia="標楷體" w:hAnsi="Times New Roman" w:cs="Times New Roman"/>
        </w:rPr>
        <w:t xml:space="preserve">and </w:t>
      </w:r>
      <w:r w:rsidR="009377B9" w:rsidRPr="00A756F0">
        <w:rPr>
          <w:rFonts w:ascii="Times New Roman" w:eastAsia="標楷體" w:hAnsi="Times New Roman" w:cs="Times New Roman" w:hint="eastAsia"/>
        </w:rPr>
        <w:t xml:space="preserve">j </w:t>
      </w:r>
      <w:r w:rsidR="009377B9" w:rsidRPr="00A756F0">
        <w:rPr>
          <w:rFonts w:ascii="Times New Roman" w:eastAsia="標楷體" w:hAnsi="Times New Roman" w:cs="Times New Roman"/>
        </w:rPr>
        <w:t>in route</w:t>
      </w:r>
      <w:r w:rsidR="009377B9" w:rsidRPr="00A756F0">
        <w:rPr>
          <w:rFonts w:ascii="Times New Roman" w:eastAsia="標楷體" w:hAnsi="Times New Roman" w:cs="Times New Roman" w:hint="eastAsia"/>
        </w:rPr>
        <w:t xml:space="preserve"> k</w:t>
      </w:r>
      <w:r w:rsidR="009377B9" w:rsidRPr="00A756F0">
        <w:rPr>
          <w:rFonts w:ascii="Times New Roman" w:eastAsia="標楷體" w:hAnsi="Times New Roman" w:cs="Times New Roman"/>
        </w:rPr>
        <w:t>.</w:t>
      </w:r>
    </w:p>
    <w:p w14:paraId="67DEA51A" w14:textId="7087B783" w:rsidR="00222F79"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i,j</m:t>
            </m:r>
          </m:sub>
        </m:sSub>
      </m:oMath>
      <w:r w:rsidR="00222F79" w:rsidRPr="00A756F0">
        <w:rPr>
          <w:rFonts w:ascii="Times New Roman" w:eastAsia="標楷體" w:hAnsi="Times New Roman" w:cs="Times New Roman" w:hint="eastAsia"/>
        </w:rPr>
        <w:t xml:space="preserve">: </w:t>
      </w:r>
      <w:r w:rsidR="00E21E43" w:rsidRPr="00A756F0">
        <w:rPr>
          <w:rFonts w:ascii="Times New Roman" w:eastAsia="標楷體" w:hAnsi="Times New Roman" w:cs="Times New Roman"/>
        </w:rPr>
        <w:t>Distance heuristic information.</w:t>
      </w:r>
    </w:p>
    <w:p w14:paraId="35F23B7E" w14:textId="308F66A1" w:rsidR="00682792" w:rsidRPr="00A756F0" w:rsidRDefault="00000000" w:rsidP="00450C2E">
      <w:pPr>
        <w:widowControl/>
        <w:spacing w:after="0" w:line="240" w:lineRule="auto"/>
        <w:ind w:firstLine="480"/>
        <w:jc w:val="both"/>
        <w:rPr>
          <w:rFonts w:ascii="Times New Roman" w:eastAsia="標楷體" w:hAnsi="Times New Roman" w:cs="Times New Roman"/>
        </w:rPr>
      </w:pPr>
      <m:oMath>
        <m:sSubSup>
          <m:sSubSupPr>
            <m:ctrlPr>
              <w:rPr>
                <w:rStyle w:val="af8"/>
                <w:rFonts w:ascii="Cambria Math" w:hAnsi="Cambria Math"/>
                <w:i/>
                <w:color w:val="auto"/>
              </w:rPr>
            </m:ctrlPr>
          </m:sSubSupPr>
          <m:e>
            <m:r>
              <w:rPr>
                <w:rStyle w:val="af8"/>
                <w:rFonts w:ascii="Cambria Math" w:hAnsi="Cambria Math"/>
                <w:color w:val="auto"/>
              </w:rPr>
              <m:t>p</m:t>
            </m:r>
          </m:e>
          <m:sub>
            <m:r>
              <w:rPr>
                <w:rStyle w:val="af8"/>
                <w:rFonts w:ascii="Cambria Math" w:hAnsi="Cambria Math"/>
                <w:color w:val="auto"/>
              </w:rPr>
              <m:t>i,j,u,k</m:t>
            </m:r>
          </m:sub>
          <m:sup>
            <m:r>
              <w:rPr>
                <w:rStyle w:val="af8"/>
                <w:rFonts w:ascii="Cambria Math" w:hAnsi="Cambria Math"/>
                <w:color w:val="auto"/>
              </w:rPr>
              <m:t>a</m:t>
            </m:r>
          </m:sup>
        </m:sSubSup>
      </m:oMath>
      <w:r w:rsidR="00682792" w:rsidRPr="00A756F0">
        <w:rPr>
          <w:rStyle w:val="af8"/>
          <w:rFonts w:ascii="Times New Roman" w:eastAsia="標楷體" w:hAnsi="Times New Roman" w:cs="Times New Roman" w:hint="eastAsia"/>
          <w:color w:val="auto"/>
        </w:rPr>
        <w:t xml:space="preserve">: </w:t>
      </w:r>
      <w:r w:rsidR="0044421C" w:rsidRPr="00A756F0">
        <w:rPr>
          <w:rFonts w:ascii="Times New Roman" w:eastAsia="標楷體" w:hAnsi="Times New Roman" w:cs="Times New Roman"/>
        </w:rPr>
        <w:t xml:space="preserve">Transition probability for ant </w:t>
      </w:r>
      <w:r w:rsidR="006D334D" w:rsidRPr="00A756F0">
        <w:rPr>
          <w:rFonts w:ascii="Times New Roman" w:eastAsia="標楷體" w:hAnsi="Times New Roman" w:cs="Times New Roman" w:hint="eastAsia"/>
        </w:rPr>
        <w:t xml:space="preserve">a </w:t>
      </w:r>
      <w:r w:rsidR="0044421C" w:rsidRPr="00A756F0">
        <w:rPr>
          <w:rFonts w:ascii="Times New Roman" w:eastAsia="標楷體" w:hAnsi="Times New Roman" w:cs="Times New Roman"/>
        </w:rPr>
        <w:t>to insert store</w:t>
      </w:r>
      <w:r w:rsidR="0044421C" w:rsidRPr="00A756F0">
        <w:rPr>
          <w:rFonts w:ascii="Times New Roman" w:eastAsia="標楷體" w:hAnsi="Times New Roman" w:cs="Times New Roman" w:hint="eastAsia"/>
        </w:rPr>
        <w:t xml:space="preserve"> u </w:t>
      </w:r>
      <w:r w:rsidR="0044421C" w:rsidRPr="00A756F0">
        <w:rPr>
          <w:rFonts w:ascii="Times New Roman" w:eastAsia="標楷體" w:hAnsi="Times New Roman" w:cs="Times New Roman"/>
        </w:rPr>
        <w:t xml:space="preserve">between stores </w:t>
      </w:r>
      <w:proofErr w:type="spellStart"/>
      <w:r w:rsidR="0044421C" w:rsidRPr="00A756F0">
        <w:rPr>
          <w:rFonts w:ascii="Times New Roman" w:eastAsia="標楷體" w:hAnsi="Times New Roman" w:cs="Times New Roman" w:hint="eastAsia"/>
        </w:rPr>
        <w:t>i</w:t>
      </w:r>
      <w:proofErr w:type="spellEnd"/>
      <w:r w:rsidR="0044421C" w:rsidRPr="00A756F0">
        <w:rPr>
          <w:rFonts w:ascii="Times New Roman" w:eastAsia="標楷體" w:hAnsi="Times New Roman" w:cs="Times New Roman" w:hint="eastAsia"/>
        </w:rPr>
        <w:t xml:space="preserve"> </w:t>
      </w:r>
      <w:r w:rsidR="0044421C" w:rsidRPr="00A756F0">
        <w:rPr>
          <w:rFonts w:ascii="Times New Roman" w:eastAsia="標楷體" w:hAnsi="Times New Roman" w:cs="Times New Roman"/>
        </w:rPr>
        <w:t xml:space="preserve">and </w:t>
      </w:r>
      <w:r w:rsidR="0044421C" w:rsidRPr="00A756F0">
        <w:rPr>
          <w:rFonts w:ascii="Times New Roman" w:eastAsia="標楷體" w:hAnsi="Times New Roman" w:cs="Times New Roman" w:hint="eastAsia"/>
        </w:rPr>
        <w:t xml:space="preserve">j </w:t>
      </w:r>
      <w:r w:rsidR="0044421C" w:rsidRPr="00A756F0">
        <w:rPr>
          <w:rFonts w:ascii="Times New Roman" w:eastAsia="標楷體" w:hAnsi="Times New Roman" w:cs="Times New Roman"/>
        </w:rPr>
        <w:t xml:space="preserve">in route </w:t>
      </w:r>
      <w:r w:rsidR="0044421C" w:rsidRPr="00A756F0">
        <w:rPr>
          <w:rFonts w:ascii="Times New Roman" w:eastAsia="標楷體" w:hAnsi="Times New Roman" w:cs="Times New Roman" w:hint="eastAsia"/>
        </w:rPr>
        <w:t>k</w:t>
      </w:r>
      <w:r w:rsidR="0044421C" w:rsidRPr="00A756F0">
        <w:rPr>
          <w:rFonts w:ascii="Times New Roman" w:eastAsia="標楷體" w:hAnsi="Times New Roman" w:cs="Times New Roman"/>
        </w:rPr>
        <w:t>.</w:t>
      </w:r>
    </w:p>
    <w:p w14:paraId="40B2D394" w14:textId="4ADA90D3" w:rsidR="00AA6FD2" w:rsidRPr="00A756F0" w:rsidRDefault="00000000" w:rsidP="00450C2E">
      <w:pPr>
        <w:widowControl/>
        <w:spacing w:after="0" w:line="240" w:lineRule="auto"/>
        <w:ind w:firstLine="480"/>
        <w:jc w:val="both"/>
        <w:rPr>
          <w:rFonts w:ascii="Times New Roman" w:eastAsia="標楷體" w:hAnsi="Times New Roman" w:cs="Times New Roman"/>
        </w:rPr>
      </w:pPr>
      <m:oMath>
        <m:sSubSup>
          <m:sSubSupPr>
            <m:ctrlPr>
              <w:rPr>
                <w:rStyle w:val="af8"/>
                <w:rFonts w:ascii="Cambria Math" w:hAnsi="Cambria Math"/>
                <w:i/>
                <w:color w:val="auto"/>
              </w:rPr>
            </m:ctrlPr>
          </m:sSubSupPr>
          <m:e>
            <m:r>
              <w:rPr>
                <w:rStyle w:val="af8"/>
                <w:rFonts w:ascii="Cambria Math" w:hAnsi="Cambria Math"/>
                <w:color w:val="auto"/>
              </w:rPr>
              <m:t>p</m:t>
            </m:r>
          </m:e>
          <m:sub>
            <m:r>
              <w:rPr>
                <w:rStyle w:val="af8"/>
                <w:rFonts w:ascii="Cambria Math" w:hAnsi="Cambria Math"/>
                <w:color w:val="auto"/>
              </w:rPr>
              <m:t>i,j</m:t>
            </m:r>
          </m:sub>
          <m:sup>
            <m:r>
              <w:rPr>
                <w:rStyle w:val="af8"/>
                <w:rFonts w:ascii="Cambria Math" w:hAnsi="Cambria Math"/>
                <w:color w:val="auto"/>
              </w:rPr>
              <m:t>a</m:t>
            </m:r>
          </m:sup>
        </m:sSubSup>
      </m:oMath>
      <w:r w:rsidR="00AA6FD2" w:rsidRPr="00A756F0">
        <w:rPr>
          <w:rStyle w:val="af8"/>
          <w:rFonts w:ascii="Times New Roman" w:eastAsia="標楷體" w:hAnsi="Times New Roman" w:cs="Times New Roman" w:hint="eastAsia"/>
          <w:color w:val="auto"/>
        </w:rPr>
        <w:t xml:space="preserve">: </w:t>
      </w:r>
      <w:r w:rsidR="00450C2E" w:rsidRPr="00A756F0">
        <w:rPr>
          <w:rFonts w:ascii="Times New Roman" w:eastAsia="標楷體" w:hAnsi="Times New Roman" w:cs="Times New Roman"/>
        </w:rPr>
        <w:t xml:space="preserve">Transition probability for ant </w:t>
      </w:r>
      <w:r w:rsidR="00450C2E" w:rsidRPr="00A756F0">
        <w:rPr>
          <w:rFonts w:ascii="Times New Roman" w:eastAsia="標楷體" w:hAnsi="Times New Roman" w:cs="Times New Roman" w:hint="eastAsia"/>
        </w:rPr>
        <w:t xml:space="preserve">a </w:t>
      </w:r>
      <w:r w:rsidR="00450C2E" w:rsidRPr="00A756F0">
        <w:rPr>
          <w:rFonts w:ascii="Times New Roman" w:eastAsia="標楷體" w:hAnsi="Times New Roman" w:cs="Times New Roman"/>
        </w:rPr>
        <w:t>to move from store I</w:t>
      </w:r>
      <w:r w:rsidR="00450C2E" w:rsidRPr="00A756F0">
        <w:rPr>
          <w:rFonts w:ascii="Times New Roman" w:eastAsia="標楷體" w:hAnsi="Times New Roman" w:cs="Times New Roman" w:hint="eastAsia"/>
        </w:rPr>
        <w:t xml:space="preserve"> </w:t>
      </w:r>
      <w:r w:rsidR="00450C2E" w:rsidRPr="00A756F0">
        <w:rPr>
          <w:rFonts w:ascii="Times New Roman" w:eastAsia="標楷體" w:hAnsi="Times New Roman" w:cs="Times New Roman"/>
        </w:rPr>
        <w:t xml:space="preserve">to store </w:t>
      </w:r>
      <w:r w:rsidR="00450C2E" w:rsidRPr="00A756F0">
        <w:rPr>
          <w:rFonts w:ascii="Times New Roman" w:eastAsia="標楷體" w:hAnsi="Times New Roman" w:cs="Times New Roman" w:hint="eastAsia"/>
        </w:rPr>
        <w:t>j</w:t>
      </w:r>
      <w:r w:rsidR="00450C2E" w:rsidRPr="00A756F0">
        <w:rPr>
          <w:rFonts w:ascii="Times New Roman" w:eastAsia="標楷體" w:hAnsi="Times New Roman" w:cs="Times New Roman"/>
        </w:rPr>
        <w:t>.</w:t>
      </w:r>
    </w:p>
    <w:p w14:paraId="506AC24B" w14:textId="74FA6EBE" w:rsidR="00B14288" w:rsidRPr="00A756F0" w:rsidRDefault="00000000" w:rsidP="00450C2E">
      <w:pPr>
        <w:widowControl/>
        <w:spacing w:after="0" w:line="240" w:lineRule="auto"/>
        <w:ind w:firstLine="480"/>
        <w:jc w:val="both"/>
        <w:rPr>
          <w:rFonts w:ascii="Times New Roman" w:eastAsia="標楷體" w:hAnsi="Times New Roman" w:cs="Times New Roman"/>
        </w:rPr>
      </w:pPr>
      <m:oMath>
        <m:sSubSup>
          <m:sSubSupPr>
            <m:ctrlPr>
              <w:rPr>
                <w:rFonts w:ascii="Cambria Math" w:eastAsia="標楷體" w:hAnsi="Cambria Math" w:cs="Times New Roman"/>
                <w:i/>
              </w:rPr>
            </m:ctrlPr>
          </m:sSubSupPr>
          <m:e>
            <m:r>
              <w:rPr>
                <w:rFonts w:ascii="Cambria Math" w:eastAsia="標楷體" w:hAnsi="Cambria Math" w:cs="Times New Roman"/>
              </w:rPr>
              <m:t>N</m:t>
            </m:r>
          </m:e>
          <m:sub>
            <m:r>
              <w:rPr>
                <w:rFonts w:ascii="Cambria Math" w:eastAsia="標楷體" w:hAnsi="Cambria Math" w:cs="Times New Roman"/>
              </w:rPr>
              <m:t>i</m:t>
            </m:r>
          </m:sub>
          <m:sup>
            <m:r>
              <w:rPr>
                <w:rFonts w:ascii="Cambria Math" w:eastAsia="標楷體" w:hAnsi="Cambria Math" w:cs="Times New Roman"/>
              </w:rPr>
              <m:t>a</m:t>
            </m:r>
          </m:sup>
        </m:sSubSup>
      </m:oMath>
      <w:r w:rsidR="00B14288" w:rsidRPr="00A756F0">
        <w:rPr>
          <w:rFonts w:ascii="Times New Roman" w:eastAsia="標楷體" w:hAnsi="Times New Roman" w:cs="Times New Roman" w:hint="eastAsia"/>
        </w:rPr>
        <w:t xml:space="preserve">: </w:t>
      </w:r>
      <w:r w:rsidR="00450C2E" w:rsidRPr="00A756F0">
        <w:rPr>
          <w:rFonts w:ascii="Times New Roman" w:eastAsia="標楷體" w:hAnsi="Times New Roman" w:cs="Times New Roman"/>
        </w:rPr>
        <w:t xml:space="preserve">Feasible neighborhood set available to ant </w:t>
      </w:r>
      <w:r w:rsidR="00450C2E" w:rsidRPr="00A756F0">
        <w:rPr>
          <w:rFonts w:ascii="Times New Roman" w:eastAsia="標楷體" w:hAnsi="Times New Roman" w:cs="Times New Roman" w:hint="eastAsia"/>
        </w:rPr>
        <w:t xml:space="preserve">a </w:t>
      </w:r>
      <w:r w:rsidR="00450C2E" w:rsidRPr="00A756F0">
        <w:rPr>
          <w:rFonts w:ascii="Times New Roman" w:eastAsia="標楷體" w:hAnsi="Times New Roman" w:cs="Times New Roman"/>
        </w:rPr>
        <w:t xml:space="preserve">at store </w:t>
      </w:r>
      <w:proofErr w:type="spellStart"/>
      <w:r w:rsidR="00450C2E" w:rsidRPr="00A756F0">
        <w:rPr>
          <w:rFonts w:ascii="Times New Roman" w:eastAsia="標楷體" w:hAnsi="Times New Roman" w:cs="Times New Roman" w:hint="eastAsia"/>
        </w:rPr>
        <w:t>i</w:t>
      </w:r>
      <w:proofErr w:type="spellEnd"/>
      <w:r w:rsidR="00450C2E" w:rsidRPr="00A756F0">
        <w:rPr>
          <w:rFonts w:ascii="Times New Roman" w:eastAsia="標楷體" w:hAnsi="Times New Roman" w:cs="Times New Roman"/>
        </w:rPr>
        <w:t>.</w:t>
      </w:r>
    </w:p>
    <w:p w14:paraId="6D9FE1A8" w14:textId="0CDA4004" w:rsidR="009309E9"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hint="eastAsia"/>
              </w:rPr>
              <m:t>N</m:t>
            </m:r>
            <m:ctrlPr>
              <w:rPr>
                <w:rFonts w:ascii="Cambria Math" w:eastAsia="標楷體" w:hAnsi="Cambria Math" w:cs="Times New Roman" w:hint="eastAsia"/>
                <w:i/>
              </w:rPr>
            </m:ctrlPr>
          </m:e>
          <m:sub>
            <m:r>
              <w:rPr>
                <w:rFonts w:ascii="Cambria Math" w:eastAsia="標楷體" w:hAnsi="Cambria Math" w:cs="Times New Roman"/>
              </w:rPr>
              <m:t>k</m:t>
            </m:r>
          </m:sub>
        </m:sSub>
      </m:oMath>
      <w:r w:rsidR="00513BBC" w:rsidRPr="00A756F0">
        <w:rPr>
          <w:rFonts w:ascii="Times New Roman" w:eastAsia="標楷體" w:hAnsi="Times New Roman" w:cs="Times New Roman" w:hint="eastAsia"/>
        </w:rPr>
        <w:t xml:space="preserve">: </w:t>
      </w:r>
      <w:r w:rsidR="00450C2E" w:rsidRPr="00A756F0">
        <w:rPr>
          <w:rFonts w:ascii="Times New Roman" w:eastAsia="標楷體" w:hAnsi="Times New Roman" w:cs="Times New Roman" w:hint="eastAsia"/>
        </w:rPr>
        <w:t>k</w:t>
      </w:r>
      <w:r w:rsidR="00450C2E" w:rsidRPr="00A756F0">
        <w:rPr>
          <w:rFonts w:ascii="Times New Roman" w:eastAsia="標楷體" w:hAnsi="Times New Roman" w:cs="Times New Roman"/>
        </w:rPr>
        <w:t>-</w:t>
      </w:r>
      <w:proofErr w:type="spellStart"/>
      <w:r w:rsidR="00450C2E" w:rsidRPr="00A756F0">
        <w:rPr>
          <w:rFonts w:ascii="Times New Roman" w:eastAsia="標楷體" w:hAnsi="Times New Roman" w:cs="Times New Roman"/>
        </w:rPr>
        <w:t>th</w:t>
      </w:r>
      <w:proofErr w:type="spellEnd"/>
      <w:r w:rsidR="00450C2E" w:rsidRPr="00A756F0">
        <w:rPr>
          <w:rFonts w:ascii="Times New Roman" w:eastAsia="標楷體" w:hAnsi="Times New Roman" w:cs="Times New Roman"/>
        </w:rPr>
        <w:t xml:space="preserve"> neighborhood structure.</w:t>
      </w:r>
    </w:p>
    <w:p w14:paraId="2B75BFB4" w14:textId="72BB5C5E" w:rsidR="009309E9"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Φ</m:t>
            </m:r>
            <m:ctrlPr>
              <w:rPr>
                <w:rFonts w:ascii="Cambria Math" w:eastAsia="標楷體" w:hAnsi="Cambria Math" w:cs="Times New Roman"/>
              </w:rPr>
            </m:ctrlPr>
          </m:e>
          <m:sub>
            <m:r>
              <w:rPr>
                <w:rFonts w:ascii="Cambria Math" w:eastAsia="標楷體" w:hAnsi="Cambria Math" w:cs="Times New Roman" w:hint="eastAsia"/>
              </w:rPr>
              <m:t>i,j</m:t>
            </m:r>
          </m:sub>
        </m:sSub>
      </m:oMath>
      <w:r w:rsidR="009309E9" w:rsidRPr="00A756F0">
        <w:rPr>
          <w:rFonts w:ascii="Times New Roman" w:eastAsia="標楷體" w:hAnsi="Times New Roman" w:cs="Times New Roman" w:hint="eastAsia"/>
        </w:rPr>
        <w:t xml:space="preserve">: </w:t>
      </w:r>
      <w:r w:rsidR="006D334D" w:rsidRPr="00A756F0">
        <w:rPr>
          <w:rFonts w:ascii="Times New Roman" w:eastAsia="標楷體" w:hAnsi="Times New Roman" w:cs="Times New Roman" w:hint="eastAsia"/>
        </w:rPr>
        <w:t>Travel</w:t>
      </w:r>
      <w:r w:rsidR="00450C2E" w:rsidRPr="00A756F0">
        <w:rPr>
          <w:rFonts w:ascii="Times New Roman" w:eastAsia="標楷體" w:hAnsi="Times New Roman" w:cs="Times New Roman"/>
        </w:rPr>
        <w:t xml:space="preserve"> cost from store </w:t>
      </w:r>
      <w:proofErr w:type="spellStart"/>
      <w:r w:rsidR="00450C2E" w:rsidRPr="00A756F0">
        <w:rPr>
          <w:rFonts w:ascii="Times New Roman" w:eastAsia="標楷體" w:hAnsi="Times New Roman" w:cs="Times New Roman" w:hint="eastAsia"/>
        </w:rPr>
        <w:t>i</w:t>
      </w:r>
      <w:proofErr w:type="spellEnd"/>
      <w:r w:rsidR="00450C2E" w:rsidRPr="00A756F0">
        <w:rPr>
          <w:rFonts w:ascii="Times New Roman" w:eastAsia="標楷體" w:hAnsi="Times New Roman" w:cs="Times New Roman" w:hint="eastAsia"/>
        </w:rPr>
        <w:t xml:space="preserve"> </w:t>
      </w:r>
      <w:r w:rsidR="00450C2E" w:rsidRPr="00A756F0">
        <w:rPr>
          <w:rFonts w:ascii="Times New Roman" w:eastAsia="標楷體" w:hAnsi="Times New Roman" w:cs="Times New Roman"/>
        </w:rPr>
        <w:t xml:space="preserve">to store </w:t>
      </w:r>
      <w:r w:rsidR="00450C2E" w:rsidRPr="00A756F0">
        <w:rPr>
          <w:rFonts w:ascii="Times New Roman" w:eastAsia="標楷體" w:hAnsi="Times New Roman" w:cs="Times New Roman" w:hint="eastAsia"/>
        </w:rPr>
        <w:t>j</w:t>
      </w:r>
    </w:p>
    <w:p w14:paraId="75E16A4E" w14:textId="787CBBC8" w:rsidR="00222F79" w:rsidRPr="00A756F0" w:rsidRDefault="00222F79" w:rsidP="00450C2E">
      <w:pPr>
        <w:widowControl/>
        <w:spacing w:after="0" w:line="240" w:lineRule="auto"/>
        <w:ind w:firstLine="480"/>
        <w:jc w:val="both"/>
        <w:rPr>
          <w:rFonts w:ascii="Times New Roman" w:eastAsia="標楷體" w:hAnsi="Times New Roman" w:cs="Times New Roman"/>
        </w:rPr>
      </w:pPr>
      <m:oMath>
        <m:r>
          <w:rPr>
            <w:rFonts w:ascii="Cambria Math" w:eastAsia="標楷體" w:hAnsi="Cambria Math" w:cs="Times New Roman"/>
          </w:rPr>
          <m:t>q</m:t>
        </m:r>
      </m:oMath>
      <w:r w:rsidRPr="00A756F0">
        <w:rPr>
          <w:rFonts w:ascii="Times New Roman" w:eastAsia="標楷體" w:hAnsi="Times New Roman" w:cs="Times New Roman" w:hint="eastAsia"/>
        </w:rPr>
        <w:t xml:space="preserve">: </w:t>
      </w:r>
      <w:r w:rsidR="00450C2E" w:rsidRPr="00A756F0">
        <w:rPr>
          <w:rFonts w:ascii="Times New Roman" w:eastAsia="標楷體" w:hAnsi="Times New Roman" w:cs="Times New Roman"/>
        </w:rPr>
        <w:t>Random variable.</w:t>
      </w:r>
    </w:p>
    <w:p w14:paraId="5B75C61C" w14:textId="2ADFED51" w:rsidR="00344B00" w:rsidRPr="00A756F0" w:rsidRDefault="00000000" w:rsidP="00450C2E">
      <w:pPr>
        <w:widowControl/>
        <w:spacing w:after="0" w:line="240" w:lineRule="auto"/>
        <w:ind w:firstLine="480"/>
        <w:jc w:val="both"/>
        <w:rPr>
          <w:rFonts w:ascii="Times New Roman" w:eastAsia="標楷體" w:hAnsi="Times New Roman" w:cs="Times New Roman"/>
        </w:rPr>
      </w:pPr>
      <m:oMath>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0</m:t>
            </m:r>
          </m:sub>
        </m:sSub>
      </m:oMath>
      <w:r w:rsidR="00222F79" w:rsidRPr="00A756F0">
        <w:rPr>
          <w:rFonts w:ascii="Times New Roman" w:eastAsia="標楷體" w:hAnsi="Times New Roman" w:cs="Times New Roman" w:hint="eastAsia"/>
        </w:rPr>
        <w:t xml:space="preserve">: </w:t>
      </w:r>
      <w:r w:rsidR="00DF0F26" w:rsidRPr="00A756F0">
        <w:rPr>
          <w:rFonts w:ascii="Times New Roman" w:eastAsia="標楷體" w:hAnsi="Times New Roman" w:cs="Times New Roman"/>
        </w:rPr>
        <w:t>Greedy selection threshold</w:t>
      </w:r>
      <w:r w:rsidR="00450C2E" w:rsidRPr="00A756F0">
        <w:rPr>
          <w:rFonts w:ascii="Times New Roman" w:eastAsia="標楷體" w:hAnsi="Times New Roman" w:cs="Times New Roman"/>
        </w:rPr>
        <w:t>.</w:t>
      </w:r>
    </w:p>
    <w:p w14:paraId="0617128F" w14:textId="1BAFD5F9" w:rsidR="00756B78" w:rsidRPr="00A756F0" w:rsidRDefault="00756B78"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4. Decision variables:</w:t>
      </w:r>
    </w:p>
    <w:p w14:paraId="2AE751B2" w14:textId="49525948" w:rsidR="00F57588" w:rsidRPr="00A756F0" w:rsidRDefault="00000000" w:rsidP="00454FAF">
      <w:pPr>
        <w:widowControl/>
        <w:spacing w:after="0" w:line="240" w:lineRule="auto"/>
        <w:ind w:left="480"/>
        <w:jc w:val="both"/>
        <w:rPr>
          <w:rFonts w:ascii="Times New Roman" w:eastAsia="標楷體" w:hAnsi="Times New Roman" w:cs="Times New Roman"/>
        </w:rPr>
      </w:pPr>
      <m:oMath>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k,n,i</m:t>
            </m:r>
          </m:sub>
          <m:sup>
            <m:r>
              <w:rPr>
                <w:rFonts w:ascii="Cambria Math" w:eastAsia="標楷體" w:hAnsi="Cambria Math" w:cs="Times New Roman"/>
              </w:rPr>
              <m:t>g</m:t>
            </m:r>
          </m:sup>
        </m:sSubSup>
        <m:r>
          <w:rPr>
            <w:rFonts w:ascii="Cambria Math" w:eastAsia="標楷體" w:hAnsi="Cambria Math" w:cs="Times New Roman"/>
          </w:rPr>
          <m:t>∈{0,1}</m:t>
        </m:r>
      </m:oMath>
      <w:r w:rsidR="00F57588" w:rsidRPr="00A756F0">
        <w:rPr>
          <w:rFonts w:ascii="Times New Roman" w:eastAsia="標楷體" w:hAnsi="Times New Roman" w:cs="Times New Roman" w:hint="eastAsia"/>
        </w:rPr>
        <w:t xml:space="preserve">: </w:t>
      </w:r>
      <w:r w:rsidR="00F57588" w:rsidRPr="00A756F0">
        <w:rPr>
          <w:rFonts w:ascii="Times New Roman" w:eastAsia="標楷體" w:hAnsi="Times New Roman" w:cs="Times New Roman"/>
        </w:rPr>
        <w:t xml:space="preserve">Extraction decision of store </w:t>
      </w:r>
      <w:proofErr w:type="spellStart"/>
      <w:r w:rsidR="00F57588" w:rsidRPr="00A756F0">
        <w:rPr>
          <w:rFonts w:ascii="Times New Roman" w:eastAsia="標楷體" w:hAnsi="Times New Roman" w:cs="Times New Roman" w:hint="eastAsia"/>
        </w:rPr>
        <w:t>i</w:t>
      </w:r>
      <w:proofErr w:type="spellEnd"/>
      <w:r w:rsidR="00F57588" w:rsidRPr="00A756F0">
        <w:rPr>
          <w:rFonts w:ascii="Times New Roman" w:eastAsia="標楷體" w:hAnsi="Times New Roman" w:cs="Times New Roman" w:hint="eastAsia"/>
        </w:rPr>
        <w:t xml:space="preserve"> </w:t>
      </w:r>
      <w:r w:rsidR="00F57588" w:rsidRPr="00A756F0">
        <w:rPr>
          <w:rFonts w:ascii="Times New Roman" w:eastAsia="標楷體" w:hAnsi="Times New Roman" w:cs="Times New Roman"/>
        </w:rPr>
        <w:t xml:space="preserve">by the </w:t>
      </w:r>
      <w:r w:rsidR="00F57588" w:rsidRPr="00A756F0">
        <w:rPr>
          <w:rFonts w:ascii="Times New Roman" w:eastAsia="標楷體" w:hAnsi="Times New Roman" w:cs="Times New Roman" w:hint="eastAsia"/>
        </w:rPr>
        <w:t>n</w:t>
      </w:r>
      <w:r w:rsidR="00F57588" w:rsidRPr="00A756F0">
        <w:rPr>
          <w:rFonts w:ascii="Times New Roman" w:eastAsia="標楷體" w:hAnsi="Times New Roman" w:cs="Times New Roman"/>
        </w:rPr>
        <w:t>-</w:t>
      </w:r>
      <w:proofErr w:type="spellStart"/>
      <w:r w:rsidR="00F57588" w:rsidRPr="00A756F0">
        <w:rPr>
          <w:rFonts w:ascii="Times New Roman" w:eastAsia="標楷體" w:hAnsi="Times New Roman" w:cs="Times New Roman"/>
        </w:rPr>
        <w:t>th</w:t>
      </w:r>
      <w:proofErr w:type="spellEnd"/>
      <w:r w:rsidR="00F57588" w:rsidRPr="00A756F0">
        <w:rPr>
          <w:rFonts w:ascii="Times New Roman" w:eastAsia="標楷體" w:hAnsi="Times New Roman" w:cs="Times New Roman"/>
        </w:rPr>
        <w:t xml:space="preserve"> individual in the </w:t>
      </w:r>
      <w:r w:rsidR="00F57588" w:rsidRPr="00A756F0">
        <w:rPr>
          <w:rFonts w:ascii="Times New Roman" w:eastAsia="標楷體" w:hAnsi="Times New Roman" w:cs="Times New Roman" w:hint="eastAsia"/>
        </w:rPr>
        <w:t>k</w:t>
      </w:r>
      <w:r w:rsidR="00F57588" w:rsidRPr="00A756F0">
        <w:rPr>
          <w:rFonts w:ascii="Times New Roman" w:eastAsia="標楷體" w:hAnsi="Times New Roman" w:cs="Times New Roman"/>
        </w:rPr>
        <w:t>-</w:t>
      </w:r>
      <w:proofErr w:type="spellStart"/>
      <w:r w:rsidR="00F57588" w:rsidRPr="00A756F0">
        <w:rPr>
          <w:rFonts w:ascii="Times New Roman" w:eastAsia="標楷體" w:hAnsi="Times New Roman" w:cs="Times New Roman"/>
        </w:rPr>
        <w:t>th</w:t>
      </w:r>
      <w:proofErr w:type="spellEnd"/>
      <w:r w:rsidR="00F57588" w:rsidRPr="00A756F0">
        <w:rPr>
          <w:rFonts w:ascii="Times New Roman" w:eastAsia="標楷體" w:hAnsi="Times New Roman" w:cs="Times New Roman"/>
        </w:rPr>
        <w:t xml:space="preserve"> subpopulation at generation </w:t>
      </w:r>
      <w:r w:rsidR="00F57588" w:rsidRPr="00A756F0">
        <w:rPr>
          <w:rFonts w:ascii="Times New Roman" w:eastAsia="標楷體" w:hAnsi="Times New Roman" w:cs="Times New Roman" w:hint="eastAsia"/>
        </w:rPr>
        <w:t>g</w:t>
      </w:r>
      <w:r w:rsidR="00F57588" w:rsidRPr="00A756F0">
        <w:rPr>
          <w:rFonts w:ascii="Times New Roman" w:eastAsia="標楷體" w:hAnsi="Times New Roman" w:cs="Times New Roman"/>
        </w:rPr>
        <w:t>.</w:t>
      </w:r>
    </w:p>
    <w:p w14:paraId="7B4A4301" w14:textId="59151120" w:rsidR="00A85024" w:rsidRPr="00A756F0" w:rsidRDefault="00000000" w:rsidP="00450C2E">
      <w:pPr>
        <w:widowControl/>
        <w:spacing w:after="0" w:line="240" w:lineRule="auto"/>
        <w:ind w:firstLine="480"/>
        <w:jc w:val="both"/>
        <w:rPr>
          <w:rFonts w:ascii="Times New Roman" w:eastAsia="標楷體" w:hAnsi="Times New Roman" w:cs="Times New Roman"/>
        </w:rPr>
      </w:pPr>
      <m:oMath>
        <m:sSubSup>
          <m:sSubSupPr>
            <m:ctrlPr>
              <w:rPr>
                <w:rStyle w:val="af8"/>
                <w:rFonts w:ascii="Cambria Math" w:eastAsia="標楷體" w:hAnsi="Cambria Math" w:cs="Times New Roman"/>
                <w:i/>
                <w:color w:val="auto"/>
              </w:rPr>
            </m:ctrlPr>
          </m:sSubSupPr>
          <m:e>
            <m:r>
              <w:rPr>
                <w:rStyle w:val="af8"/>
                <w:rFonts w:ascii="Cambria Math" w:hAnsi="Cambria Math"/>
                <w:color w:val="auto"/>
              </w:rPr>
              <m:t>x</m:t>
            </m:r>
            <m:ctrlPr>
              <w:rPr>
                <w:rStyle w:val="af8"/>
                <w:rFonts w:ascii="Cambria Math" w:hAnsi="Cambria Math"/>
                <w:i/>
                <w:color w:val="auto"/>
              </w:rPr>
            </m:ctrlPr>
          </m:e>
          <m:sub>
            <m:r>
              <w:rPr>
                <w:rStyle w:val="af8"/>
                <w:rFonts w:ascii="Cambria Math" w:hAnsi="Cambria Math"/>
                <w:color w:val="auto"/>
              </w:rPr>
              <m:t>i,j</m:t>
            </m:r>
            <m:ctrlPr>
              <w:rPr>
                <w:rStyle w:val="af8"/>
                <w:rFonts w:ascii="Cambria Math" w:hAnsi="Cambria Math"/>
                <w:i/>
                <w:color w:val="auto"/>
              </w:rPr>
            </m:ctrlPr>
          </m:sub>
          <m:sup>
            <m:r>
              <w:rPr>
                <w:rStyle w:val="af8"/>
                <w:rFonts w:ascii="Cambria Math" w:eastAsia="標楷體" w:hAnsi="Cambria Math" w:cs="Times New Roman"/>
                <w:color w:val="auto"/>
              </w:rPr>
              <m:t>k</m:t>
            </m:r>
          </m:sup>
        </m:sSubSup>
        <m:r>
          <w:rPr>
            <w:rStyle w:val="af8"/>
            <w:rFonts w:ascii="Cambria Math" w:eastAsia="標楷體" w:hAnsi="Cambria Math" w:cs="Times New Roman"/>
            <w:color w:val="auto"/>
          </w:rPr>
          <m:t>∈{0,1}</m:t>
        </m:r>
      </m:oMath>
      <w:r w:rsidR="00A85024" w:rsidRPr="00A756F0">
        <w:rPr>
          <w:rStyle w:val="af8"/>
          <w:rFonts w:ascii="Times New Roman" w:eastAsia="標楷體" w:hAnsi="Times New Roman" w:cs="Times New Roman" w:hint="eastAsia"/>
          <w:color w:val="auto"/>
        </w:rPr>
        <w:t xml:space="preserve">: </w:t>
      </w:r>
      <w:r w:rsidR="00450C2E" w:rsidRPr="00A756F0">
        <w:rPr>
          <w:rFonts w:ascii="Times New Roman" w:eastAsia="標楷體" w:hAnsi="Times New Roman" w:cs="Times New Roman"/>
        </w:rPr>
        <w:t xml:space="preserve">Binary variable indicating whether vehicle </w:t>
      </w:r>
      <w:r w:rsidR="00450C2E" w:rsidRPr="00A756F0">
        <w:rPr>
          <w:rFonts w:ascii="Times New Roman" w:eastAsia="標楷體" w:hAnsi="Times New Roman" w:cs="Times New Roman" w:hint="eastAsia"/>
        </w:rPr>
        <w:t xml:space="preserve">k </w:t>
      </w:r>
      <w:r w:rsidR="00450C2E" w:rsidRPr="00A756F0">
        <w:rPr>
          <w:rFonts w:ascii="Times New Roman" w:eastAsia="標楷體" w:hAnsi="Times New Roman" w:cs="Times New Roman"/>
        </w:rPr>
        <w:t xml:space="preserve">travels from store </w:t>
      </w:r>
      <w:proofErr w:type="spellStart"/>
      <w:r w:rsidR="00450C2E" w:rsidRPr="00A756F0">
        <w:rPr>
          <w:rFonts w:ascii="Times New Roman" w:eastAsia="標楷體" w:hAnsi="Times New Roman" w:cs="Times New Roman" w:hint="eastAsia"/>
        </w:rPr>
        <w:t>i</w:t>
      </w:r>
      <w:proofErr w:type="spellEnd"/>
      <w:r w:rsidR="00450C2E" w:rsidRPr="00A756F0">
        <w:rPr>
          <w:rFonts w:ascii="Times New Roman" w:eastAsia="標楷體" w:hAnsi="Times New Roman" w:cs="Times New Roman" w:hint="eastAsia"/>
        </w:rPr>
        <w:t xml:space="preserve"> </w:t>
      </w:r>
      <w:r w:rsidR="00450C2E" w:rsidRPr="00A756F0">
        <w:rPr>
          <w:rFonts w:ascii="Times New Roman" w:eastAsia="標楷體" w:hAnsi="Times New Roman" w:cs="Times New Roman"/>
        </w:rPr>
        <w:t xml:space="preserve">to store </w:t>
      </w:r>
      <w:r w:rsidR="00450C2E" w:rsidRPr="00A756F0">
        <w:rPr>
          <w:rFonts w:ascii="Times New Roman" w:eastAsia="標楷體" w:hAnsi="Times New Roman" w:cs="Times New Roman" w:hint="eastAsia"/>
        </w:rPr>
        <w:t>j</w:t>
      </w:r>
      <w:r w:rsidR="00450C2E" w:rsidRPr="00A756F0">
        <w:rPr>
          <w:rFonts w:ascii="Times New Roman" w:eastAsia="標楷體" w:hAnsi="Times New Roman" w:cs="Times New Roman"/>
        </w:rPr>
        <w:t>.</w:t>
      </w:r>
    </w:p>
    <w:p w14:paraId="234E4C02" w14:textId="065C2A6A" w:rsidR="00756B78" w:rsidRPr="00A756F0" w:rsidRDefault="00756B78"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5. Constraints:</w:t>
      </w:r>
    </w:p>
    <w:p w14:paraId="133689D1" w14:textId="3556DDDF" w:rsidR="00724336" w:rsidRPr="00A756F0" w:rsidRDefault="00724336" w:rsidP="00450C2E">
      <w:pPr>
        <w:pStyle w:val="a9"/>
        <w:widowControl/>
        <w:spacing w:after="0" w:line="240" w:lineRule="auto"/>
        <w:ind w:left="360"/>
        <w:jc w:val="both"/>
        <w:rPr>
          <w:rFonts w:ascii="Times New Roman" w:eastAsia="標楷體" w:hAnsi="Times New Roman" w:cs="Times New Roman"/>
        </w:rPr>
      </w:pPr>
      <w:r w:rsidRPr="00A756F0">
        <w:rPr>
          <w:rFonts w:ascii="Times New Roman" w:eastAsia="標楷體" w:hAnsi="Times New Roman" w:cs="Times New Roman"/>
        </w:rPr>
        <w:t>Equation (1) represent</w:t>
      </w:r>
      <w:r w:rsidR="007752E1">
        <w:rPr>
          <w:rFonts w:ascii="Times New Roman" w:eastAsia="標楷體" w:hAnsi="Times New Roman" w:cs="Times New Roman" w:hint="eastAsia"/>
        </w:rPr>
        <w:t>s</w:t>
      </w:r>
      <w:r w:rsidRPr="00A756F0">
        <w:rPr>
          <w:rFonts w:ascii="Times New Roman" w:eastAsia="標楷體" w:hAnsi="Times New Roman" w:cs="Times New Roman"/>
        </w:rPr>
        <w:t xml:space="preserve"> the constraint that each store </w:t>
      </w:r>
      <w:r w:rsidR="007752E1">
        <w:rPr>
          <w:rFonts w:ascii="Times New Roman" w:eastAsia="標楷體" w:hAnsi="Times New Roman" w:cs="Times New Roman" w:hint="eastAsia"/>
        </w:rPr>
        <w:t>is</w:t>
      </w:r>
      <w:r w:rsidRPr="00A756F0">
        <w:rPr>
          <w:rFonts w:ascii="Times New Roman" w:eastAsia="標楷體" w:hAnsi="Times New Roman" w:cs="Times New Roman"/>
        </w:rPr>
        <w:t xml:space="preserve"> visited exactly once by a vehicle.</w:t>
      </w:r>
    </w:p>
    <w:p w14:paraId="23C37A3C" w14:textId="58F9E5A9" w:rsidR="00FB755A" w:rsidRPr="00A756F0" w:rsidRDefault="00000000" w:rsidP="00450C2E">
      <w:pPr>
        <w:spacing w:after="0" w:line="240" w:lineRule="auto"/>
        <w:ind w:firstLineChars="200" w:firstLine="480"/>
        <w:jc w:val="center"/>
      </w:pPr>
      <m:oMathPara>
        <m:oMath>
          <m:eqArr>
            <m:eqArrPr>
              <m:maxDist m:val="1"/>
              <m:ctrlPr>
                <w:rPr>
                  <w:rFonts w:ascii="Cambria Math" w:hAnsi="Cambria Math" w:cs="Times New Roman"/>
                  <w:i/>
                </w:rPr>
              </m:ctrlPr>
            </m:eqArrPr>
            <m:e>
              <m:nary>
                <m:naryPr>
                  <m:chr m:val="∑"/>
                  <m:limLoc m:val="undOvr"/>
                  <m:supHide m:val="1"/>
                  <m:ctrlPr>
                    <w:rPr>
                      <w:rFonts w:ascii="Cambria Math" w:eastAsia="標楷體" w:hAnsi="Cambria Math" w:cs="Times New Roman"/>
                      <w:i/>
                    </w:rPr>
                  </m:ctrlPr>
                </m:naryPr>
                <m:sub>
                  <m:r>
                    <w:rPr>
                      <w:rFonts w:ascii="Cambria Math" w:eastAsia="標楷體" w:hAnsi="Cambria Math" w:cs="Times New Roman"/>
                    </w:rPr>
                    <m:t>k∈K</m:t>
                  </m:r>
                </m:sub>
                <m:sup/>
                <m:e>
                  <m:nary>
                    <m:naryPr>
                      <m:chr m:val="∑"/>
                      <m:limLoc m:val="undOvr"/>
                      <m:supHide m:val="1"/>
                      <m:ctrlPr>
                        <w:rPr>
                          <w:rFonts w:ascii="Cambria Math" w:eastAsia="標楷體" w:hAnsi="Cambria Math" w:cs="Times New Roman"/>
                          <w:i/>
                        </w:rPr>
                      </m:ctrlPr>
                    </m:naryPr>
                    <m:sub>
                      <m:r>
                        <w:rPr>
                          <w:rFonts w:ascii="Cambria Math" w:eastAsia="標楷體" w:hAnsi="Cambria Math" w:cs="Times New Roman"/>
                        </w:rPr>
                        <m:t>i∈N</m:t>
                      </m:r>
                    </m:sub>
                    <m:sup/>
                    <m:e>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i,j</m:t>
                          </m:r>
                        </m:sub>
                        <m:sup>
                          <m:r>
                            <w:rPr>
                              <w:rFonts w:ascii="Cambria Math" w:eastAsia="標楷體" w:hAnsi="Cambria Math" w:cs="Times New Roman"/>
                            </w:rPr>
                            <m:t>k</m:t>
                          </m:r>
                        </m:sup>
                      </m:sSubSup>
                    </m:e>
                  </m:nary>
                  <m:r>
                    <w:rPr>
                      <w:rFonts w:ascii="Cambria Math" w:eastAsia="標楷體" w:hAnsi="Cambria Math" w:cs="Times New Roman"/>
                    </w:rPr>
                    <m:t>=1</m:t>
                  </m:r>
                </m:e>
              </m:nary>
              <m:r>
                <w:rPr>
                  <w:rFonts w:ascii="Cambria Math" w:hAnsi="Cambria Math" w:cs="Times New Roman"/>
                </w:rPr>
                <m:t>,  ∀j∈N#</m:t>
              </m:r>
              <m:d>
                <m:dPr>
                  <m:ctrlPr>
                    <w:rPr>
                      <w:rFonts w:ascii="Cambria Math" w:hAnsi="Cambria Math" w:cs="Times New Roman"/>
                    </w:rPr>
                  </m:ctrlPr>
                </m:dPr>
                <m:e>
                  <m:r>
                    <m:rPr>
                      <m:nor/>
                    </m:rPr>
                    <w:rPr>
                      <w:rFonts w:ascii="Times New Roman" w:hAnsi="Times New Roman" w:cs="Times New Roman"/>
                    </w:rPr>
                    <m:t>1</m:t>
                  </m:r>
                </m:e>
              </m:d>
            </m:e>
          </m:eqArr>
        </m:oMath>
      </m:oMathPara>
    </w:p>
    <w:p w14:paraId="67DC3580" w14:textId="14C59ED3" w:rsidR="00FB755A" w:rsidRPr="00A756F0" w:rsidRDefault="009327F4" w:rsidP="00696DD8">
      <w:pPr>
        <w:widowControl/>
        <w:spacing w:after="0" w:line="240" w:lineRule="auto"/>
        <w:ind w:firstLine="400"/>
        <w:jc w:val="both"/>
        <w:rPr>
          <w:rFonts w:ascii="Times New Roman" w:eastAsia="標楷體" w:hAnsi="Times New Roman" w:cs="Times New Roman"/>
        </w:rPr>
      </w:pPr>
      <w:r w:rsidRPr="00A756F0">
        <w:rPr>
          <w:rFonts w:ascii="Times New Roman" w:eastAsia="標楷體" w:hAnsi="Times New Roman" w:cs="Times New Roman"/>
        </w:rPr>
        <w:t>Equations (2) and (3) represent the departure and return constraints, respectively, ensuring that each vehicle start</w:t>
      </w:r>
      <w:r w:rsidR="007752E1">
        <w:rPr>
          <w:rFonts w:ascii="Times New Roman" w:eastAsia="標楷體" w:hAnsi="Times New Roman" w:cs="Times New Roman" w:hint="eastAsia"/>
        </w:rPr>
        <w:t>s</w:t>
      </w:r>
      <w:r w:rsidRPr="00A756F0">
        <w:rPr>
          <w:rFonts w:ascii="Times New Roman" w:eastAsia="標楷體" w:hAnsi="Times New Roman" w:cs="Times New Roman"/>
        </w:rPr>
        <w:t xml:space="preserve"> and end</w:t>
      </w:r>
      <w:r w:rsidR="007752E1">
        <w:rPr>
          <w:rFonts w:ascii="Times New Roman" w:eastAsia="標楷體" w:hAnsi="Times New Roman" w:cs="Times New Roman" w:hint="eastAsia"/>
        </w:rPr>
        <w:t>s</w:t>
      </w:r>
      <w:r w:rsidRPr="00A756F0">
        <w:rPr>
          <w:rFonts w:ascii="Times New Roman" w:eastAsia="標楷體" w:hAnsi="Times New Roman" w:cs="Times New Roman"/>
        </w:rPr>
        <w:t xml:space="preserve"> its route at the logistics center.</w:t>
      </w:r>
    </w:p>
    <w:p w14:paraId="7E930821" w14:textId="5BC7A8DA" w:rsidR="00FB755A" w:rsidRPr="00A756F0" w:rsidRDefault="00000000" w:rsidP="00450C2E">
      <w:pPr>
        <w:spacing w:after="0" w:line="240" w:lineRule="auto"/>
        <w:ind w:firstLineChars="200" w:firstLine="480"/>
        <w:jc w:val="center"/>
      </w:pPr>
      <m:oMathPara>
        <m:oMath>
          <m:eqArr>
            <m:eqArrPr>
              <m:maxDist m:val="1"/>
              <m:ctrlPr>
                <w:rPr>
                  <w:rFonts w:ascii="Cambria Math" w:hAnsi="Cambria Math"/>
                  <w:i/>
                </w:rPr>
              </m:ctrlPr>
            </m:eqArrPr>
            <m:e>
              <m:nary>
                <m:naryPr>
                  <m:chr m:val="∑"/>
                  <m:limLoc m:val="undOvr"/>
                  <m:supHide m:val="1"/>
                  <m:ctrlPr>
                    <w:rPr>
                      <w:rFonts w:ascii="Cambria Math" w:eastAsia="標楷體" w:hAnsi="Cambria Math" w:cs="Times New Roman"/>
                      <w:i/>
                    </w:rPr>
                  </m:ctrlPr>
                </m:naryPr>
                <m:sub>
                  <m:r>
                    <w:rPr>
                      <w:rFonts w:ascii="Cambria Math" w:eastAsia="標楷體" w:hAnsi="Cambria Math" w:cs="Times New Roman"/>
                    </w:rPr>
                    <m:t>j∈N</m:t>
                  </m:r>
                </m:sub>
                <m:sup/>
                <m:e>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hint="eastAsia"/>
                        </w:rPr>
                        <m:t>0</m:t>
                      </m:r>
                      <m:r>
                        <w:rPr>
                          <w:rFonts w:ascii="Cambria Math" w:eastAsia="標楷體" w:hAnsi="Cambria Math" w:cs="Times New Roman"/>
                        </w:rPr>
                        <m:t>,j</m:t>
                      </m:r>
                    </m:sub>
                    <m:sup>
                      <m:r>
                        <w:rPr>
                          <w:rFonts w:ascii="Cambria Math" w:eastAsia="標楷體" w:hAnsi="Cambria Math" w:cs="Times New Roman"/>
                        </w:rPr>
                        <m:t>k</m:t>
                      </m:r>
                    </m:sup>
                  </m:sSubSup>
                </m:e>
              </m:nary>
              <m:r>
                <w:rPr>
                  <w:rFonts w:ascii="Cambria Math" w:eastAsia="標楷體" w:hAnsi="Cambria Math" w:cs="Times New Roman"/>
                </w:rPr>
                <m:t>=1</m:t>
              </m:r>
              <m:r>
                <w:rPr>
                  <w:rFonts w:ascii="Cambria Math" w:hAnsi="Cambria Math"/>
                </w:rPr>
                <m:t>,  ∀k∈K</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2</m:t>
                  </m:r>
                </m:e>
              </m:d>
            </m:e>
          </m:eqArr>
        </m:oMath>
      </m:oMathPara>
    </w:p>
    <w:p w14:paraId="37BAB6E2" w14:textId="0AB608BB" w:rsidR="00FB755A" w:rsidRPr="00A756F0" w:rsidRDefault="00000000" w:rsidP="00450C2E">
      <w:pPr>
        <w:spacing w:after="0" w:line="240" w:lineRule="auto"/>
        <w:ind w:firstLineChars="200" w:firstLine="480"/>
        <w:jc w:val="center"/>
      </w:pPr>
      <m:oMathPara>
        <m:oMath>
          <m:eqArr>
            <m:eqArrPr>
              <m:maxDist m:val="1"/>
              <m:ctrlPr>
                <w:rPr>
                  <w:rFonts w:ascii="Cambria Math" w:hAnsi="Cambria Math"/>
                  <w:i/>
                </w:rPr>
              </m:ctrlPr>
            </m:eqArrPr>
            <m:e>
              <m:nary>
                <m:naryPr>
                  <m:chr m:val="∑"/>
                  <m:limLoc m:val="undOvr"/>
                  <m:supHide m:val="1"/>
                  <m:ctrlPr>
                    <w:rPr>
                      <w:rFonts w:ascii="Cambria Math" w:eastAsia="標楷體" w:hAnsi="Cambria Math" w:cs="Times New Roman"/>
                      <w:i/>
                    </w:rPr>
                  </m:ctrlPr>
                </m:naryPr>
                <m:sub>
                  <m:r>
                    <w:rPr>
                      <w:rFonts w:ascii="Cambria Math" w:eastAsia="標楷體" w:hAnsi="Cambria Math" w:cs="Times New Roman"/>
                    </w:rPr>
                    <m:t>i∈N</m:t>
                  </m:r>
                </m:sub>
                <m:sup/>
                <m:e>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i,0</m:t>
                      </m:r>
                    </m:sub>
                    <m:sup>
                      <m:r>
                        <w:rPr>
                          <w:rFonts w:ascii="Cambria Math" w:eastAsia="標楷體" w:hAnsi="Cambria Math" w:cs="Times New Roman"/>
                        </w:rPr>
                        <m:t>k</m:t>
                      </m:r>
                    </m:sup>
                  </m:sSubSup>
                </m:e>
              </m:nary>
              <m:r>
                <w:rPr>
                  <w:rFonts w:ascii="Cambria Math" w:eastAsia="標楷體" w:hAnsi="Cambria Math" w:cs="Times New Roman"/>
                </w:rPr>
                <m:t>=1</m:t>
              </m:r>
              <m:r>
                <w:rPr>
                  <w:rFonts w:ascii="Cambria Math" w:hAnsi="Cambria Math"/>
                </w:rPr>
                <m:t>,  ∀k∈K</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hint="eastAsia"/>
                    </w:rPr>
                    <m:t>3</m:t>
                  </m:r>
                </m:e>
              </m:d>
            </m:e>
          </m:eqArr>
        </m:oMath>
      </m:oMathPara>
    </w:p>
    <w:p w14:paraId="61890E3A" w14:textId="64E72BFA" w:rsidR="00A85024" w:rsidRPr="00A756F0" w:rsidRDefault="00A929F5" w:rsidP="00A929F5">
      <w:pPr>
        <w:widowControl/>
        <w:spacing w:after="0" w:line="240" w:lineRule="auto"/>
        <w:ind w:left="120" w:firstLine="280"/>
        <w:jc w:val="both"/>
        <w:rPr>
          <w:rFonts w:ascii="Times New Roman" w:eastAsia="標楷體" w:hAnsi="Times New Roman" w:cs="Times New Roman"/>
        </w:rPr>
      </w:pPr>
      <w:r w:rsidRPr="00A756F0">
        <w:rPr>
          <w:rFonts w:ascii="Times New Roman" w:eastAsia="標楷體" w:hAnsi="Times New Roman" w:cs="Times New Roman"/>
        </w:rPr>
        <w:t>Equation (4) represent</w:t>
      </w:r>
      <w:r w:rsidR="007752E1">
        <w:rPr>
          <w:rFonts w:ascii="Times New Roman" w:eastAsia="標楷體" w:hAnsi="Times New Roman" w:cs="Times New Roman" w:hint="eastAsia"/>
        </w:rPr>
        <w:t>s</w:t>
      </w:r>
      <w:r w:rsidRPr="00A756F0">
        <w:rPr>
          <w:rFonts w:ascii="Times New Roman" w:eastAsia="標楷體" w:hAnsi="Times New Roman" w:cs="Times New Roman"/>
        </w:rPr>
        <w:t xml:space="preserve"> the vehicle capacity constraint, ensuring that the total volume assign</w:t>
      </w:r>
      <w:r w:rsidR="00503795">
        <w:rPr>
          <w:rFonts w:ascii="Times New Roman" w:eastAsia="標楷體" w:hAnsi="Times New Roman" w:cs="Times New Roman" w:hint="eastAsia"/>
        </w:rPr>
        <w:t>ed</w:t>
      </w:r>
      <w:r w:rsidRPr="00A756F0">
        <w:rPr>
          <w:rFonts w:ascii="Times New Roman" w:eastAsia="標楷體" w:hAnsi="Times New Roman" w:cs="Times New Roman"/>
        </w:rPr>
        <w:t xml:space="preserve"> to each vehicle d</w:t>
      </w:r>
      <w:r w:rsidR="007752E1">
        <w:rPr>
          <w:rFonts w:ascii="Times New Roman" w:eastAsia="標楷體" w:hAnsi="Times New Roman" w:cs="Times New Roman" w:hint="eastAsia"/>
        </w:rPr>
        <w:t>oes</w:t>
      </w:r>
      <w:r w:rsidRPr="00A756F0">
        <w:rPr>
          <w:rFonts w:ascii="Times New Roman" w:eastAsia="標楷體" w:hAnsi="Times New Roman" w:cs="Times New Roman"/>
        </w:rPr>
        <w:t xml:space="preserve"> not exceed its volume capacity.</w:t>
      </w:r>
      <w:r w:rsidRPr="00A756F0">
        <w:rPr>
          <w:rFonts w:ascii="Times New Roman" w:eastAsia="標楷體" w:hAnsi="Times New Roman" w:cs="Times New Roman" w:hint="eastAsia"/>
        </w:rPr>
        <w:t xml:space="preserve"> </w:t>
      </w:r>
    </w:p>
    <w:p w14:paraId="3C520AE7" w14:textId="48FB6D46" w:rsidR="00D530EB" w:rsidRPr="00A756F0" w:rsidRDefault="00000000" w:rsidP="00450C2E">
      <w:pPr>
        <w:spacing w:after="0" w:line="240" w:lineRule="auto"/>
        <w:ind w:firstLineChars="200" w:firstLine="480"/>
        <w:jc w:val="center"/>
      </w:pPr>
      <m:oMathPara>
        <m:oMath>
          <m:eqArr>
            <m:eqArrPr>
              <m:maxDist m:val="1"/>
              <m:ctrlPr>
                <w:rPr>
                  <w:rFonts w:ascii="Cambria Math" w:hAnsi="Cambria Math" w:cs="Times New Roman"/>
                  <w:i/>
                </w:rPr>
              </m:ctrlPr>
            </m:eqArrPr>
            <m:e>
              <m:nary>
                <m:naryPr>
                  <m:chr m:val="∑"/>
                  <m:limLoc m:val="undOvr"/>
                  <m:supHide m:val="1"/>
                  <m:ctrlPr>
                    <w:rPr>
                      <w:rFonts w:ascii="Cambria Math" w:eastAsia="標楷體" w:hAnsi="Cambria Math" w:cs="Times New Roman"/>
                      <w:i/>
                    </w:rPr>
                  </m:ctrlPr>
                </m:naryPr>
                <m:sub>
                  <m:r>
                    <w:rPr>
                      <w:rFonts w:ascii="Cambria Math" w:eastAsia="標楷體" w:hAnsi="Cambria Math" w:cs="Times New Roman"/>
                    </w:rPr>
                    <m:t>i∈</m:t>
                  </m:r>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k</m:t>
                      </m:r>
                    </m:sub>
                  </m:sSub>
                </m:sub>
                <m:sup/>
                <m:e>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e>
              </m:nary>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r>
                <w:rPr>
                  <w:rFonts w:ascii="Cambria Math" w:hAnsi="Cambria Math" w:cs="Times New Roman"/>
                </w:rPr>
                <m:t>,  ∀k∈K#</m:t>
              </m:r>
              <m:d>
                <m:dPr>
                  <m:ctrlPr>
                    <w:rPr>
                      <w:rFonts w:ascii="Cambria Math" w:hAnsi="Cambria Math" w:cs="Times New Roman"/>
                    </w:rPr>
                  </m:ctrlPr>
                </m:dPr>
                <m:e>
                  <m:r>
                    <m:rPr>
                      <m:nor/>
                    </m:rPr>
                    <w:rPr>
                      <w:rFonts w:ascii="Times New Roman" w:hAnsi="Times New Roman" w:cs="Times New Roman" w:hint="eastAsia"/>
                    </w:rPr>
                    <m:t>4</m:t>
                  </m:r>
                </m:e>
              </m:d>
            </m:e>
          </m:eqArr>
        </m:oMath>
      </m:oMathPara>
    </w:p>
    <w:p w14:paraId="493A0219" w14:textId="302C9F42" w:rsidR="00D530EB" w:rsidRPr="00A756F0" w:rsidRDefault="00C33F62" w:rsidP="00450C2E">
      <w:pPr>
        <w:widowControl/>
        <w:spacing w:after="0" w:line="240" w:lineRule="auto"/>
        <w:ind w:firstLine="360"/>
        <w:rPr>
          <w:rFonts w:ascii="Times New Roman" w:eastAsia="標楷體" w:hAnsi="Times New Roman" w:cs="Times New Roman"/>
        </w:rPr>
      </w:pPr>
      <w:r w:rsidRPr="00A756F0">
        <w:rPr>
          <w:rFonts w:ascii="Times New Roman" w:eastAsia="標楷體" w:hAnsi="Times New Roman" w:cs="Times New Roman"/>
        </w:rPr>
        <w:t>Equation (5) represent</w:t>
      </w:r>
      <w:r w:rsidR="007752E1">
        <w:rPr>
          <w:rFonts w:ascii="Times New Roman" w:eastAsia="標楷體" w:hAnsi="Times New Roman" w:cs="Times New Roman" w:hint="eastAsia"/>
        </w:rPr>
        <w:t>s</w:t>
      </w:r>
      <w:r w:rsidRPr="00A756F0">
        <w:rPr>
          <w:rFonts w:ascii="Times New Roman" w:eastAsia="標楷體" w:hAnsi="Times New Roman" w:cs="Times New Roman"/>
        </w:rPr>
        <w:t xml:space="preserve"> the arrival time constraint, ensuring that a vehicle can arrive at the next store only after completing service at the previous store and traveling between the two stores. </w:t>
      </w:r>
    </w:p>
    <w:p w14:paraId="7ADA1F7F" w14:textId="298876CD" w:rsidR="00D530EB" w:rsidRPr="00A756F0" w:rsidRDefault="00000000" w:rsidP="00450C2E">
      <w:pPr>
        <w:spacing w:after="0" w:line="240" w:lineRule="auto"/>
        <w:ind w:firstLineChars="200" w:firstLine="480"/>
        <w:jc w:val="center"/>
      </w:pPr>
      <m:oMathPara>
        <m:oMath>
          <m:eqArr>
            <m:eqArrPr>
              <m:maxDist m:val="1"/>
              <m:ctrlPr>
                <w:rPr>
                  <w:rFonts w:ascii="Cambria Math" w:hAnsi="Cambria Math"/>
                  <w:i/>
                </w:rPr>
              </m:ctrlPr>
            </m:eqArrPr>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hAnsi="Cambria Math"/>
                </w:rPr>
                <m:t>,  ∀i,j∈N</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hint="eastAsia"/>
                    </w:rPr>
                    <m:t>5</m:t>
                  </m:r>
                </m:e>
              </m:d>
            </m:e>
          </m:eqArr>
        </m:oMath>
      </m:oMathPara>
    </w:p>
    <w:p w14:paraId="22C31753" w14:textId="600F5712" w:rsidR="00A85024" w:rsidRPr="00A756F0" w:rsidRDefault="00C33F62" w:rsidP="00450C2E">
      <w:pPr>
        <w:widowControl/>
        <w:spacing w:after="0" w:line="240" w:lineRule="auto"/>
        <w:ind w:firstLine="360"/>
        <w:jc w:val="both"/>
        <w:rPr>
          <w:rFonts w:ascii="Times New Roman" w:eastAsia="標楷體" w:hAnsi="Times New Roman" w:cs="Times New Roman"/>
        </w:rPr>
      </w:pPr>
      <w:r w:rsidRPr="00A756F0">
        <w:rPr>
          <w:rFonts w:ascii="Times New Roman" w:eastAsia="標楷體" w:hAnsi="Times New Roman" w:cs="Times New Roman"/>
        </w:rPr>
        <w:t>Equation (6) represent</w:t>
      </w:r>
      <w:r w:rsidR="007752E1">
        <w:rPr>
          <w:rFonts w:ascii="Times New Roman" w:eastAsia="標楷體" w:hAnsi="Times New Roman" w:cs="Times New Roman" w:hint="eastAsia"/>
        </w:rPr>
        <w:t>s</w:t>
      </w:r>
      <w:r w:rsidRPr="00A756F0">
        <w:rPr>
          <w:rFonts w:ascii="Times New Roman" w:eastAsia="標楷體" w:hAnsi="Times New Roman" w:cs="Times New Roman"/>
        </w:rPr>
        <w:t xml:space="preserve"> the time window constraint, ensuring that each store </w:t>
      </w:r>
      <w:r w:rsidR="007752E1">
        <w:rPr>
          <w:rFonts w:ascii="Times New Roman" w:eastAsia="標楷體" w:hAnsi="Times New Roman" w:cs="Times New Roman" w:hint="eastAsia"/>
        </w:rPr>
        <w:t>is</w:t>
      </w:r>
      <w:r w:rsidRPr="00A756F0">
        <w:rPr>
          <w:rFonts w:ascii="Times New Roman" w:eastAsia="標楷體" w:hAnsi="Times New Roman" w:cs="Times New Roman"/>
        </w:rPr>
        <w:t xml:space="preserve"> served within its specified service time window. In this study, the time window </w:t>
      </w:r>
      <w:r w:rsidR="00503795">
        <w:rPr>
          <w:rFonts w:ascii="Times New Roman" w:eastAsia="標楷體" w:hAnsi="Times New Roman" w:cs="Times New Roman" w:hint="eastAsia"/>
        </w:rPr>
        <w:t>is</w:t>
      </w:r>
      <w:r w:rsidRPr="00A756F0">
        <w:rPr>
          <w:rFonts w:ascii="Times New Roman" w:eastAsia="標楷體" w:hAnsi="Times New Roman" w:cs="Times New Roman"/>
        </w:rPr>
        <w:t xml:space="preserve"> defined as one hour before to thirty minutes after the scheduled arrival time</w:t>
      </w:r>
      <w:r w:rsidRPr="00A756F0">
        <w:rPr>
          <w:rFonts w:ascii="Times New Roman" w:eastAsia="標楷體" w:hAnsi="Times New Roman" w:cs="Times New Roman" w:hint="eastAsia"/>
        </w:rPr>
        <w:t>.</w:t>
      </w:r>
    </w:p>
    <w:p w14:paraId="41B27870" w14:textId="534967DC" w:rsidR="00D530EB" w:rsidRPr="00A756F0" w:rsidRDefault="00000000" w:rsidP="00450C2E">
      <w:pPr>
        <w:spacing w:after="0" w:line="240" w:lineRule="auto"/>
        <w:ind w:firstLineChars="200" w:firstLine="480"/>
        <w:jc w:val="center"/>
      </w:pPr>
      <m:oMathPara>
        <m:oMath>
          <m:eqArr>
            <m:eqArrPr>
              <m:maxDist m:val="1"/>
              <m:ctrlPr>
                <w:rPr>
                  <w:rFonts w:ascii="Cambria Math" w:hAnsi="Cambria Math"/>
                  <w:i/>
                </w:rPr>
              </m:ctrlPr>
            </m:eqArrPr>
            <m:e>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j</m:t>
                  </m:r>
                </m:sub>
              </m:sSub>
              <m:r>
                <w:rPr>
                  <w:rFonts w:ascii="Cambria Math" w:hAnsi="Cambria Math"/>
                </w:rPr>
                <m:t>,  ∀j∈N</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hint="eastAsia"/>
                    </w:rPr>
                    <m:t>6</m:t>
                  </m:r>
                </m:e>
              </m:d>
            </m:e>
          </m:eqArr>
        </m:oMath>
      </m:oMathPara>
    </w:p>
    <w:p w14:paraId="616027B6" w14:textId="5A7E221B" w:rsidR="00A85024" w:rsidRPr="00A756F0" w:rsidRDefault="00696DD8"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Equation (7) represent</w:t>
      </w:r>
      <w:r w:rsidR="00503795">
        <w:rPr>
          <w:rFonts w:ascii="Times New Roman" w:eastAsia="標楷體" w:hAnsi="Times New Roman" w:cs="Times New Roman" w:hint="eastAsia"/>
        </w:rPr>
        <w:t>s</w:t>
      </w:r>
      <w:r w:rsidRPr="00A756F0">
        <w:rPr>
          <w:rFonts w:ascii="Times New Roman" w:eastAsia="標楷體" w:hAnsi="Times New Roman" w:cs="Times New Roman"/>
        </w:rPr>
        <w:t xml:space="preserve"> the route duration constraint, ensuring that the total route duration of each vehicle d</w:t>
      </w:r>
      <w:r w:rsidR="00503795">
        <w:rPr>
          <w:rFonts w:ascii="Times New Roman" w:eastAsia="標楷體" w:hAnsi="Times New Roman" w:cs="Times New Roman" w:hint="eastAsia"/>
        </w:rPr>
        <w:t>oes</w:t>
      </w:r>
      <w:r w:rsidRPr="00A756F0">
        <w:rPr>
          <w:rFonts w:ascii="Times New Roman" w:eastAsia="標楷體" w:hAnsi="Times New Roman" w:cs="Times New Roman"/>
        </w:rPr>
        <w:t xml:space="preserve"> not exceed the maximum </w:t>
      </w:r>
      <w:r w:rsidRPr="00A756F0">
        <w:rPr>
          <w:rFonts w:ascii="Times New Roman" w:eastAsia="標楷體" w:hAnsi="Times New Roman" w:cs="Times New Roman" w:hint="eastAsia"/>
        </w:rPr>
        <w:t xml:space="preserve">route </w:t>
      </w:r>
      <w:r w:rsidRPr="00A756F0">
        <w:rPr>
          <w:rFonts w:ascii="Times New Roman" w:eastAsia="標楷體" w:hAnsi="Times New Roman" w:cs="Times New Roman"/>
        </w:rPr>
        <w:t>duration of five hours.</w:t>
      </w:r>
    </w:p>
    <w:p w14:paraId="523AA177" w14:textId="375C4CAF" w:rsidR="00D530EB" w:rsidRPr="00A756F0" w:rsidRDefault="00000000" w:rsidP="00450C2E">
      <w:pPr>
        <w:spacing w:after="0" w:line="240" w:lineRule="auto"/>
        <w:ind w:firstLineChars="200" w:firstLine="480"/>
        <w:jc w:val="center"/>
      </w:pPr>
      <m:oMathPara>
        <m:oMath>
          <m:eqArr>
            <m:eqArrPr>
              <m:maxDist m:val="1"/>
              <m:ctrlPr>
                <w:rPr>
                  <w:rFonts w:ascii="Cambria Math" w:hAnsi="Cambria Math"/>
                  <w:i/>
                </w:rPr>
              </m:ctrlPr>
            </m:eqArrPr>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r>
                <w:rPr>
                  <w:rFonts w:ascii="Cambria Math" w:hAnsi="Cambria Math"/>
                </w:rPr>
                <m:t>,  ∀k∈K</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hint="eastAsia"/>
                    </w:rPr>
                    <m:t>7</m:t>
                  </m:r>
                </m:e>
              </m:d>
            </m:e>
          </m:eqArr>
        </m:oMath>
      </m:oMathPara>
    </w:p>
    <w:p w14:paraId="7A182E9C" w14:textId="6F0B04D7" w:rsidR="00A85024" w:rsidRPr="00A756F0" w:rsidRDefault="000A1CC2" w:rsidP="00450C2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 xml:space="preserve">Equations (8), (9), and (10) represent the regional classification constraints, where candidate stores </w:t>
      </w:r>
      <w:r w:rsidR="00E07251">
        <w:rPr>
          <w:rFonts w:ascii="Times New Roman" w:eastAsia="標楷體" w:hAnsi="Times New Roman" w:cs="Times New Roman" w:hint="eastAsia"/>
        </w:rPr>
        <w:t>wer</w:t>
      </w:r>
      <w:r w:rsidRPr="00A756F0">
        <w:rPr>
          <w:rFonts w:ascii="Times New Roman" w:eastAsia="標楷體" w:hAnsi="Times New Roman" w:cs="Times New Roman"/>
        </w:rPr>
        <w:t xml:space="preserve">e categorized based on their distances from the logistics center into near, middle, and far regions. </w:t>
      </w:r>
    </w:p>
    <w:p w14:paraId="0A1C03F0" w14:textId="4B335234" w:rsidR="00D530EB" w:rsidRPr="00A756F0" w:rsidRDefault="00000000" w:rsidP="00450C2E">
      <w:pPr>
        <w:spacing w:after="0" w:line="240" w:lineRule="auto"/>
        <w:ind w:firstLineChars="200" w:firstLine="480"/>
        <w:jc w:val="center"/>
      </w:pPr>
      <m:oMathPara>
        <m:oMath>
          <m:eqArr>
            <m:eqArrPr>
              <m:maxDist m:val="1"/>
              <m:ctrlPr>
                <w:rPr>
                  <w:rFonts w:ascii="Cambria Math" w:hAnsi="Cambria Math"/>
                  <w:i/>
                </w:rPr>
              </m:ctrlPr>
            </m:eqArrPr>
            <m:e>
              <m:sSub>
                <m:sSubPr>
                  <m:ctrlPr>
                    <w:rPr>
                      <w:rFonts w:ascii="Cambria Math" w:eastAsia="標楷體" w:hAnsi="Cambria Math" w:cs="Times New Roman"/>
                      <w:i/>
                    </w:rPr>
                  </m:ctrlPr>
                </m:sSubPr>
                <m:e>
                  <m:r>
                    <w:rPr>
                      <w:rFonts w:ascii="Cambria Math" w:eastAsia="標楷體" w:hAnsi="Cambria Math" w:cs="Times New Roman" w:hint="eastAsia"/>
                    </w:rPr>
                    <m:t>R</m:t>
                  </m:r>
                </m:e>
                <m:sub>
                  <m:r>
                    <w:rPr>
                      <w:rFonts w:ascii="Cambria Math" w:eastAsia="標楷體" w:hAnsi="Cambria Math" w:cs="Times New Roman"/>
                    </w:rPr>
                    <m:t>near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hint="eastAsia"/>
                    </w:rPr>
                    <m:t>0</m:t>
                  </m:r>
                  <m:r>
                    <w:rPr>
                      <w:rFonts w:ascii="Cambria Math" w:eastAsia="標楷體" w:hAnsi="Cambria Math" w:cs="Times New Roman"/>
                    </w:rPr>
                    <m:t>,j</m:t>
                  </m:r>
                </m:sub>
              </m:sSub>
              <m:r>
                <w:rPr>
                  <w:rFonts w:ascii="Cambria Math" w:eastAsia="標楷體" w:hAnsi="Cambria Math" w:cs="Times New Roman"/>
                </w:rPr>
                <m:t>≤3,  ∀j∈N</m:t>
              </m:r>
              <m:r>
                <w:rPr>
                  <w:rFonts w:ascii="Cambria Math" w:hAnsi="Cambria Math"/>
                </w:rPr>
                <m:t>#</m:t>
              </m:r>
              <m:d>
                <m:dPr>
                  <m:ctrlPr>
                    <w:rPr>
                      <w:rFonts w:ascii="Cambria Math" w:hAnsi="Cambria Math" w:cs="Times New Roman"/>
                    </w:rPr>
                  </m:ctrlPr>
                </m:dPr>
                <m:e>
                  <m:r>
                    <m:rPr>
                      <m:nor/>
                    </m:rPr>
                    <w:rPr>
                      <w:rFonts w:ascii="Times New Roman" w:hAnsi="Times New Roman" w:cs="Times New Roman" w:hint="eastAsia"/>
                    </w:rPr>
                    <m:t>8</m:t>
                  </m:r>
                </m:e>
              </m:d>
            </m:e>
          </m:eqArr>
        </m:oMath>
      </m:oMathPara>
    </w:p>
    <w:p w14:paraId="02A97DB9" w14:textId="200C3FA4" w:rsidR="00D530EB" w:rsidRPr="00A756F0" w:rsidRDefault="00000000" w:rsidP="00450C2E">
      <w:pPr>
        <w:spacing w:after="0" w:line="240" w:lineRule="auto"/>
        <w:ind w:firstLineChars="200" w:firstLine="480"/>
        <w:jc w:val="center"/>
      </w:pPr>
      <m:oMathPara>
        <m:oMath>
          <m:eqArr>
            <m:eqArrPr>
              <m:maxDist m:val="1"/>
              <m:ctrlPr>
                <w:rPr>
                  <w:rFonts w:ascii="Cambria Math" w:hAnsi="Cambria Math"/>
                  <w:i/>
                </w:rPr>
              </m:ctrlPr>
            </m:eqArrPr>
            <m:e>
              <m:sSub>
                <m:sSubPr>
                  <m:ctrlPr>
                    <w:rPr>
                      <w:rFonts w:ascii="Cambria Math" w:eastAsia="標楷體" w:hAnsi="Cambria Math" w:cs="Times New Roman"/>
                      <w:i/>
                    </w:rPr>
                  </m:ctrlPr>
                </m:sSubPr>
                <m:e>
                  <m:r>
                    <w:rPr>
                      <w:rFonts w:ascii="Cambria Math" w:eastAsia="標楷體" w:hAnsi="Cambria Math" w:cs="Times New Roman" w:hint="eastAsia"/>
                    </w:rPr>
                    <m:t>R</m:t>
                  </m:r>
                </m:e>
                <m:sub>
                  <m:r>
                    <w:rPr>
                      <w:rFonts w:ascii="Cambria Math" w:eastAsia="標楷體" w:hAnsi="Cambria Math" w:cs="Times New Roman"/>
                    </w:rPr>
                    <m:t>mid</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3&lt;d</m:t>
                  </m:r>
                </m:e>
                <m:sub>
                  <m:r>
                    <w:rPr>
                      <w:rFonts w:ascii="Cambria Math" w:eastAsia="標楷體" w:hAnsi="Cambria Math" w:cs="Times New Roman" w:hint="eastAsia"/>
                    </w:rPr>
                    <m:t>0</m:t>
                  </m:r>
                  <m:r>
                    <w:rPr>
                      <w:rFonts w:ascii="Cambria Math" w:eastAsia="標楷體" w:hAnsi="Cambria Math" w:cs="Times New Roman"/>
                    </w:rPr>
                    <m:t>,j</m:t>
                  </m:r>
                </m:sub>
              </m:sSub>
              <m:r>
                <w:rPr>
                  <w:rFonts w:ascii="Cambria Math" w:eastAsia="標楷體" w:hAnsi="Cambria Math" w:cs="Times New Roman"/>
                </w:rPr>
                <m:t>≤5,  ∀j∈N</m:t>
              </m:r>
              <m:r>
                <w:rPr>
                  <w:rFonts w:ascii="Cambria Math" w:hAnsi="Cambria Math"/>
                </w:rPr>
                <m:t>#</m:t>
              </m:r>
              <m:d>
                <m:dPr>
                  <m:ctrlPr>
                    <w:rPr>
                      <w:rFonts w:ascii="Cambria Math" w:hAnsi="Cambria Math" w:cs="Times New Roman"/>
                    </w:rPr>
                  </m:ctrlPr>
                </m:dPr>
                <m:e>
                  <m:r>
                    <m:rPr>
                      <m:nor/>
                    </m:rPr>
                    <w:rPr>
                      <w:rFonts w:ascii="Times New Roman" w:hAnsi="Times New Roman" w:cs="Times New Roman" w:hint="eastAsia"/>
                    </w:rPr>
                    <m:t>9</m:t>
                  </m:r>
                </m:e>
              </m:d>
            </m:e>
          </m:eqArr>
        </m:oMath>
      </m:oMathPara>
    </w:p>
    <w:p w14:paraId="28BC0203" w14:textId="3A530606" w:rsidR="00E20337" w:rsidRPr="00A756F0" w:rsidRDefault="00000000" w:rsidP="00450C2E">
      <w:pPr>
        <w:spacing w:after="0" w:line="240" w:lineRule="auto"/>
        <w:ind w:firstLineChars="200" w:firstLine="480"/>
        <w:jc w:val="center"/>
      </w:pPr>
      <m:oMathPara>
        <m:oMath>
          <m:eqArr>
            <m:eqArrPr>
              <m:maxDist m:val="1"/>
              <m:ctrlPr>
                <w:rPr>
                  <w:rFonts w:ascii="Cambria Math" w:hAnsi="Cambria Math"/>
                  <w:i/>
                </w:rPr>
              </m:ctrlPr>
            </m:eqArrPr>
            <m:e>
              <m:sSub>
                <m:sSubPr>
                  <m:ctrlPr>
                    <w:rPr>
                      <w:rFonts w:ascii="Cambria Math" w:eastAsia="標楷體" w:hAnsi="Cambria Math" w:cs="Times New Roman"/>
                      <w:i/>
                    </w:rPr>
                  </m:ctrlPr>
                </m:sSubPr>
                <m:e>
                  <m:r>
                    <w:rPr>
                      <w:rFonts w:ascii="Cambria Math" w:eastAsia="標楷體" w:hAnsi="Cambria Math" w:cs="Times New Roman" w:hint="eastAsia"/>
                    </w:rPr>
                    <m:t>R</m:t>
                  </m:r>
                </m:e>
                <m:sub>
                  <m:r>
                    <w:rPr>
                      <w:rFonts w:ascii="Cambria Math" w:eastAsia="標楷體" w:hAnsi="Cambria Math" w:cs="Times New Roman"/>
                    </w:rPr>
                    <m:t>far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hint="eastAsia"/>
                    </w:rPr>
                    <m:t>0</m:t>
                  </m:r>
                  <m:r>
                    <w:rPr>
                      <w:rFonts w:ascii="Cambria Math" w:eastAsia="標楷體" w:hAnsi="Cambria Math" w:cs="Times New Roman"/>
                    </w:rPr>
                    <m:t>,j</m:t>
                  </m:r>
                </m:sub>
              </m:sSub>
              <m:r>
                <w:rPr>
                  <w:rFonts w:ascii="Cambria Math" w:eastAsia="標楷體" w:hAnsi="Cambria Math" w:cs="Times New Roman"/>
                </w:rPr>
                <m:t>&gt;5,  ∀j∈N</m:t>
              </m:r>
              <m:r>
                <w:rPr>
                  <w:rFonts w:ascii="Cambria Math" w:hAnsi="Cambria Math"/>
                </w:rPr>
                <m:t>#</m:t>
              </m:r>
              <m:d>
                <m:dPr>
                  <m:ctrlPr>
                    <w:rPr>
                      <w:rFonts w:ascii="Cambria Math" w:hAnsi="Cambria Math" w:cs="Times New Roman"/>
                    </w:rPr>
                  </m:ctrlPr>
                </m:dPr>
                <m:e>
                  <m:r>
                    <m:rPr>
                      <m:nor/>
                    </m:rPr>
                    <w:rPr>
                      <w:rFonts w:ascii="Times New Roman" w:hAnsi="Times New Roman" w:cs="Times New Roman"/>
                    </w:rPr>
                    <m:t>10</m:t>
                  </m:r>
                </m:e>
              </m:d>
            </m:e>
          </m:eqArr>
        </m:oMath>
      </m:oMathPara>
    </w:p>
    <w:p w14:paraId="0F9BB88C" w14:textId="489D30F2" w:rsidR="00756B78" w:rsidRPr="00A756F0" w:rsidRDefault="00756B78"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5. Objective function:</w:t>
      </w:r>
    </w:p>
    <w:p w14:paraId="4342323F" w14:textId="3340C605" w:rsidR="00B9201F" w:rsidRDefault="00B9201F" w:rsidP="00450C2E">
      <w:pPr>
        <w:widowControl/>
        <w:spacing w:after="0" w:line="240" w:lineRule="auto"/>
        <w:ind w:firstLine="360"/>
        <w:jc w:val="both"/>
        <w:rPr>
          <w:rFonts w:ascii="Times New Roman" w:eastAsia="標楷體" w:hAnsi="Times New Roman" w:cs="Times New Roman"/>
        </w:rPr>
      </w:pPr>
      <w:r w:rsidRPr="00B9201F">
        <w:rPr>
          <w:rFonts w:ascii="Times New Roman" w:eastAsia="標楷體" w:hAnsi="Times New Roman" w:cs="Times New Roman"/>
        </w:rPr>
        <w:t>This study formulate</w:t>
      </w:r>
      <w:r w:rsidR="00664B05">
        <w:rPr>
          <w:rFonts w:ascii="Times New Roman" w:eastAsia="標楷體" w:hAnsi="Times New Roman" w:cs="Times New Roman" w:hint="eastAsia"/>
        </w:rPr>
        <w:t>d</w:t>
      </w:r>
      <w:r w:rsidRPr="00B9201F">
        <w:rPr>
          <w:rFonts w:ascii="Times New Roman" w:eastAsia="標楷體" w:hAnsi="Times New Roman" w:cs="Times New Roman"/>
        </w:rPr>
        <w:t xml:space="preserve"> a lexicographical optimization model for logistics route planning to improve operational efficiency. The model sequentially minimize</w:t>
      </w:r>
      <w:r w:rsidR="00664B05">
        <w:rPr>
          <w:rFonts w:ascii="Times New Roman" w:eastAsia="標楷體" w:hAnsi="Times New Roman" w:cs="Times New Roman" w:hint="eastAsia"/>
        </w:rPr>
        <w:t>d</w:t>
      </w:r>
      <w:r w:rsidRPr="00B9201F">
        <w:rPr>
          <w:rFonts w:ascii="Times New Roman" w:eastAsia="標楷體" w:hAnsi="Times New Roman" w:cs="Times New Roman"/>
        </w:rPr>
        <w:t xml:space="preserve"> the number of support vehicles and total travel distance. The mathematical formulation </w:t>
      </w:r>
      <w:r w:rsidR="00664B05">
        <w:rPr>
          <w:rFonts w:ascii="Times New Roman" w:eastAsia="標楷體" w:hAnsi="Times New Roman" w:cs="Times New Roman" w:hint="eastAsia"/>
        </w:rPr>
        <w:t>wa</w:t>
      </w:r>
      <w:r w:rsidRPr="00B9201F">
        <w:rPr>
          <w:rFonts w:ascii="Times New Roman" w:eastAsia="標楷體" w:hAnsi="Times New Roman" w:cs="Times New Roman"/>
        </w:rPr>
        <w:t>s presented in Equation (11), with the two objective functions defined in Equations (12) and (13), respectively.</w:t>
      </w:r>
    </w:p>
    <w:p w14:paraId="7E19BF5C" w14:textId="40D449D3" w:rsidR="00C9797A" w:rsidRPr="00A756F0" w:rsidRDefault="00000000" w:rsidP="00450C2E">
      <w:pPr>
        <w:spacing w:after="0" w:line="240" w:lineRule="auto"/>
        <w:ind w:firstLineChars="200" w:firstLine="480"/>
        <w:jc w:val="center"/>
      </w:pPr>
      <m:oMathPara>
        <m:oMath>
          <m:eqArr>
            <m:eqArrPr>
              <m:maxDist m:val="1"/>
              <m:ctrlPr>
                <w:rPr>
                  <w:rFonts w:ascii="Cambria Math" w:hAnsi="Cambria Math" w:cs="Times New Roman"/>
                  <w:i/>
                </w:rPr>
              </m:ctrlPr>
            </m:eqArrPr>
            <m:e>
              <m:r>
                <m:rPr>
                  <m:nor/>
                </m:rPr>
                <w:rPr>
                  <w:rFonts w:ascii="Times New Roman" w:eastAsia="標楷體" w:hAnsi="Times New Roman" w:cs="Times New Roman"/>
                </w:rPr>
                <m:t>Lex-Min </m:t>
              </m:r>
              <m:d>
                <m:dPr>
                  <m:ctrlPr>
                    <w:rPr>
                      <w:rFonts w:ascii="Cambria Math" w:eastAsia="標楷體" w:hAnsi="Cambria Math" w:cs="Times New Roman"/>
                    </w:rPr>
                  </m:ctrlPr>
                </m:dPr>
                <m:e>
                  <m:sSub>
                    <m:sSubPr>
                      <m:ctrlPr>
                        <w:rPr>
                          <w:rFonts w:ascii="Cambria Math" w:eastAsia="標楷體" w:hAnsi="Cambria Math" w:cs="Times New Roman"/>
                        </w:rPr>
                      </m:ctrlPr>
                    </m:sSubPr>
                    <m:e>
                      <m:r>
                        <w:rPr>
                          <w:rFonts w:ascii="Cambria Math" w:eastAsia="標楷體" w:hAnsi="Cambria Math" w:cs="Times New Roman"/>
                        </w:rPr>
                        <m:t>f</m:t>
                      </m:r>
                    </m:e>
                    <m:sub>
                      <m:r>
                        <w:rPr>
                          <w:rFonts w:ascii="Cambria Math" w:eastAsia="標楷體" w:hAnsi="Cambria Math" w:cs="Times New Roman"/>
                        </w:rPr>
                        <m:t>vehicle</m:t>
                      </m:r>
                    </m:sub>
                  </m:sSub>
                  <m:d>
                    <m:dPr>
                      <m:ctrlPr>
                        <w:rPr>
                          <w:rFonts w:ascii="Cambria Math" w:eastAsia="標楷體" w:hAnsi="Cambria Math" w:cs="Times New Roman"/>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f</m:t>
                      </m:r>
                    </m:e>
                    <m:sub>
                      <m:r>
                        <w:rPr>
                          <w:rFonts w:ascii="Cambria Math" w:eastAsia="標楷體" w:hAnsi="Cambria Math" w:cs="Times New Roman"/>
                        </w:rPr>
                        <m:t>travel</m:t>
                      </m:r>
                    </m:sub>
                  </m:sSub>
                  <m:d>
                    <m:dPr>
                      <m:ctrlPr>
                        <w:rPr>
                          <w:rFonts w:ascii="Cambria Math" w:eastAsia="標楷體" w:hAnsi="Cambria Math" w:cs="Times New Roman"/>
                        </w:rPr>
                      </m:ctrlPr>
                    </m:dPr>
                    <m:e>
                      <m:r>
                        <w:rPr>
                          <w:rFonts w:ascii="Cambria Math" w:eastAsia="標楷體" w:hAnsi="Cambria Math" w:cs="Times New Roman"/>
                        </w:rPr>
                        <m:t>S</m:t>
                      </m:r>
                    </m:e>
                  </m:d>
                </m:e>
              </m:d>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11</m:t>
                  </m:r>
                </m:e>
              </m:d>
            </m:e>
          </m:eqArr>
        </m:oMath>
      </m:oMathPara>
    </w:p>
    <w:p w14:paraId="37D0FBD9" w14:textId="2B701F09" w:rsidR="00C9797A" w:rsidRPr="00A756F0" w:rsidRDefault="00000000" w:rsidP="00450C2E">
      <w:pPr>
        <w:spacing w:after="0" w:line="240" w:lineRule="auto"/>
        <w:ind w:firstLineChars="200" w:firstLine="480"/>
        <w:jc w:val="center"/>
      </w:pPr>
      <m:oMathPara>
        <m:oMath>
          <m:eqArr>
            <m:eqArrPr>
              <m:maxDist m:val="1"/>
              <m:ctrlPr>
                <w:rPr>
                  <w:rFonts w:ascii="Cambria Math" w:hAnsi="Cambria Math" w:cs="Times New Roman"/>
                  <w:i/>
                </w:rPr>
              </m:ctrlPr>
            </m:eqArrPr>
            <m:e>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vehicle</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limLoc m:val="undOvr"/>
                  <m:supHide m:val="1"/>
                  <m:ctrlPr>
                    <w:rPr>
                      <w:rFonts w:ascii="Cambria Math" w:eastAsia="標楷體" w:hAnsi="Cambria Math" w:cs="Times New Roman"/>
                      <w:i/>
                    </w:rPr>
                  </m:ctrlPr>
                </m:naryPr>
                <m:sub>
                  <m:r>
                    <w:rPr>
                      <w:rFonts w:ascii="Cambria Math" w:eastAsia="標楷體" w:hAnsi="Cambria Math" w:cs="Times New Roman"/>
                    </w:rPr>
                    <m:t>h∈H</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j∈N</m:t>
                          </m:r>
                        </m:e>
                        <m:e>
                          <m:r>
                            <w:rPr>
                              <w:rFonts w:ascii="Cambria Math" w:eastAsia="標楷體" w:hAnsi="Cambria Math" w:cs="Times New Roman"/>
                            </w:rPr>
                            <m:t>(j≠0)</m:t>
                          </m:r>
                        </m:e>
                      </m:eqArr>
                    </m:sub>
                    <m:sup/>
                    <m:e>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0,j</m:t>
                          </m:r>
                        </m:sub>
                        <m:sup>
                          <m:r>
                            <w:rPr>
                              <w:rFonts w:ascii="Cambria Math" w:eastAsia="標楷體" w:hAnsi="Cambria Math" w:cs="Times New Roman"/>
                            </w:rPr>
                            <m:t>h</m:t>
                          </m:r>
                        </m:sup>
                      </m:sSubSup>
                    </m:e>
                  </m:nary>
                </m:e>
              </m:nary>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12</m:t>
                  </m:r>
                </m:e>
              </m:d>
            </m:e>
          </m:eqArr>
        </m:oMath>
      </m:oMathPara>
    </w:p>
    <w:p w14:paraId="5126365C" w14:textId="08C05B02" w:rsidR="00C9797A" w:rsidRPr="00A756F0" w:rsidRDefault="00000000" w:rsidP="00450C2E">
      <w:pPr>
        <w:spacing w:after="0" w:line="240" w:lineRule="auto"/>
        <w:ind w:firstLineChars="200" w:firstLine="480"/>
        <w:jc w:val="center"/>
      </w:pPr>
      <m:oMathPara>
        <m:oMath>
          <m:eqArr>
            <m:eqArrPr>
              <m:maxDist m:val="1"/>
              <m:ctrlPr>
                <w:rPr>
                  <w:rFonts w:ascii="Cambria Math" w:hAnsi="Cambria Math" w:cs="Times New Roman"/>
                  <w:i/>
                </w:rPr>
              </m:ctrlPr>
            </m:eqArrPr>
            <m:e>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travel</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limLoc m:val="undOvr"/>
                  <m:supHide m:val="1"/>
                  <m:ctrlPr>
                    <w:rPr>
                      <w:rFonts w:ascii="Cambria Math" w:eastAsia="標楷體" w:hAnsi="Cambria Math" w:cs="Times New Roman"/>
                      <w:i/>
                    </w:rPr>
                  </m:ctrlPr>
                </m:naryPr>
                <m:sub>
                  <m:r>
                    <w:rPr>
                      <w:rFonts w:ascii="Cambria Math" w:eastAsia="標楷體" w:hAnsi="Cambria Math" w:cs="Times New Roman"/>
                    </w:rPr>
                    <m:t>k∈K</m:t>
                  </m:r>
                </m:sub>
                <m:sup/>
                <m:e>
                  <m:nary>
                    <m:naryPr>
                      <m:chr m:val="∑"/>
                      <m:supHide m:val="1"/>
                      <m:ctrlPr>
                        <w:rPr>
                          <w:rFonts w:ascii="Cambria Math" w:eastAsia="標楷體" w:hAnsi="Cambria Math" w:cs="Times New Roman"/>
                          <w:i/>
                        </w:rPr>
                      </m:ctrlPr>
                    </m:naryPr>
                    <m:sub>
                      <m:r>
                        <w:rPr>
                          <w:rFonts w:ascii="Cambria Math" w:eastAsia="標楷體" w:hAnsi="Cambria Math" w:cs="Times New Roman"/>
                        </w:rPr>
                        <m:t>i∈N</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j∈N</m:t>
                              </m:r>
                            </m:e>
                            <m:e>
                              <m:r>
                                <w:rPr>
                                  <w:rFonts w:ascii="Cambria Math" w:eastAsia="標楷體" w:hAnsi="Cambria Math" w:cs="Times New Roman"/>
                                </w:rPr>
                                <m:t>(j≠i)</m:t>
                              </m:r>
                            </m:e>
                          </m:eqArr>
                        </m:sub>
                        <m:sup/>
                        <m:e>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x</m:t>
                              </m:r>
                            </m:e>
                            <m:sub>
                              <m:r>
                                <w:rPr>
                                  <w:rFonts w:ascii="Cambria Math" w:eastAsia="標楷體" w:hAnsi="Cambria Math" w:cs="Times New Roman"/>
                                </w:rPr>
                                <m:t>i,j</m:t>
                              </m:r>
                            </m:sub>
                            <m:sup>
                              <m:r>
                                <w:rPr>
                                  <w:rFonts w:ascii="Cambria Math" w:eastAsia="標楷體" w:hAnsi="Cambria Math" w:cs="Times New Roman"/>
                                </w:rPr>
                                <m:t>k</m:t>
                              </m:r>
                            </m:sup>
                          </m:sSubSup>
                        </m:e>
                      </m:nary>
                    </m:e>
                  </m:nary>
                </m:e>
              </m:nary>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13</m:t>
                  </m:r>
                </m:e>
              </m:d>
            </m:e>
          </m:eqArr>
        </m:oMath>
      </m:oMathPara>
    </w:p>
    <w:p w14:paraId="5F4C7388" w14:textId="31578E34" w:rsidR="007E6458" w:rsidRPr="00ED1053" w:rsidRDefault="005125FE" w:rsidP="009C1CBC">
      <w:pPr>
        <w:spacing w:before="240" w:line="240" w:lineRule="auto"/>
        <w:jc w:val="both"/>
        <w:outlineLvl w:val="1"/>
        <w:rPr>
          <w:rFonts w:ascii="Times New Roman" w:eastAsia="標楷體" w:hAnsi="Times New Roman" w:cs="Times New Roman"/>
          <w:i/>
          <w:iCs/>
        </w:rPr>
      </w:pPr>
      <w:bookmarkStart w:id="17" w:name="_Toc233808494"/>
      <w:bookmarkStart w:id="18" w:name="_Ref206157099"/>
      <w:r w:rsidRPr="00ED1053">
        <w:rPr>
          <w:rFonts w:ascii="Times New Roman" w:eastAsia="標楷體" w:hAnsi="Times New Roman" w:cs="Times New Roman"/>
          <w:i/>
          <w:iCs/>
        </w:rPr>
        <w:t>3.</w:t>
      </w:r>
      <w:r w:rsidR="00203F24" w:rsidRPr="00ED1053">
        <w:rPr>
          <w:rFonts w:ascii="Times New Roman" w:eastAsia="標楷體" w:hAnsi="Times New Roman" w:cs="Times New Roman" w:hint="eastAsia"/>
          <w:i/>
          <w:iCs/>
        </w:rPr>
        <w:t>3</w:t>
      </w:r>
      <w:r w:rsidRPr="00ED1053">
        <w:rPr>
          <w:rFonts w:ascii="Times New Roman" w:eastAsia="標楷體" w:hAnsi="Times New Roman" w:cs="Times New Roman"/>
          <w:i/>
          <w:iCs/>
        </w:rPr>
        <w:t xml:space="preserve"> </w:t>
      </w:r>
      <w:r w:rsidR="005F42C7" w:rsidRPr="00ED1053">
        <w:rPr>
          <w:rFonts w:ascii="Times New Roman" w:eastAsia="標楷體" w:hAnsi="Times New Roman" w:cs="Times New Roman" w:hint="eastAsia"/>
          <w:i/>
          <w:iCs/>
        </w:rPr>
        <w:t xml:space="preserve">Cooperative </w:t>
      </w:r>
      <w:r w:rsidR="00C53C96" w:rsidRPr="00ED1053">
        <w:rPr>
          <w:rFonts w:ascii="Times New Roman" w:eastAsia="標楷體" w:hAnsi="Times New Roman" w:cs="Times New Roman" w:hint="eastAsia"/>
          <w:i/>
          <w:iCs/>
        </w:rPr>
        <w:t>c</w:t>
      </w:r>
      <w:r w:rsidR="005F42C7" w:rsidRPr="00ED1053">
        <w:rPr>
          <w:rFonts w:ascii="Times New Roman" w:eastAsia="標楷體" w:hAnsi="Times New Roman" w:cs="Times New Roman" w:hint="eastAsia"/>
          <w:i/>
          <w:iCs/>
        </w:rPr>
        <w:t>o-</w:t>
      </w:r>
      <w:r w:rsidR="00FC4D0A" w:rsidRPr="00ED1053">
        <w:rPr>
          <w:rFonts w:ascii="Times New Roman" w:eastAsia="標楷體" w:hAnsi="Times New Roman" w:cs="Times New Roman"/>
          <w:i/>
          <w:iCs/>
        </w:rPr>
        <w:t xml:space="preserve">evolutionary </w:t>
      </w:r>
      <w:r w:rsidR="00C53C96" w:rsidRPr="00ED1053">
        <w:rPr>
          <w:rFonts w:ascii="Times New Roman" w:eastAsia="標楷體" w:hAnsi="Times New Roman" w:cs="Times New Roman" w:hint="eastAsia"/>
          <w:i/>
          <w:iCs/>
        </w:rPr>
        <w:t>g</w:t>
      </w:r>
      <w:r w:rsidRPr="00ED1053">
        <w:rPr>
          <w:rFonts w:ascii="Times New Roman" w:eastAsia="標楷體" w:hAnsi="Times New Roman" w:cs="Times New Roman" w:hint="eastAsia"/>
          <w:i/>
          <w:iCs/>
        </w:rPr>
        <w:t xml:space="preserve">enetic </w:t>
      </w:r>
      <w:r w:rsidR="00C53C96" w:rsidRPr="00ED1053">
        <w:rPr>
          <w:rFonts w:ascii="Times New Roman" w:eastAsia="標楷體" w:hAnsi="Times New Roman" w:cs="Times New Roman" w:hint="eastAsia"/>
          <w:i/>
          <w:iCs/>
        </w:rPr>
        <w:t>a</w:t>
      </w:r>
      <w:r w:rsidRPr="00ED1053">
        <w:rPr>
          <w:rFonts w:ascii="Times New Roman" w:eastAsia="標楷體" w:hAnsi="Times New Roman" w:cs="Times New Roman" w:hint="eastAsia"/>
          <w:i/>
          <w:iCs/>
        </w:rPr>
        <w:t>lgorithm</w:t>
      </w:r>
      <w:bookmarkEnd w:id="17"/>
    </w:p>
    <w:p w14:paraId="139C646F" w14:textId="14DFB1DF" w:rsidR="00536AAD" w:rsidRPr="00A756F0" w:rsidRDefault="00151D1A"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w:r w:rsidR="00E2306F" w:rsidRPr="00E2306F">
        <w:rPr>
          <w:rFonts w:ascii="Times New Roman" w:eastAsia="標楷體" w:hAnsi="Times New Roman" w:cs="Times New Roman"/>
        </w:rPr>
        <w:t xml:space="preserve">CCGA is adopted for store extraction due to the decomposable characteristics of the problem. The store extraction decisions allow the problem to be decomposed into multiple subproblems. Each subpopulation evolves partial solutions independently, and the cooperative evaluation mechanism combines them to assess the </w:t>
      </w:r>
      <w:r w:rsidR="00841445" w:rsidRPr="00841445">
        <w:rPr>
          <w:rFonts w:ascii="Times New Roman" w:eastAsia="標楷體" w:hAnsi="Times New Roman" w:cs="Times New Roman"/>
        </w:rPr>
        <w:t xml:space="preserve">overall </w:t>
      </w:r>
      <w:r w:rsidR="00E2306F" w:rsidRPr="00E2306F">
        <w:rPr>
          <w:rFonts w:ascii="Times New Roman" w:eastAsia="標楷體" w:hAnsi="Times New Roman" w:cs="Times New Roman"/>
        </w:rPr>
        <w:t>solution quality.</w:t>
      </w:r>
    </w:p>
    <w:p w14:paraId="67363EE2" w14:textId="77777777" w:rsidR="00671DC0" w:rsidRPr="00A756F0" w:rsidRDefault="00671DC0" w:rsidP="00E93414">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The principles and implementation process of CCGA</w:t>
      </w:r>
      <w:r w:rsidR="008F0C36">
        <w:rPr>
          <w:rFonts w:ascii="Times New Roman" w:eastAsia="標楷體" w:hAnsi="Times New Roman" w:cs="Times New Roman" w:hint="eastAsia"/>
        </w:rPr>
        <w:t xml:space="preserve"> are </w:t>
      </w:r>
      <w:r w:rsidRPr="00A756F0">
        <w:rPr>
          <w:rFonts w:ascii="Times New Roman" w:eastAsia="標楷體" w:hAnsi="Times New Roman" w:cs="Times New Roman"/>
        </w:rPr>
        <w:t>described as follows.</w:t>
      </w:r>
    </w:p>
    <w:p w14:paraId="60977FB9" w14:textId="263F958E" w:rsidR="00671DC0" w:rsidRPr="00A756F0" w:rsidRDefault="00671DC0" w:rsidP="00450C2E">
      <w:pPr>
        <w:pStyle w:val="a9"/>
        <w:widowControl/>
        <w:numPr>
          <w:ilvl w:val="0"/>
          <w:numId w:val="31"/>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Encoding</w:t>
      </w:r>
      <w:r w:rsidR="0046512B" w:rsidRPr="00A756F0">
        <w:rPr>
          <w:rFonts w:ascii="Times New Roman" w:eastAsia="標楷體" w:hAnsi="Times New Roman" w:cs="Times New Roman" w:hint="eastAsia"/>
        </w:rPr>
        <w:t>:</w:t>
      </w:r>
    </w:p>
    <w:p w14:paraId="14F3428A" w14:textId="39AF573F" w:rsidR="00B9201F" w:rsidRDefault="00B9201F" w:rsidP="0006597C">
      <w:pPr>
        <w:widowControl/>
        <w:spacing w:after="0" w:line="240" w:lineRule="auto"/>
        <w:ind w:left="840"/>
        <w:jc w:val="both"/>
        <w:rPr>
          <w:rFonts w:ascii="Times New Roman" w:eastAsia="標楷體" w:hAnsi="Times New Roman" w:cs="Times New Roman"/>
        </w:rPr>
      </w:pPr>
      <w:r w:rsidRPr="00B9201F">
        <w:rPr>
          <w:rFonts w:ascii="Times New Roman" w:eastAsia="標楷體" w:hAnsi="Times New Roman" w:cs="Times New Roman"/>
        </w:rPr>
        <w:t xml:space="preserve">The store extraction problem </w:t>
      </w:r>
      <w:r w:rsidR="00875000">
        <w:rPr>
          <w:rFonts w:ascii="Times New Roman" w:eastAsia="標楷體" w:hAnsi="Times New Roman" w:cs="Times New Roman" w:hint="eastAsia"/>
        </w:rPr>
        <w:t>is</w:t>
      </w:r>
      <w:r w:rsidRPr="00B9201F">
        <w:rPr>
          <w:rFonts w:ascii="Times New Roman" w:eastAsia="標楷體" w:hAnsi="Times New Roman" w:cs="Times New Roman"/>
        </w:rPr>
        <w:t xml:space="preserve"> represented by a binary vector, where 1 indicat</w:t>
      </w:r>
      <w:r w:rsidR="00D81642">
        <w:rPr>
          <w:rFonts w:ascii="Times New Roman" w:eastAsia="標楷體" w:hAnsi="Times New Roman" w:cs="Times New Roman" w:hint="eastAsia"/>
        </w:rPr>
        <w:t>es</w:t>
      </w:r>
      <w:r w:rsidRPr="00B9201F">
        <w:rPr>
          <w:rFonts w:ascii="Times New Roman" w:eastAsia="標楷體" w:hAnsi="Times New Roman" w:cs="Times New Roman"/>
        </w:rPr>
        <w:t xml:space="preserve"> store extraction into the candidate set and 0 represent</w:t>
      </w:r>
      <w:r w:rsidR="00D81642">
        <w:rPr>
          <w:rFonts w:ascii="Times New Roman" w:eastAsia="標楷體" w:hAnsi="Times New Roman" w:cs="Times New Roman" w:hint="eastAsia"/>
        </w:rPr>
        <w:t>s</w:t>
      </w:r>
      <w:r w:rsidRPr="00B9201F">
        <w:rPr>
          <w:rFonts w:ascii="Times New Roman" w:eastAsia="標楷體" w:hAnsi="Times New Roman" w:cs="Times New Roman"/>
        </w:rPr>
        <w:t xml:space="preserve"> retention in the original route. Equation (14) presents the binary solution representation.</w:t>
      </w:r>
    </w:p>
    <w:p w14:paraId="1C9B3F5F" w14:textId="09322EF3" w:rsidR="003176DD" w:rsidRPr="00A756F0" w:rsidRDefault="00000000" w:rsidP="00450C2E">
      <w:pPr>
        <w:spacing w:after="0" w:line="240" w:lineRule="auto"/>
        <w:ind w:firstLineChars="200" w:firstLine="480"/>
        <w:jc w:val="center"/>
        <w:rPr>
          <w:rFonts w:ascii="Times New Roman" w:hAnsi="Times New Roman" w:cs="Times New Roman"/>
        </w:rPr>
      </w:pPr>
      <m:oMathPara>
        <m:oMath>
          <m:eqArr>
            <m:eqArrPr>
              <m:maxDist m:val="1"/>
              <m:ctrlPr>
                <w:rPr>
                  <w:rFonts w:ascii="Cambria Math" w:hAnsi="Cambria Math" w:cs="Times New Roman"/>
                  <w:i/>
                </w:rPr>
              </m:ctrlPr>
            </m:eqArrPr>
            <m:e>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k,n</m:t>
                  </m:r>
                </m:sub>
                <m:sup>
                  <m:r>
                    <w:rPr>
                      <w:rFonts w:ascii="Cambria Math" w:eastAsia="標楷體" w:hAnsi="Cambria Math" w:cs="Times New Roman"/>
                    </w:rPr>
                    <m:t>g</m:t>
                  </m:r>
                </m:sup>
              </m:sSubSup>
              <m:r>
                <w:rPr>
                  <w:rFonts w:ascii="Cambria Math" w:eastAsia="標楷體" w:hAnsi="Cambria Math" w:cs="Times New Roman"/>
                </w:rPr>
                <m:t>=</m:t>
              </m:r>
              <m:d>
                <m:dPr>
                  <m:begChr m:val="["/>
                  <m:endChr m:val="]"/>
                  <m:ctrlPr>
                    <w:rPr>
                      <w:rFonts w:ascii="Cambria Math" w:eastAsia="標楷體" w:hAnsi="Cambria Math" w:cs="Times New Roman"/>
                      <w:i/>
                    </w:rPr>
                  </m:ctrlPr>
                </m:dPr>
                <m:e>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k,n,1</m:t>
                      </m:r>
                    </m:sub>
                    <m:sup>
                      <m:r>
                        <w:rPr>
                          <w:rFonts w:ascii="Cambria Math" w:eastAsia="標楷體" w:hAnsi="Cambria Math" w:cs="Times New Roman"/>
                        </w:rPr>
                        <m:t>g</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k,n,2</m:t>
                      </m:r>
                    </m:sub>
                    <m:sup>
                      <m:r>
                        <w:rPr>
                          <w:rFonts w:ascii="Cambria Math" w:eastAsia="標楷體" w:hAnsi="Cambria Math" w:cs="Times New Roman"/>
                        </w:rPr>
                        <m:t>g</m:t>
                      </m:r>
                    </m:sup>
                  </m:sSubSup>
                  <m:r>
                    <w:rPr>
                      <w:rFonts w:ascii="Cambria Math" w:eastAsia="標楷體" w:hAnsi="Cambria Math" w:cs="Times New Roman"/>
                    </w:rPr>
                    <m:t xml:space="preserve">,…, </m:t>
                  </m:r>
                  <m:sSubSup>
                    <m:sSubSupPr>
                      <m:ctrlPr>
                        <w:rPr>
                          <w:rFonts w:ascii="Cambria Math" w:eastAsia="標楷體" w:hAnsi="Cambria Math" w:cs="Times New Roman"/>
                          <w:i/>
                        </w:rPr>
                      </m:ctrlPr>
                    </m:sSubSupPr>
                    <m:e>
                      <m:r>
                        <w:rPr>
                          <w:rFonts w:ascii="Cambria Math" w:eastAsia="標楷體" w:hAnsi="Cambria Math" w:cs="Times New Roman"/>
                        </w:rPr>
                        <m:t>z</m:t>
                      </m:r>
                    </m:e>
                    <m:sub>
                      <m:r>
                        <w:rPr>
                          <w:rFonts w:ascii="Cambria Math" w:eastAsia="標楷體" w:hAnsi="Cambria Math" w:cs="Times New Roman"/>
                        </w:rPr>
                        <m:t>k,n, |</m:t>
                      </m:r>
                      <m:sSub>
                        <m:sSubPr>
                          <m:ctrlPr>
                            <w:rPr>
                              <w:rFonts w:ascii="Cambria Math" w:eastAsia="標楷體" w:hAnsi="Cambria Math" w:cs="Times New Roman"/>
                              <w:i/>
                            </w:rPr>
                          </m:ctrlPr>
                        </m:sSubPr>
                        <m:e>
                          <m:r>
                            <w:rPr>
                              <w:rFonts w:ascii="Cambria Math" w:eastAsia="標楷體" w:hAnsi="Cambria Math" w:cs="Times New Roman"/>
                            </w:rPr>
                            <m:t>M</m:t>
                          </m:r>
                        </m:e>
                        <m:sub>
                          <m:r>
                            <w:rPr>
                              <w:rFonts w:ascii="Cambria Math" w:eastAsia="標楷體" w:hAnsi="Cambria Math" w:cs="Times New Roman"/>
                            </w:rPr>
                            <m:t>k</m:t>
                          </m:r>
                        </m:sub>
                      </m:sSub>
                      <m:r>
                        <w:rPr>
                          <w:rFonts w:ascii="Cambria Math" w:eastAsia="標楷體" w:hAnsi="Cambria Math" w:cs="Times New Roman"/>
                        </w:rPr>
                        <m:t>|</m:t>
                      </m:r>
                    </m:sub>
                    <m:sup>
                      <m:r>
                        <w:rPr>
                          <w:rFonts w:ascii="Cambria Math" w:eastAsia="標楷體" w:hAnsi="Cambria Math" w:cs="Times New Roman"/>
                        </w:rPr>
                        <m:t>g</m:t>
                      </m:r>
                    </m:sup>
                  </m:sSubSup>
                </m:e>
              </m:d>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14</m:t>
                  </m:r>
                </m:e>
              </m:d>
            </m:e>
          </m:eqArr>
        </m:oMath>
      </m:oMathPara>
    </w:p>
    <w:p w14:paraId="1AA820BB" w14:textId="7429E660" w:rsidR="00AF0B0D" w:rsidRPr="00A756F0" w:rsidRDefault="00AF0B0D" w:rsidP="00450C2E">
      <w:pPr>
        <w:pStyle w:val="a9"/>
        <w:numPr>
          <w:ilvl w:val="0"/>
          <w:numId w:val="31"/>
        </w:numPr>
        <w:spacing w:after="0" w:line="240" w:lineRule="auto"/>
        <w:rPr>
          <w:rFonts w:ascii="Times New Roman" w:hAnsi="Times New Roman" w:cs="Times New Roman"/>
        </w:rPr>
      </w:pPr>
      <w:r w:rsidRPr="00A756F0">
        <w:rPr>
          <w:rFonts w:ascii="Times New Roman" w:hAnsi="Times New Roman" w:cs="Times New Roman"/>
        </w:rPr>
        <w:t>Selection</w:t>
      </w:r>
      <w:r w:rsidR="0046512B" w:rsidRPr="00A756F0">
        <w:rPr>
          <w:rFonts w:ascii="Times New Roman" w:hAnsi="Times New Roman" w:cs="Times New Roman" w:hint="eastAsia"/>
        </w:rPr>
        <w:t>:</w:t>
      </w:r>
    </w:p>
    <w:p w14:paraId="75414D06" w14:textId="3531E4CE" w:rsidR="00F63446" w:rsidRDefault="0046512B" w:rsidP="0006597C">
      <w:pPr>
        <w:widowControl/>
        <w:spacing w:after="0" w:line="240" w:lineRule="auto"/>
        <w:ind w:left="840"/>
        <w:jc w:val="both"/>
        <w:rPr>
          <w:rFonts w:ascii="Times New Roman" w:eastAsia="標楷體" w:hAnsi="Times New Roman" w:cs="Times New Roman"/>
        </w:rPr>
      </w:pPr>
      <w:r w:rsidRPr="00A756F0">
        <w:rPr>
          <w:rFonts w:ascii="Times New Roman" w:eastAsia="標楷體" w:hAnsi="Times New Roman" w:cs="Times New Roman" w:hint="eastAsia"/>
        </w:rPr>
        <w:t>R</w:t>
      </w:r>
      <w:r w:rsidR="00080E7E" w:rsidRPr="00A756F0">
        <w:rPr>
          <w:rFonts w:ascii="Times New Roman" w:eastAsia="標楷體" w:hAnsi="Times New Roman" w:cs="Times New Roman"/>
        </w:rPr>
        <w:t>oulette wheel selection is adopted for parent selection based on fitness values. Individuals with higher fitness values have higher selection probabilities, while elitism preserves the best individuals to prevent solution degradation. Equation (</w:t>
      </w:r>
      <w:r w:rsidR="00653031" w:rsidRPr="00653031">
        <w:rPr>
          <w:rFonts w:ascii="Times New Roman" w:eastAsia="標楷體" w:hAnsi="Times New Roman" w:cs="Times New Roman"/>
        </w:rPr>
        <w:t>3.</w:t>
      </w:r>
      <w:r w:rsidR="00080E7E" w:rsidRPr="00A756F0">
        <w:rPr>
          <w:rFonts w:ascii="Times New Roman" w:eastAsia="標楷體" w:hAnsi="Times New Roman" w:cs="Times New Roman"/>
        </w:rPr>
        <w:t>15) presents the selection probability calculation.</w:t>
      </w:r>
    </w:p>
    <w:p w14:paraId="163F62DF" w14:textId="3E092B32" w:rsidR="00AE4B48" w:rsidRPr="00A756F0" w:rsidRDefault="00000000" w:rsidP="00450C2E">
      <w:pPr>
        <w:spacing w:after="0" w:line="240" w:lineRule="auto"/>
        <w:ind w:firstLineChars="200" w:firstLine="480"/>
        <w:jc w:val="center"/>
        <w:rPr>
          <w:rFonts w:ascii="Times New Roman" w:hAnsi="Times New Roman" w:cs="Times New Roman"/>
        </w:rPr>
      </w:pPr>
      <m:oMathPara>
        <m:oMath>
          <m:eqArr>
            <m:eqArrPr>
              <m:maxDist m:val="1"/>
              <m:ctrlPr>
                <w:rPr>
                  <w:rFonts w:ascii="Cambria Math" w:hAnsi="Cambria Math" w:cs="Times New Roman"/>
                  <w:i/>
                </w:rPr>
              </m:ctrlPr>
            </m:eqArrPr>
            <m:e>
              <m:sSubSup>
                <m:sSubSupPr>
                  <m:ctrlPr>
                    <w:rPr>
                      <w:rStyle w:val="af8"/>
                      <w:rFonts w:ascii="Cambria Math" w:hAnsi="Cambria Math" w:cs="Times New Roman"/>
                      <w:i/>
                      <w:color w:val="auto"/>
                    </w:rPr>
                  </m:ctrlPr>
                </m:sSubSupPr>
                <m:e>
                  <m:r>
                    <w:rPr>
                      <w:rStyle w:val="af8"/>
                      <w:rFonts w:ascii="Cambria Math" w:hAnsi="Cambria Math" w:cs="Times New Roman"/>
                      <w:color w:val="auto"/>
                    </w:rPr>
                    <m:t>p</m:t>
                  </m:r>
                </m:e>
                <m:sub>
                  <m:r>
                    <w:rPr>
                      <w:rStyle w:val="af8"/>
                      <w:rFonts w:ascii="Cambria Math" w:hAnsi="Cambria Math" w:cs="Times New Roman"/>
                      <w:color w:val="auto"/>
                    </w:rPr>
                    <m:t>k,n</m:t>
                  </m:r>
                </m:sub>
                <m:sup>
                  <m:r>
                    <w:rPr>
                      <w:rStyle w:val="af8"/>
                      <w:rFonts w:ascii="Cambria Math" w:hAnsi="Cambria Math" w:cs="Times New Roman"/>
                      <w:color w:val="auto"/>
                    </w:rPr>
                    <m:t>g</m:t>
                  </m:r>
                </m:sup>
              </m:sSubSup>
              <m:r>
                <w:rPr>
                  <w:rStyle w:val="af8"/>
                  <w:rFonts w:ascii="Cambria Math" w:hAnsi="Cambria Math" w:cs="Times New Roman"/>
                  <w:color w:val="auto"/>
                </w:rPr>
                <m:t>=</m:t>
              </m:r>
              <m:f>
                <m:fPr>
                  <m:ctrlPr>
                    <w:rPr>
                      <w:rStyle w:val="af8"/>
                      <w:rFonts w:ascii="Cambria Math" w:hAnsi="Cambria Math" w:cs="Times New Roman"/>
                      <w:i/>
                      <w:color w:val="auto"/>
                    </w:rPr>
                  </m:ctrlPr>
                </m:fPr>
                <m:num>
                  <m:sSubSup>
                    <m:sSubSupPr>
                      <m:ctrlPr>
                        <w:rPr>
                          <w:rStyle w:val="af8"/>
                          <w:rFonts w:ascii="Cambria Math" w:hAnsi="Cambria Math" w:cs="Times New Roman"/>
                          <w:i/>
                          <w:color w:val="auto"/>
                        </w:rPr>
                      </m:ctrlPr>
                    </m:sSubSupPr>
                    <m:e>
                      <m:r>
                        <w:rPr>
                          <w:rStyle w:val="af8"/>
                          <w:rFonts w:ascii="Cambria Math" w:hAnsi="Cambria Math" w:cs="Times New Roman"/>
                          <w:color w:val="auto"/>
                        </w:rPr>
                        <m:t>F</m:t>
                      </m:r>
                    </m:e>
                    <m:sub>
                      <m:r>
                        <w:rPr>
                          <w:rStyle w:val="af8"/>
                          <w:rFonts w:ascii="Cambria Math" w:hAnsi="Cambria Math" w:cs="Times New Roman"/>
                          <w:color w:val="auto"/>
                        </w:rPr>
                        <m:t>k,n</m:t>
                      </m:r>
                    </m:sub>
                    <m:sup>
                      <m:r>
                        <w:rPr>
                          <w:rStyle w:val="af8"/>
                          <w:rFonts w:ascii="Cambria Math" w:hAnsi="Cambria Math" w:cs="Times New Roman"/>
                          <w:color w:val="auto"/>
                        </w:rPr>
                        <m:t>g</m:t>
                      </m:r>
                    </m:sup>
                  </m:sSubSup>
                </m:num>
                <m:den>
                  <m:nary>
                    <m:naryPr>
                      <m:chr m:val="∑"/>
                      <m:ctrlPr>
                        <w:rPr>
                          <w:rStyle w:val="af8"/>
                          <w:rFonts w:ascii="Cambria Math" w:hAnsi="Cambria Math" w:cs="Times New Roman"/>
                          <w:i/>
                          <w:color w:val="auto"/>
                        </w:rPr>
                      </m:ctrlPr>
                    </m:naryPr>
                    <m:sub>
                      <m:r>
                        <w:rPr>
                          <w:rStyle w:val="af8"/>
                          <w:rFonts w:ascii="Cambria Math" w:hAnsi="Cambria Math" w:cs="Times New Roman"/>
                          <w:color w:val="auto"/>
                        </w:rPr>
                        <m:t>r=1</m:t>
                      </m:r>
                    </m:sub>
                    <m:sup>
                      <m:sSub>
                        <m:sSubPr>
                          <m:ctrlPr>
                            <w:rPr>
                              <w:rStyle w:val="af8"/>
                              <w:rFonts w:ascii="Cambria Math" w:hAnsi="Cambria Math" w:cs="Times New Roman"/>
                              <w:i/>
                              <w:color w:val="auto"/>
                            </w:rPr>
                          </m:ctrlPr>
                        </m:sSubPr>
                        <m:e>
                          <m:r>
                            <w:rPr>
                              <w:rStyle w:val="af8"/>
                              <w:rFonts w:ascii="Cambria Math" w:hAnsi="Cambria Math" w:cs="Times New Roman"/>
                              <w:color w:val="auto"/>
                            </w:rPr>
                            <m:t>N</m:t>
                          </m:r>
                        </m:e>
                        <m:sub>
                          <m:r>
                            <w:rPr>
                              <w:rStyle w:val="af8"/>
                              <w:rFonts w:ascii="Cambria Math" w:hAnsi="Cambria Math" w:cs="Times New Roman"/>
                              <w:color w:val="auto"/>
                            </w:rPr>
                            <m:t>sub</m:t>
                          </m:r>
                        </m:sub>
                      </m:sSub>
                    </m:sup>
                    <m:e>
                      <m:sSubSup>
                        <m:sSubSupPr>
                          <m:ctrlPr>
                            <w:rPr>
                              <w:rStyle w:val="af8"/>
                              <w:rFonts w:ascii="Cambria Math" w:hAnsi="Cambria Math" w:cs="Times New Roman"/>
                              <w:i/>
                              <w:color w:val="auto"/>
                            </w:rPr>
                          </m:ctrlPr>
                        </m:sSubSupPr>
                        <m:e>
                          <m:r>
                            <w:rPr>
                              <w:rStyle w:val="af8"/>
                              <w:rFonts w:ascii="Cambria Math" w:hAnsi="Cambria Math" w:cs="Times New Roman"/>
                              <w:color w:val="auto"/>
                            </w:rPr>
                            <m:t>F</m:t>
                          </m:r>
                        </m:e>
                        <m:sub>
                          <m:r>
                            <w:rPr>
                              <w:rStyle w:val="af8"/>
                              <w:rFonts w:ascii="Cambria Math" w:hAnsi="Cambria Math" w:cs="Times New Roman"/>
                              <w:color w:val="auto"/>
                            </w:rPr>
                            <m:t>k,r</m:t>
                          </m:r>
                        </m:sub>
                        <m:sup>
                          <m:r>
                            <w:rPr>
                              <w:rStyle w:val="af8"/>
                              <w:rFonts w:ascii="Cambria Math" w:hAnsi="Cambria Math" w:cs="Times New Roman"/>
                              <w:color w:val="auto"/>
                            </w:rPr>
                            <m:t>g</m:t>
                          </m:r>
                        </m:sup>
                      </m:sSubSup>
                    </m:e>
                  </m:nary>
                </m:den>
              </m:f>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15</m:t>
                  </m:r>
                </m:e>
              </m:d>
            </m:e>
          </m:eqArr>
        </m:oMath>
      </m:oMathPara>
    </w:p>
    <w:p w14:paraId="37078757" w14:textId="7254F398" w:rsidR="00AE4B48" w:rsidRPr="00A756F0" w:rsidRDefault="00AE4B48" w:rsidP="00450C2E">
      <w:pPr>
        <w:pStyle w:val="a9"/>
        <w:widowControl/>
        <w:numPr>
          <w:ilvl w:val="0"/>
          <w:numId w:val="31"/>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Crossover</w:t>
      </w:r>
      <w:r w:rsidR="007F0DC9">
        <w:rPr>
          <w:rFonts w:ascii="Times New Roman" w:eastAsia="標楷體" w:hAnsi="Times New Roman" w:cs="Times New Roman" w:hint="eastAsia"/>
        </w:rPr>
        <w:t>:</w:t>
      </w:r>
    </w:p>
    <w:p w14:paraId="4362E949" w14:textId="29B6FBC6" w:rsidR="008B5D50" w:rsidRPr="00A756F0" w:rsidRDefault="00DF55B5" w:rsidP="0006597C">
      <w:pPr>
        <w:widowControl/>
        <w:spacing w:after="0" w:line="240" w:lineRule="auto"/>
        <w:ind w:left="840"/>
        <w:jc w:val="both"/>
        <w:rPr>
          <w:rFonts w:ascii="Times New Roman" w:eastAsia="標楷體" w:hAnsi="Times New Roman" w:cs="Times New Roman"/>
        </w:rPr>
      </w:pPr>
      <w:r w:rsidRPr="00DF55B5">
        <w:rPr>
          <w:rFonts w:ascii="Times New Roman" w:eastAsia="標楷體" w:hAnsi="Times New Roman" w:cs="Times New Roman"/>
        </w:rPr>
        <w:t>After selection, uniform crossover is performed within each subpopulation. Parents are either directly copied or recombined through gene exchange according to the crossover probability to generate offspring.</w:t>
      </w:r>
    </w:p>
    <w:p w14:paraId="41869583" w14:textId="4011F698" w:rsidR="00AE4B48" w:rsidRPr="00A756F0" w:rsidRDefault="00AE4B48" w:rsidP="00450C2E">
      <w:pPr>
        <w:pStyle w:val="a9"/>
        <w:widowControl/>
        <w:numPr>
          <w:ilvl w:val="0"/>
          <w:numId w:val="31"/>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Mutation</w:t>
      </w:r>
      <w:r w:rsidR="007F0DC9">
        <w:rPr>
          <w:rFonts w:ascii="Times New Roman" w:eastAsia="標楷體" w:hAnsi="Times New Roman" w:cs="Times New Roman" w:hint="eastAsia"/>
        </w:rPr>
        <w:t>:</w:t>
      </w:r>
    </w:p>
    <w:p w14:paraId="0A935FE4" w14:textId="4F2A5D47" w:rsidR="0031757B" w:rsidRPr="00A756F0" w:rsidRDefault="00766C73" w:rsidP="0006597C">
      <w:pPr>
        <w:widowControl/>
        <w:spacing w:after="0" w:line="240" w:lineRule="auto"/>
        <w:ind w:left="840"/>
        <w:jc w:val="both"/>
        <w:rPr>
          <w:rFonts w:ascii="Times New Roman" w:eastAsia="標楷體" w:hAnsi="Times New Roman" w:cs="Times New Roman"/>
        </w:rPr>
      </w:pPr>
      <w:r w:rsidRPr="00766C73">
        <w:rPr>
          <w:rFonts w:ascii="Times New Roman" w:eastAsia="標楷體" w:hAnsi="Times New Roman" w:cs="Times New Roman"/>
        </w:rPr>
        <w:t>After crossover, Bit Flip Mutation is applied to offspring individuals. According to the mutation probability, selected gene values are flipped between 0 and 1 to maintain population diversity and prevent premature convergence</w:t>
      </w:r>
      <w:r w:rsidR="00AF0B0D" w:rsidRPr="00A756F0">
        <w:rPr>
          <w:rFonts w:ascii="Times New Roman" w:eastAsia="標楷體" w:hAnsi="Times New Roman" w:cs="Times New Roman"/>
        </w:rPr>
        <w:t>.</w:t>
      </w:r>
    </w:p>
    <w:p w14:paraId="457FCB3A" w14:textId="0C2E001C" w:rsidR="00AE4B48" w:rsidRPr="00A756F0" w:rsidRDefault="00AE4B48" w:rsidP="00450C2E">
      <w:pPr>
        <w:pStyle w:val="a9"/>
        <w:widowControl/>
        <w:numPr>
          <w:ilvl w:val="0"/>
          <w:numId w:val="31"/>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Fitness</w:t>
      </w:r>
      <w:r w:rsidR="007F0DC9">
        <w:rPr>
          <w:rFonts w:ascii="Times New Roman" w:eastAsia="標楷體" w:hAnsi="Times New Roman" w:cs="Times New Roman" w:hint="eastAsia"/>
        </w:rPr>
        <w:t>:</w:t>
      </w:r>
    </w:p>
    <w:p w14:paraId="4920B32B" w14:textId="20F13B7F" w:rsidR="003913AA" w:rsidRPr="003913AA" w:rsidRDefault="00766C73" w:rsidP="003913AA">
      <w:pPr>
        <w:spacing w:after="0" w:line="240" w:lineRule="auto"/>
        <w:ind w:left="840"/>
        <w:jc w:val="both"/>
        <w:rPr>
          <w:rFonts w:ascii="Times New Roman" w:eastAsia="標楷體" w:hAnsi="Times New Roman" w:cs="Times New Roman"/>
        </w:rPr>
      </w:pPr>
      <w:r w:rsidRPr="00766C73">
        <w:rPr>
          <w:rFonts w:ascii="Times New Roman" w:eastAsia="標楷體" w:hAnsi="Times New Roman" w:cs="Times New Roman"/>
        </w:rPr>
        <w:t xml:space="preserve">A cooperative evaluation mechanism is employed to calculate fitness in CCGA. Context solutions from different subpopulations are combined to form complete solutions for evaluation. Greedy and nearest neighbor algorithms are adopted for candidate store </w:t>
      </w:r>
      <w:proofErr w:type="gramStart"/>
      <w:r w:rsidRPr="00766C73">
        <w:rPr>
          <w:rFonts w:ascii="Times New Roman" w:eastAsia="標楷體" w:hAnsi="Times New Roman" w:cs="Times New Roman"/>
        </w:rPr>
        <w:t>assignment</w:t>
      </w:r>
      <w:proofErr w:type="gramEnd"/>
      <w:r w:rsidRPr="00766C73">
        <w:rPr>
          <w:rFonts w:ascii="Times New Roman" w:eastAsia="標楷體" w:hAnsi="Times New Roman" w:cs="Times New Roman"/>
        </w:rPr>
        <w:t xml:space="preserve"> and support route planning, respectively. The fitness function is defined as a weighted linear combination of the number of support routes and the total travel distance, as presented in Equation (3.16)</w:t>
      </w:r>
      <w:r w:rsidR="003913AA" w:rsidRPr="003913AA">
        <w:rPr>
          <w:rFonts w:ascii="Times New Roman" w:eastAsia="標楷體" w:hAnsi="Times New Roman" w:cs="Times New Roman"/>
        </w:rPr>
        <w:t>.</w:t>
      </w:r>
    </w:p>
    <w:p w14:paraId="5CFACA09" w14:textId="3DDFADF0" w:rsidR="00997E23" w:rsidRPr="00A756F0" w:rsidRDefault="00000000" w:rsidP="00450C2E">
      <w:pPr>
        <w:spacing w:after="0" w:line="240" w:lineRule="auto"/>
        <w:ind w:firstLineChars="200" w:firstLine="480"/>
        <w:jc w:val="center"/>
        <w:rPr>
          <w:rFonts w:ascii="Times New Roman" w:hAnsi="Times New Roman" w:cs="Times New Roman"/>
        </w:rPr>
      </w:pPr>
      <m:oMathPara>
        <m:oMath>
          <m:eqArr>
            <m:eqArrPr>
              <m:maxDist m:val="1"/>
              <m:ctrlPr>
                <w:rPr>
                  <w:rFonts w:ascii="Cambria Math" w:hAnsi="Cambria Math" w:cs="Times New Roman"/>
                  <w:i/>
                </w:rPr>
              </m:ctrlPr>
            </m:eqArrPr>
            <m:e>
              <m:r>
                <w:rPr>
                  <w:rFonts w:ascii="Cambria Math" w:eastAsia="標楷體" w:hAnsi="Cambria Math" w:cs="Times New Roman"/>
                </w:rPr>
                <m:t>F</m:t>
              </m:r>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1</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vehicle</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2</m:t>
                  </m:r>
                </m:sub>
              </m:sSub>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travel</m:t>
                  </m:r>
                </m:sub>
              </m:sSub>
              <m:r>
                <w:rPr>
                  <w:rFonts w:ascii="Cambria Math" w:eastAsia="標楷體" w:hAnsi="Cambria Math" w:cs="Times New Roman"/>
                </w:rPr>
                <m:t>(S)</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16</m:t>
                  </m:r>
                </m:e>
              </m:d>
            </m:e>
          </m:eqArr>
        </m:oMath>
      </m:oMathPara>
    </w:p>
    <w:p w14:paraId="4DFFF0EA" w14:textId="5BC6F24F" w:rsidR="00AE4B48" w:rsidRPr="00A756F0" w:rsidRDefault="00AE4B48" w:rsidP="00450C2E">
      <w:pPr>
        <w:pStyle w:val="a9"/>
        <w:widowControl/>
        <w:numPr>
          <w:ilvl w:val="0"/>
          <w:numId w:val="31"/>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 xml:space="preserve">Repair </w:t>
      </w:r>
      <w:r w:rsidR="00C53C96" w:rsidRPr="00A756F0">
        <w:rPr>
          <w:rFonts w:ascii="Times New Roman" w:eastAsia="標楷體" w:hAnsi="Times New Roman" w:cs="Times New Roman" w:hint="eastAsia"/>
        </w:rPr>
        <w:t>o</w:t>
      </w:r>
      <w:r w:rsidRPr="00A756F0">
        <w:rPr>
          <w:rFonts w:ascii="Times New Roman" w:eastAsia="標楷體" w:hAnsi="Times New Roman" w:cs="Times New Roman"/>
        </w:rPr>
        <w:t>perator</w:t>
      </w:r>
      <w:r w:rsidR="007F0DC9">
        <w:rPr>
          <w:rFonts w:ascii="Times New Roman" w:eastAsia="標楷體" w:hAnsi="Times New Roman" w:cs="Times New Roman" w:hint="eastAsia"/>
        </w:rPr>
        <w:t>:</w:t>
      </w:r>
    </w:p>
    <w:p w14:paraId="2BC2FFE6" w14:textId="4E6D47F8" w:rsidR="006E20C6" w:rsidRPr="007129D6" w:rsidRDefault="00D81642" w:rsidP="007129D6">
      <w:pPr>
        <w:widowControl/>
        <w:spacing w:after="0" w:line="240" w:lineRule="auto"/>
        <w:ind w:left="880"/>
        <w:jc w:val="both"/>
        <w:rPr>
          <w:rFonts w:ascii="Times New Roman" w:eastAsia="標楷體" w:hAnsi="Times New Roman" w:cs="Times New Roman"/>
        </w:rPr>
      </w:pPr>
      <w:r w:rsidRPr="00D81642">
        <w:rPr>
          <w:rFonts w:ascii="Times New Roman" w:eastAsia="標楷體" w:hAnsi="Times New Roman" w:cs="Times New Roman"/>
        </w:rPr>
        <w:t>Since crossover and mutation operations may violate solution feasibility, a heuristic repair mechanism is introduced to maintain feasible solutions. The mechanism uses a cost-based decision process to determine stores removed from overloaded routes. Extraction weights are calculated for each store, as shown in Equation (17).</w:t>
      </w:r>
    </w:p>
    <w:p w14:paraId="30AEF0D1" w14:textId="67E09E52" w:rsidR="009C1CBC" w:rsidRPr="00A756F0" w:rsidRDefault="00000000" w:rsidP="009C1CBC">
      <w:pPr>
        <w:widowControl/>
        <w:spacing w:after="0" w:line="240" w:lineRule="auto"/>
        <w:jc w:val="both"/>
        <w:rPr>
          <w:rFonts w:ascii="Times New Roman" w:eastAsia="標楷體" w:hAnsi="Times New Roman" w:cs="Times New Roman"/>
        </w:rPr>
      </w:pPr>
      <m:oMathPara>
        <m:oMath>
          <m:eqArr>
            <m:eqArrPr>
              <m:maxDist m:val="1"/>
              <m:ctrlPr>
                <w:rPr>
                  <w:rFonts w:ascii="Cambria Math" w:hAnsi="Cambria Math"/>
                  <w:i/>
                </w:rPr>
              </m:ctrlPr>
            </m:eqArrPr>
            <m:e>
              <m:sSub>
                <m:sSubPr>
                  <m:ctrlPr>
                    <w:rPr>
                      <w:rFonts w:ascii="Cambria Math" w:eastAsia="標楷體" w:hAnsi="Cambria Math"/>
                      <w:i/>
                    </w:rPr>
                  </m:ctrlPr>
                </m:sSubPr>
                <m:e>
                  <m:r>
                    <w:rPr>
                      <w:rFonts w:ascii="Cambria Math" w:eastAsia="標楷體" w:hAnsi="Cambria Math"/>
                    </w:rPr>
                    <m:t>w</m:t>
                  </m:r>
                </m:e>
                <m:sub>
                  <m:r>
                    <w:rPr>
                      <w:rFonts w:ascii="Cambria Math" w:eastAsia="標楷體" w:hAnsi="Cambria Math"/>
                    </w:rPr>
                    <m:t>i</m:t>
                  </m:r>
                </m:sub>
              </m:sSub>
              <m:r>
                <w:rPr>
                  <w:rFonts w:ascii="Cambria Math" w:eastAsia="標楷體" w:hAnsi="Cambria Math"/>
                </w:rPr>
                <m:t>=</m:t>
              </m:r>
              <m:f>
                <m:fPr>
                  <m:ctrlPr>
                    <w:rPr>
                      <w:rFonts w:ascii="Cambria Math" w:eastAsia="標楷體" w:hAnsi="Cambria Math"/>
                      <w:i/>
                    </w:rPr>
                  </m:ctrlPr>
                </m:fPr>
                <m:num>
                  <m:r>
                    <w:rPr>
                      <w:rFonts w:ascii="Cambria Math" w:eastAsia="標楷體" w:hAnsi="Cambria Math" w:hint="eastAsia"/>
                    </w:rPr>
                    <m:t>C</m:t>
                  </m:r>
                </m:num>
                <m:den>
                  <m:r>
                    <w:rPr>
                      <w:rFonts w:ascii="Cambria Math" w:eastAsia="標楷體" w:hAnsi="Cambria Math"/>
                    </w:rPr>
                    <m:t>n</m:t>
                  </m:r>
                </m:den>
              </m:f>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θ</m:t>
                  </m:r>
                </m:e>
                <m:sub>
                  <m:r>
                    <w:rPr>
                      <w:rFonts w:ascii="Cambria Math" w:eastAsia="標楷體" w:hAnsi="Cambria Math"/>
                    </w:rPr>
                    <m:t>i</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d</m:t>
                  </m:r>
                </m:e>
                <m:sub>
                  <m:r>
                    <w:rPr>
                      <w:rFonts w:ascii="Cambria Math" w:eastAsia="標楷體" w:hAnsi="Cambria Math"/>
                    </w:rPr>
                    <m:t>0,i</m:t>
                  </m:r>
                </m:sub>
              </m:sSub>
              <m:r>
                <w:rPr>
                  <w:rFonts w:ascii="Cambria Math" w:hAnsi="Cambria Math"/>
                </w:rPr>
                <m:t>#</m:t>
              </m:r>
              <m:d>
                <m:dPr>
                  <m:ctrlPr>
                    <w:rPr>
                      <w:rFonts w:ascii="Cambria Math" w:hAnsi="Cambria Math" w:cs="Times New Roman"/>
                    </w:rPr>
                  </m:ctrlPr>
                </m:dPr>
                <m:e>
                  <m:r>
                    <m:rPr>
                      <m:nor/>
                    </m:rPr>
                    <w:rPr>
                      <w:rFonts w:ascii="Times New Roman" w:hAnsi="Times New Roman" w:cs="Times New Roman"/>
                    </w:rPr>
                    <m:t>1</m:t>
                  </m:r>
                  <m:r>
                    <m:rPr>
                      <m:nor/>
                    </m:rPr>
                    <w:rPr>
                      <w:rFonts w:ascii="Times New Roman" w:hAnsi="Times New Roman" w:cs="Times New Roman" w:hint="eastAsia"/>
                    </w:rPr>
                    <m:t>7</m:t>
                  </m:r>
                </m:e>
              </m:d>
            </m:e>
          </m:eqArr>
        </m:oMath>
      </m:oMathPara>
    </w:p>
    <w:p w14:paraId="7FA56282" w14:textId="1A3FCC71" w:rsidR="00402FB6" w:rsidRPr="00ED1053" w:rsidRDefault="00402FB6" w:rsidP="009C1CBC">
      <w:pPr>
        <w:spacing w:before="240" w:line="240" w:lineRule="auto"/>
        <w:outlineLvl w:val="1"/>
        <w:rPr>
          <w:i/>
          <w:iCs/>
        </w:rPr>
      </w:pPr>
      <w:bookmarkStart w:id="19" w:name="_Toc233808501"/>
      <w:bookmarkEnd w:id="18"/>
      <w:r w:rsidRPr="00ED1053">
        <w:rPr>
          <w:rFonts w:ascii="Times New Roman" w:eastAsia="標楷體" w:hAnsi="Times New Roman" w:cs="Times New Roman"/>
          <w:i/>
          <w:iCs/>
        </w:rPr>
        <w:t>3.</w:t>
      </w:r>
      <w:r w:rsidRPr="00ED1053">
        <w:rPr>
          <w:rFonts w:ascii="Times New Roman" w:eastAsia="標楷體" w:hAnsi="Times New Roman" w:cs="Times New Roman" w:hint="eastAsia"/>
          <w:i/>
          <w:iCs/>
        </w:rPr>
        <w:t>4</w:t>
      </w:r>
      <w:r w:rsidRPr="00ED1053">
        <w:rPr>
          <w:rFonts w:ascii="Times New Roman" w:eastAsia="標楷體" w:hAnsi="Times New Roman" w:cs="Times New Roman"/>
          <w:i/>
          <w:iCs/>
        </w:rPr>
        <w:t xml:space="preserve"> </w:t>
      </w:r>
      <w:r w:rsidR="00351C38" w:rsidRPr="00ED1053">
        <w:rPr>
          <w:rFonts w:ascii="Times New Roman" w:eastAsia="標楷體" w:hAnsi="Times New Roman" w:cs="Times New Roman" w:hint="eastAsia"/>
          <w:i/>
          <w:iCs/>
        </w:rPr>
        <w:t xml:space="preserve">Hybrid </w:t>
      </w:r>
      <w:r w:rsidR="00A770F9" w:rsidRPr="00ED1053">
        <w:rPr>
          <w:rFonts w:ascii="Times New Roman" w:eastAsia="標楷體" w:hAnsi="Times New Roman" w:cs="Times New Roman" w:hint="eastAsia"/>
          <w:i/>
          <w:iCs/>
        </w:rPr>
        <w:t>a</w:t>
      </w:r>
      <w:r w:rsidR="00351C38" w:rsidRPr="00ED1053">
        <w:rPr>
          <w:rFonts w:ascii="Times New Roman" w:eastAsia="標楷體" w:hAnsi="Times New Roman" w:cs="Times New Roman" w:hint="eastAsia"/>
          <w:i/>
          <w:iCs/>
        </w:rPr>
        <w:t xml:space="preserve">nt </w:t>
      </w:r>
      <w:r w:rsidR="00A770F9" w:rsidRPr="00ED1053">
        <w:rPr>
          <w:rFonts w:ascii="Times New Roman" w:eastAsia="標楷體" w:hAnsi="Times New Roman" w:cs="Times New Roman" w:hint="eastAsia"/>
          <w:i/>
          <w:iCs/>
        </w:rPr>
        <w:t>c</w:t>
      </w:r>
      <w:r w:rsidR="00351C38" w:rsidRPr="00ED1053">
        <w:rPr>
          <w:rFonts w:ascii="Times New Roman" w:eastAsia="標楷體" w:hAnsi="Times New Roman" w:cs="Times New Roman" w:hint="eastAsia"/>
          <w:i/>
          <w:iCs/>
        </w:rPr>
        <w:t xml:space="preserve">olony </w:t>
      </w:r>
      <w:r w:rsidR="00A770F9" w:rsidRPr="00ED1053">
        <w:rPr>
          <w:rFonts w:ascii="Times New Roman" w:eastAsia="標楷體" w:hAnsi="Times New Roman" w:cs="Times New Roman" w:hint="eastAsia"/>
          <w:i/>
          <w:iCs/>
        </w:rPr>
        <w:t>o</w:t>
      </w:r>
      <w:r w:rsidR="00351C38" w:rsidRPr="00ED1053">
        <w:rPr>
          <w:rFonts w:ascii="Times New Roman" w:eastAsia="標楷體" w:hAnsi="Times New Roman" w:cs="Times New Roman" w:hint="eastAsia"/>
          <w:i/>
          <w:iCs/>
        </w:rPr>
        <w:t>ptimization</w:t>
      </w:r>
      <w:bookmarkEnd w:id="19"/>
    </w:p>
    <w:p w14:paraId="4D0744F5" w14:textId="3D5143E0" w:rsidR="00CA2D4A" w:rsidRPr="00A756F0" w:rsidRDefault="001A1C3A" w:rsidP="00450C2E">
      <w:pPr>
        <w:widowControl/>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ab/>
      </w:r>
      <w:r w:rsidR="00CA2D4A" w:rsidRPr="00A756F0">
        <w:rPr>
          <w:rFonts w:ascii="Times New Roman" w:eastAsia="標楷體" w:hAnsi="Times New Roman" w:cs="Times New Roman"/>
        </w:rPr>
        <w:t xml:space="preserve">HACO is adopted as the search mechanism for candidate store </w:t>
      </w:r>
      <w:proofErr w:type="gramStart"/>
      <w:r w:rsidR="00CA2D4A" w:rsidRPr="00A756F0">
        <w:rPr>
          <w:rFonts w:ascii="Times New Roman" w:eastAsia="標楷體" w:hAnsi="Times New Roman" w:cs="Times New Roman"/>
        </w:rPr>
        <w:t>assignment</w:t>
      </w:r>
      <w:proofErr w:type="gramEnd"/>
      <w:r w:rsidR="00CA2D4A" w:rsidRPr="00A756F0">
        <w:rPr>
          <w:rFonts w:ascii="Times New Roman" w:eastAsia="標楷體" w:hAnsi="Times New Roman" w:cs="Times New Roman"/>
        </w:rPr>
        <w:t xml:space="preserve"> to determine the allocation of candidate stores to main routes. HACO utilizes pheromone and heuristic information for solution construction and candidate solution generation. Furthermore, VND is incorporated as a local improvement procedure to </w:t>
      </w:r>
      <w:r w:rsidR="00AB0912">
        <w:rPr>
          <w:rFonts w:ascii="Times New Roman" w:eastAsia="標楷體" w:hAnsi="Times New Roman" w:cs="Times New Roman" w:hint="eastAsia"/>
        </w:rPr>
        <w:t>improve</w:t>
      </w:r>
      <w:r w:rsidR="00CA2D4A" w:rsidRPr="00A756F0">
        <w:rPr>
          <w:rFonts w:ascii="Times New Roman" w:eastAsia="標楷體" w:hAnsi="Times New Roman" w:cs="Times New Roman"/>
        </w:rPr>
        <w:t xml:space="preserve"> solutions through multi-neighborhood search.</w:t>
      </w:r>
    </w:p>
    <w:p w14:paraId="3CD0899C" w14:textId="489D830C" w:rsidR="00CA2D4A" w:rsidRPr="00A756F0" w:rsidRDefault="00CA2D4A" w:rsidP="00E93414">
      <w:pPr>
        <w:widowControl/>
        <w:spacing w:after="0" w:line="240" w:lineRule="auto"/>
        <w:ind w:firstLine="480"/>
        <w:jc w:val="both"/>
        <w:rPr>
          <w:rFonts w:ascii="Times New Roman" w:eastAsia="標楷體" w:hAnsi="Times New Roman" w:cs="Times New Roman"/>
        </w:rPr>
      </w:pPr>
      <w:bookmarkStart w:id="20" w:name="_Toc233808502"/>
      <w:r w:rsidRPr="00A756F0">
        <w:rPr>
          <w:rFonts w:ascii="Times New Roman" w:eastAsia="標楷體" w:hAnsi="Times New Roman" w:cs="Times New Roman"/>
        </w:rPr>
        <w:t xml:space="preserve">The principles and implementation process of </w:t>
      </w:r>
      <w:r w:rsidRPr="00A756F0">
        <w:rPr>
          <w:rFonts w:ascii="Times New Roman" w:eastAsia="標楷體" w:hAnsi="Times New Roman" w:cs="Times New Roman" w:hint="eastAsia"/>
        </w:rPr>
        <w:t>HACO</w:t>
      </w:r>
      <w:r w:rsidRPr="00A756F0">
        <w:rPr>
          <w:rFonts w:ascii="Times New Roman" w:eastAsia="標楷體" w:hAnsi="Times New Roman" w:cs="Times New Roman"/>
        </w:rPr>
        <w:t xml:space="preserve"> are described as follows.</w:t>
      </w:r>
    </w:p>
    <w:p w14:paraId="48923A96" w14:textId="7A4AAD1E" w:rsidR="00CA15BD" w:rsidRPr="00A756F0" w:rsidRDefault="00CA15BD" w:rsidP="0094215F">
      <w:pPr>
        <w:pStyle w:val="a9"/>
        <w:widowControl/>
        <w:numPr>
          <w:ilvl w:val="0"/>
          <w:numId w:val="34"/>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 xml:space="preserve">Candidate </w:t>
      </w:r>
      <w:r w:rsidR="00C53C96" w:rsidRPr="00A756F0">
        <w:rPr>
          <w:rFonts w:ascii="Times New Roman" w:eastAsia="標楷體" w:hAnsi="Times New Roman" w:cs="Times New Roman" w:hint="eastAsia"/>
        </w:rPr>
        <w:t>s</w:t>
      </w:r>
      <w:r w:rsidRPr="00A756F0">
        <w:rPr>
          <w:rFonts w:ascii="Times New Roman" w:eastAsia="標楷體" w:hAnsi="Times New Roman" w:cs="Times New Roman"/>
        </w:rPr>
        <w:t xml:space="preserve">tore </w:t>
      </w:r>
      <w:r w:rsidR="00C53C96" w:rsidRPr="00A756F0">
        <w:rPr>
          <w:rFonts w:ascii="Times New Roman" w:eastAsia="標楷體" w:hAnsi="Times New Roman" w:cs="Times New Roman" w:hint="eastAsia"/>
        </w:rPr>
        <w:t>i</w:t>
      </w:r>
      <w:r w:rsidRPr="00A756F0">
        <w:rPr>
          <w:rFonts w:ascii="Times New Roman" w:eastAsia="標楷體" w:hAnsi="Times New Roman" w:cs="Times New Roman"/>
        </w:rPr>
        <w:t xml:space="preserve">nsertion </w:t>
      </w:r>
      <w:r w:rsidR="00C53C96" w:rsidRPr="00A756F0">
        <w:rPr>
          <w:rFonts w:ascii="Times New Roman" w:eastAsia="標楷體" w:hAnsi="Times New Roman" w:cs="Times New Roman" w:hint="eastAsia"/>
        </w:rPr>
        <w:t>m</w:t>
      </w:r>
      <w:r w:rsidRPr="00A756F0">
        <w:rPr>
          <w:rFonts w:ascii="Times New Roman" w:eastAsia="標楷體" w:hAnsi="Times New Roman" w:cs="Times New Roman"/>
        </w:rPr>
        <w:t>echanism</w:t>
      </w:r>
      <w:r w:rsidR="007F0DC9">
        <w:rPr>
          <w:rFonts w:ascii="Times New Roman" w:eastAsia="標楷體" w:hAnsi="Times New Roman" w:cs="Times New Roman" w:hint="eastAsia"/>
        </w:rPr>
        <w:t>:</w:t>
      </w:r>
    </w:p>
    <w:p w14:paraId="09DA573C" w14:textId="343D9705" w:rsidR="00E93414" w:rsidRPr="00A756F0" w:rsidRDefault="00CA15BD" w:rsidP="0006597C">
      <w:pPr>
        <w:widowControl/>
        <w:spacing w:after="0" w:line="240" w:lineRule="auto"/>
        <w:ind w:left="840"/>
        <w:jc w:val="both"/>
        <w:rPr>
          <w:rFonts w:ascii="Times New Roman" w:eastAsia="標楷體" w:hAnsi="Times New Roman" w:cs="Times New Roman"/>
        </w:rPr>
      </w:pPr>
      <w:r w:rsidRPr="00A756F0">
        <w:rPr>
          <w:rFonts w:ascii="Times New Roman" w:eastAsia="標楷體" w:hAnsi="Times New Roman" w:cs="Times New Roman"/>
        </w:rPr>
        <w:t>The store selection and route construction process considers pheromone information, heuristic information, and the current route structure to determine the route and insertion position of each unassigned candidate store. Equation (18) defines the insertion probability, while Equation (</w:t>
      </w:r>
      <w:r w:rsidR="00B64513">
        <w:rPr>
          <w:rFonts w:ascii="Times New Roman" w:eastAsia="標楷體" w:hAnsi="Times New Roman" w:cs="Times New Roman" w:hint="eastAsia"/>
        </w:rPr>
        <w:t>1</w:t>
      </w:r>
      <w:r w:rsidRPr="00A756F0">
        <w:rPr>
          <w:rFonts w:ascii="Times New Roman" w:eastAsia="標楷體" w:hAnsi="Times New Roman" w:cs="Times New Roman"/>
        </w:rPr>
        <w:t xml:space="preserve">9) represents </w:t>
      </w:r>
      <w:proofErr w:type="gramStart"/>
      <w:r w:rsidRPr="00A756F0">
        <w:rPr>
          <w:rFonts w:ascii="Times New Roman" w:eastAsia="標楷體" w:hAnsi="Times New Roman" w:cs="Times New Roman"/>
        </w:rPr>
        <w:t>the heuristic</w:t>
      </w:r>
      <w:proofErr w:type="gramEnd"/>
      <w:r w:rsidRPr="00A756F0">
        <w:rPr>
          <w:rFonts w:ascii="Times New Roman" w:eastAsia="標楷體" w:hAnsi="Times New Roman" w:cs="Times New Roman"/>
        </w:rPr>
        <w:t xml:space="preserve"> information, including insertion distance and </w:t>
      </w:r>
      <w:r w:rsidRPr="00A756F0">
        <w:rPr>
          <w:rFonts w:ascii="Times New Roman" w:eastAsia="標楷體" w:hAnsi="Times New Roman" w:cs="Times New Roman"/>
        </w:rPr>
        <w:lastRenderedPageBreak/>
        <w:t>load costs. Equation (20) defines the insertion distance cost, Equation (21) evaluates the relationship between remaining vehicle capacity and store demand, and Equation (22) defines the weighting constraints of the heuristic components.</w:t>
      </w:r>
    </w:p>
    <w:p w14:paraId="62DA3153" w14:textId="1897CEBC" w:rsidR="00CA15BD" w:rsidRPr="00A756F0" w:rsidRDefault="00000000" w:rsidP="00CA15BD">
      <w:pPr>
        <w:widowControl/>
        <w:spacing w:after="0" w:line="240" w:lineRule="auto"/>
        <w:jc w:val="both"/>
      </w:pPr>
      <m:oMathPara>
        <m:oMath>
          <m:eqArr>
            <m:eqArrPr>
              <m:maxDist m:val="1"/>
              <m:ctrlPr>
                <w:rPr>
                  <w:rFonts w:ascii="Cambria Math" w:hAnsi="Cambria Math"/>
                  <w:i/>
                </w:rPr>
              </m:ctrlPr>
            </m:eqArrPr>
            <m:e>
              <m:sSubSup>
                <m:sSubSupPr>
                  <m:ctrlPr>
                    <w:rPr>
                      <w:rFonts w:ascii="Cambria Math" w:eastAsia="標楷體" w:hAnsi="Cambria Math" w:cs="Times New Roman"/>
                      <w:i/>
                    </w:rPr>
                  </m:ctrlPr>
                </m:sSubSupPr>
                <m:e>
                  <m:r>
                    <w:rPr>
                      <w:rFonts w:ascii="Cambria Math" w:eastAsia="標楷體" w:hAnsi="Cambria Math" w:cs="Times New Roman"/>
                    </w:rPr>
                    <m:t>p</m:t>
                  </m:r>
                </m:e>
                <m:sub>
                  <m:r>
                    <w:rPr>
                      <w:rFonts w:ascii="Cambria Math" w:eastAsia="標楷體" w:hAnsi="Cambria Math" w:cs="Times New Roman"/>
                    </w:rPr>
                    <m:t>i,j,u,k</m:t>
                  </m:r>
                </m:sub>
                <m:sup>
                  <m:r>
                    <w:rPr>
                      <w:rFonts w:ascii="Cambria Math" w:eastAsia="標楷體" w:hAnsi="Cambria Math" w:cs="Times New Roman"/>
                    </w:rPr>
                    <m:t>a</m:t>
                  </m:r>
                </m:sup>
              </m:sSubSup>
              <m:r>
                <w:rPr>
                  <w:rFonts w:ascii="Cambria Math" w:eastAsia="標楷體" w:hAnsi="Cambria Math" w:cs="Times New Roman"/>
                </w:rPr>
                <m:t>=</m:t>
              </m:r>
              <m:f>
                <m:fPr>
                  <m:ctrlPr>
                    <w:rPr>
                      <w:rFonts w:ascii="Cambria Math" w:eastAsia="標楷體" w:hAnsi="Cambria Math" w:cs="Times New Roman"/>
                      <w:i/>
                    </w:rPr>
                  </m:ctrlPr>
                </m:fPr>
                <m:num>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i,u</m:t>
                      </m:r>
                    </m:sub>
                    <m:sup>
                      <m:r>
                        <w:rPr>
                          <w:rFonts w:ascii="Cambria Math" w:eastAsia="標楷體" w:hAnsi="Cambria Math" w:cs="Times New Roman"/>
                        </w:rPr>
                        <m:t>α</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i,j,u,k</m:t>
                      </m:r>
                    </m:sub>
                    <m:sup>
                      <m:r>
                        <w:rPr>
                          <w:rFonts w:ascii="Cambria Math" w:eastAsia="標楷體" w:hAnsi="Cambria Math" w:cs="Times New Roman"/>
                        </w:rPr>
                        <m:t>β</m:t>
                      </m:r>
                    </m:sup>
                  </m:sSubSup>
                </m:num>
                <m:den>
                  <m:nary>
                    <m:naryPr>
                      <m:chr m:val="∑"/>
                      <m:supHide m:val="1"/>
                      <m:ctrlPr>
                        <w:rPr>
                          <w:rFonts w:ascii="Cambria Math" w:eastAsia="標楷體" w:hAnsi="Cambria Math" w:cs="Times New Roman"/>
                          <w:i/>
                        </w:rPr>
                      </m:ctrlPr>
                    </m:naryPr>
                    <m:sub>
                      <m:r>
                        <w:rPr>
                          <w:rFonts w:ascii="Cambria Math" w:eastAsia="標楷體" w:hAnsi="Cambria Math" w:cs="Times New Roman"/>
                        </w:rPr>
                        <m:t>z∈</m:t>
                      </m:r>
                      <m:sSubSup>
                        <m:sSubSupPr>
                          <m:ctrlPr>
                            <w:rPr>
                              <w:rFonts w:ascii="Cambria Math" w:eastAsia="標楷體" w:hAnsi="Cambria Math" w:cs="Times New Roman"/>
                              <w:i/>
                            </w:rPr>
                          </m:ctrlPr>
                        </m:sSubSupPr>
                        <m:e>
                          <m:r>
                            <w:rPr>
                              <w:rFonts w:ascii="Cambria Math" w:eastAsia="標楷體" w:hAnsi="Cambria Math" w:cs="Times New Roman" w:hint="eastAsia"/>
                            </w:rPr>
                            <m:t>N</m:t>
                          </m:r>
                        </m:e>
                        <m:sub>
                          <m:r>
                            <w:rPr>
                              <w:rFonts w:ascii="Cambria Math" w:eastAsia="標楷體" w:hAnsi="Cambria Math" w:cs="Times New Roman"/>
                            </w:rPr>
                            <m:t>i</m:t>
                          </m:r>
                        </m:sub>
                        <m:sup>
                          <m:r>
                            <w:rPr>
                              <w:rFonts w:ascii="Cambria Math" w:eastAsia="標楷體" w:hAnsi="Cambria Math" w:cs="Times New Roman"/>
                            </w:rPr>
                            <m:t>a</m:t>
                          </m:r>
                        </m:sup>
                      </m:sSubSup>
                    </m:sub>
                    <m:sup/>
                    <m:e>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i,z</m:t>
                          </m:r>
                        </m:sub>
                        <m:sup>
                          <m:r>
                            <w:rPr>
                              <w:rFonts w:ascii="Cambria Math" w:eastAsia="標楷體" w:hAnsi="Cambria Math" w:cs="Times New Roman"/>
                            </w:rPr>
                            <m:t>α</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i, j,z,k</m:t>
                          </m:r>
                        </m:sub>
                        <m:sup>
                          <m:r>
                            <w:rPr>
                              <w:rFonts w:ascii="Cambria Math" w:eastAsia="標楷體" w:hAnsi="Cambria Math" w:cs="Times New Roman"/>
                            </w:rPr>
                            <m:t>β</m:t>
                          </m:r>
                        </m:sup>
                      </m:sSubSup>
                    </m:e>
                  </m:nary>
                  <m:r>
                    <w:rPr>
                      <w:rFonts w:ascii="Cambria Math" w:eastAsia="標楷體" w:hAnsi="Cambria Math" w:cs="Times New Roman"/>
                    </w:rPr>
                    <m:t xml:space="preserve"> </m:t>
                  </m:r>
                </m:den>
              </m:f>
              <m:r>
                <w:rPr>
                  <w:rFonts w:ascii="Cambria Math" w:hAnsi="Cambria Math"/>
                </w:rPr>
                <m:t>#</m:t>
              </m:r>
              <m:d>
                <m:dPr>
                  <m:ctrlPr>
                    <w:rPr>
                      <w:rFonts w:ascii="Cambria Math" w:hAnsi="Cambria Math" w:cs="Times New Roman"/>
                    </w:rPr>
                  </m:ctrlPr>
                </m:dPr>
                <m:e>
                  <m:r>
                    <m:rPr>
                      <m:nor/>
                    </m:rPr>
                    <w:rPr>
                      <w:rFonts w:ascii="Times New Roman" w:hAnsi="Times New Roman" w:cs="Times New Roman"/>
                    </w:rPr>
                    <m:t>1</m:t>
                  </m:r>
                  <m:r>
                    <m:rPr>
                      <m:nor/>
                    </m:rPr>
                    <w:rPr>
                      <w:rFonts w:ascii="Times New Roman" w:hAnsi="Times New Roman" w:cs="Times New Roman" w:hint="eastAsia"/>
                    </w:rPr>
                    <m:t>8</m:t>
                  </m:r>
                </m:e>
              </m:d>
            </m:e>
          </m:eqArr>
        </m:oMath>
      </m:oMathPara>
    </w:p>
    <w:p w14:paraId="67A317AA" w14:textId="1E44A007" w:rsidR="00CA15BD" w:rsidRPr="00A756F0" w:rsidRDefault="00000000" w:rsidP="00CA15BD">
      <w:pPr>
        <w:spacing w:after="0" w:line="240" w:lineRule="auto"/>
        <w:ind w:firstLineChars="200" w:firstLine="480"/>
        <w:jc w:val="center"/>
      </w:pPr>
      <m:oMathPara>
        <m:oMath>
          <m:eqArr>
            <m:eqArrPr>
              <m:maxDist m:val="1"/>
              <m:ctrlPr>
                <w:rPr>
                  <w:rFonts w:ascii="Cambria Math" w:hAnsi="Cambria Math"/>
                  <w:i/>
                </w:rPr>
              </m:ctrlPr>
            </m:eqArrPr>
            <m:e>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i,j,u,k</m:t>
                  </m:r>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α</m:t>
                      </m:r>
                    </m:e>
                    <m:sub>
                      <m:r>
                        <w:rPr>
                          <w:rFonts w:ascii="Cambria Math" w:eastAsia="標楷體" w:hAnsi="Cambria Math" w:cs="Times New Roman"/>
                        </w:rPr>
                        <m:t>1</m:t>
                      </m:r>
                    </m:sub>
                  </m:sSub>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C</m:t>
                      </m:r>
                    </m:e>
                    <m:sub>
                      <m:r>
                        <w:rPr>
                          <w:rFonts w:ascii="Cambria Math" w:eastAsia="標楷體" w:hAnsi="Cambria Math" w:cs="Times New Roman"/>
                        </w:rPr>
                        <m:t>i,j,u</m:t>
                      </m:r>
                    </m:sub>
                    <m:sup>
                      <m:r>
                        <w:rPr>
                          <w:rFonts w:ascii="Cambria Math" w:eastAsia="標楷體" w:hAnsi="Cambria Math" w:cs="Times New Roman"/>
                        </w:rPr>
                        <m:t>0</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α</m:t>
                      </m:r>
                    </m:e>
                    <m:sub>
                      <m:r>
                        <w:rPr>
                          <w:rFonts w:ascii="Cambria Math" w:eastAsia="標楷體" w:hAnsi="Cambria Math" w:cs="Times New Roman"/>
                        </w:rPr>
                        <m:t>2</m:t>
                      </m:r>
                    </m:sub>
                  </m:sSub>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C</m:t>
                      </m:r>
                    </m:e>
                    <m:sub>
                      <m:r>
                        <w:rPr>
                          <w:rFonts w:ascii="Cambria Math" w:eastAsia="標楷體" w:hAnsi="Cambria Math" w:cs="Times New Roman"/>
                        </w:rPr>
                        <m:t>i,j,u</m:t>
                      </m:r>
                    </m:sub>
                    <m:sup>
                      <m:r>
                        <w:rPr>
                          <w:rFonts w:ascii="Cambria Math" w:eastAsia="標楷體" w:hAnsi="Cambria Math" w:cs="Times New Roman"/>
                        </w:rPr>
                        <m:t>1</m:t>
                      </m:r>
                    </m:sup>
                  </m:sSubSup>
                </m:den>
              </m:f>
              <m:r>
                <w:rPr>
                  <w:rFonts w:ascii="Cambria Math" w:hAnsi="Cambria Math"/>
                </w:rPr>
                <m:t>#</m:t>
              </m:r>
              <m:d>
                <m:dPr>
                  <m:ctrlPr>
                    <w:rPr>
                      <w:rFonts w:ascii="Cambria Math" w:hAnsi="Cambria Math" w:cs="Times New Roman"/>
                    </w:rPr>
                  </m:ctrlPr>
                </m:dPr>
                <m:e>
                  <m:r>
                    <m:rPr>
                      <m:nor/>
                    </m:rPr>
                    <w:rPr>
                      <w:rFonts w:ascii="Times New Roman" w:hAnsi="Times New Roman" w:cs="Times New Roman"/>
                    </w:rPr>
                    <m:t>1</m:t>
                  </m:r>
                  <m:r>
                    <m:rPr>
                      <m:nor/>
                    </m:rPr>
                    <w:rPr>
                      <w:rFonts w:ascii="Times New Roman" w:hAnsi="Times New Roman" w:cs="Times New Roman" w:hint="eastAsia"/>
                    </w:rPr>
                    <m:t>9</m:t>
                  </m:r>
                </m:e>
              </m:d>
            </m:e>
          </m:eqArr>
        </m:oMath>
      </m:oMathPara>
    </w:p>
    <w:p w14:paraId="76CFBEC7" w14:textId="4888063D" w:rsidR="00CA15BD" w:rsidRPr="00A756F0" w:rsidRDefault="00000000" w:rsidP="00CA15BD">
      <w:pPr>
        <w:spacing w:after="0" w:line="240" w:lineRule="auto"/>
        <w:ind w:firstLineChars="200" w:firstLine="480"/>
        <w:jc w:val="center"/>
      </w:pPr>
      <m:oMathPara>
        <m:oMath>
          <m:eqArr>
            <m:eqArrPr>
              <m:maxDist m:val="1"/>
              <m:ctrlPr>
                <w:rPr>
                  <w:rFonts w:ascii="Cambria Math" w:hAnsi="Cambria Math" w:cs="Times New Roman"/>
                  <w:i/>
                </w:rPr>
              </m:ctrlPr>
            </m:eqArrPr>
            <m:e>
              <m:sSubSup>
                <m:sSubSupPr>
                  <m:ctrlPr>
                    <w:rPr>
                      <w:rFonts w:ascii="Cambria Math" w:eastAsia="標楷體" w:hAnsi="Cambria Math" w:cs="Times New Roman"/>
                      <w:i/>
                    </w:rPr>
                  </m:ctrlPr>
                </m:sSubSupPr>
                <m:e>
                  <m:r>
                    <w:rPr>
                      <w:rFonts w:ascii="Cambria Math" w:eastAsia="標楷體" w:hAnsi="Cambria Math" w:cs="Times New Roman"/>
                    </w:rPr>
                    <m:t>C</m:t>
                  </m:r>
                </m:e>
                <m:sub>
                  <m:r>
                    <w:rPr>
                      <w:rFonts w:ascii="Cambria Math" w:eastAsia="標楷體" w:hAnsi="Cambria Math" w:cs="Times New Roman"/>
                    </w:rPr>
                    <m:t>i,j,u</m:t>
                  </m:r>
                </m:sub>
                <m:sup>
                  <m:r>
                    <w:rPr>
                      <w:rFonts w:ascii="Cambria Math" w:eastAsia="標楷體" w:hAnsi="Cambria Math" w:cs="Times New Roman"/>
                    </w:rPr>
                    <m:t>0</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i,u</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u,j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20</m:t>
                  </m:r>
                </m:e>
              </m:d>
            </m:e>
          </m:eqArr>
        </m:oMath>
      </m:oMathPara>
    </w:p>
    <w:p w14:paraId="1AD6D952" w14:textId="0CEAC558" w:rsidR="00CA15BD" w:rsidRPr="00A756F0" w:rsidRDefault="00000000" w:rsidP="00CA15BD">
      <w:pPr>
        <w:spacing w:after="0" w:line="240" w:lineRule="auto"/>
        <w:ind w:firstLineChars="200" w:firstLine="480"/>
        <w:jc w:val="center"/>
      </w:pPr>
      <m:oMathPara>
        <m:oMath>
          <m:eqArr>
            <m:eqArrPr>
              <m:maxDist m:val="1"/>
              <m:ctrlPr>
                <w:rPr>
                  <w:rFonts w:ascii="Cambria Math" w:hAnsi="Cambria Math" w:cs="Times New Roman"/>
                  <w:i/>
                </w:rPr>
              </m:ctrlPr>
            </m:eqArrPr>
            <m:e>
              <m:sSubSup>
                <m:sSubSupPr>
                  <m:ctrlPr>
                    <w:rPr>
                      <w:rFonts w:ascii="Cambria Math" w:eastAsia="標楷體" w:hAnsi="Cambria Math" w:cs="Times New Roman"/>
                      <w:i/>
                    </w:rPr>
                  </m:ctrlPr>
                </m:sSubSupPr>
                <m:e>
                  <m:r>
                    <w:rPr>
                      <w:rFonts w:ascii="Cambria Math" w:eastAsia="標楷體" w:hAnsi="Cambria Math" w:cs="Times New Roman"/>
                    </w:rPr>
                    <m:t>C</m:t>
                  </m:r>
                </m:e>
                <m:sub>
                  <m:r>
                    <w:rPr>
                      <w:rFonts w:ascii="Cambria Math" w:eastAsia="標楷體" w:hAnsi="Cambria Math" w:cs="Times New Roman"/>
                    </w:rPr>
                    <m:t>i,j,u</m:t>
                  </m:r>
                </m:sub>
                <m:sup>
                  <m:r>
                    <w:rPr>
                      <w:rFonts w:ascii="Cambria Math" w:eastAsia="標楷體" w:hAnsi="Cambria Math" w:cs="Times New Roman"/>
                    </w:rPr>
                    <m:t>1</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u</m:t>
                  </m:r>
                </m:sub>
              </m:sSub>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21</m:t>
                  </m:r>
                </m:e>
              </m:d>
            </m:e>
          </m:eqArr>
        </m:oMath>
      </m:oMathPara>
    </w:p>
    <w:p w14:paraId="3F5BF089" w14:textId="3BF4C27F" w:rsidR="00CA15BD" w:rsidRPr="00A756F0" w:rsidRDefault="00000000" w:rsidP="00CA15BD">
      <w:pPr>
        <w:spacing w:after="0" w:line="240" w:lineRule="auto"/>
        <w:ind w:firstLineChars="200" w:firstLine="480"/>
        <w:jc w:val="center"/>
      </w:pPr>
      <m:oMathPara>
        <m:oMath>
          <m:eqArr>
            <m:eqArrPr>
              <m:maxDist m:val="1"/>
              <m:ctrlPr>
                <w:rPr>
                  <w:rFonts w:ascii="Cambria Math" w:hAnsi="Cambria Math" w:cs="Times New Roman"/>
                  <w:i/>
                </w:rPr>
              </m:ctrlPr>
            </m:eqArrPr>
            <m:e>
              <m:sSub>
                <m:sSubPr>
                  <m:ctrlPr>
                    <w:rPr>
                      <w:rFonts w:ascii="Cambria Math" w:eastAsia="標楷體" w:hAnsi="Cambria Math" w:cs="Times New Roman"/>
                      <w:i/>
                    </w:rPr>
                  </m:ctrlPr>
                </m:sSubPr>
                <m:e>
                  <m:r>
                    <w:rPr>
                      <w:rFonts w:ascii="Cambria Math" w:eastAsia="標楷體" w:hAnsi="Cambria Math" w:cs="Times New Roman"/>
                    </w:rPr>
                    <m:t>α</m:t>
                  </m:r>
                </m:e>
                <m:sub>
                  <m:r>
                    <w:rPr>
                      <w:rFonts w:ascii="Cambria Math" w:eastAsia="標楷體" w:hAnsi="Cambria Math" w:cs="Times New Roman"/>
                    </w:rPr>
                    <m:t>1</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α</m:t>
                  </m:r>
                </m:e>
                <m:sub>
                  <m:r>
                    <w:rPr>
                      <w:rFonts w:ascii="Cambria Math" w:eastAsia="標楷體" w:hAnsi="Cambria Math" w:cs="Times New Roman"/>
                    </w:rPr>
                    <m:t>2</m:t>
                  </m:r>
                </m:sub>
              </m:sSub>
              <m:r>
                <w:rPr>
                  <w:rFonts w:ascii="Cambria Math" w:eastAsia="標楷體" w:hAnsi="Cambria Math" w:cs="Times New Roman"/>
                </w:rPr>
                <m:t>=1</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22</m:t>
                  </m:r>
                </m:e>
              </m:d>
            </m:e>
          </m:eqArr>
        </m:oMath>
      </m:oMathPara>
    </w:p>
    <w:p w14:paraId="0DDB931C" w14:textId="1DE051BC" w:rsidR="00CA15BD" w:rsidRPr="00A756F0" w:rsidRDefault="009A5BFC" w:rsidP="00CA15BD">
      <w:pPr>
        <w:pStyle w:val="a9"/>
        <w:widowControl/>
        <w:numPr>
          <w:ilvl w:val="0"/>
          <w:numId w:val="34"/>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 xml:space="preserve">Pheromone </w:t>
      </w:r>
      <w:r w:rsidR="00C53C96" w:rsidRPr="00A756F0">
        <w:rPr>
          <w:rFonts w:ascii="Times New Roman" w:eastAsia="標楷體" w:hAnsi="Times New Roman" w:cs="Times New Roman" w:hint="eastAsia"/>
        </w:rPr>
        <w:t>i</w:t>
      </w:r>
      <w:r w:rsidRPr="00A756F0">
        <w:rPr>
          <w:rFonts w:ascii="Times New Roman" w:eastAsia="標楷體" w:hAnsi="Times New Roman" w:cs="Times New Roman"/>
        </w:rPr>
        <w:t xml:space="preserve">nitialization and </w:t>
      </w:r>
      <w:r w:rsidR="00C53C96" w:rsidRPr="00A756F0">
        <w:rPr>
          <w:rFonts w:ascii="Times New Roman" w:eastAsia="標楷體" w:hAnsi="Times New Roman" w:cs="Times New Roman" w:hint="eastAsia"/>
        </w:rPr>
        <w:t>u</w:t>
      </w:r>
      <w:r w:rsidRPr="00A756F0">
        <w:rPr>
          <w:rFonts w:ascii="Times New Roman" w:eastAsia="標楷體" w:hAnsi="Times New Roman" w:cs="Times New Roman"/>
        </w:rPr>
        <w:t>pdate</w:t>
      </w:r>
      <w:r w:rsidR="007F0DC9">
        <w:rPr>
          <w:rFonts w:ascii="Times New Roman" w:eastAsia="標楷體" w:hAnsi="Times New Roman" w:cs="Times New Roman" w:hint="eastAsia"/>
        </w:rPr>
        <w:t>:</w:t>
      </w:r>
    </w:p>
    <w:p w14:paraId="2B3C8541" w14:textId="32FBBAF1" w:rsidR="002F4CF0" w:rsidRDefault="00291773" w:rsidP="0006597C">
      <w:pPr>
        <w:widowControl/>
        <w:spacing w:after="0" w:line="240" w:lineRule="auto"/>
        <w:ind w:left="840"/>
        <w:jc w:val="both"/>
        <w:rPr>
          <w:rFonts w:ascii="Times New Roman" w:eastAsia="標楷體" w:hAnsi="Times New Roman" w:cs="Times New Roman"/>
        </w:rPr>
      </w:pPr>
      <w:r w:rsidRPr="00291773">
        <w:rPr>
          <w:rFonts w:ascii="Times New Roman" w:eastAsia="標楷體" w:hAnsi="Times New Roman" w:cs="Times New Roman"/>
        </w:rPr>
        <w:t>The objective function guides ants toward high-quality solutions based on the total travel distance of support routes. Equation (23) defines the initial pheromone value based on the greedy solution. Equation (24) represents the local pheromone update to maintain search diversity, while Equation (25) defines the global pheromone update to reinforce best solution paths and avoid premature convergence. Equation (26) defines the pheromone increment based on the current best solution</w:t>
      </w:r>
      <w:r w:rsidR="002F4CF0" w:rsidRPr="002F4CF0">
        <w:rPr>
          <w:rFonts w:ascii="Times New Roman" w:eastAsia="標楷體" w:hAnsi="Times New Roman" w:cs="Times New Roman"/>
        </w:rPr>
        <w:t>.</w:t>
      </w:r>
    </w:p>
    <w:p w14:paraId="426EE39E" w14:textId="0ECA3F68" w:rsidR="00250DEE" w:rsidRPr="00A756F0" w:rsidRDefault="00000000" w:rsidP="00250DEE">
      <w:pPr>
        <w:spacing w:after="0" w:line="240" w:lineRule="auto"/>
        <w:ind w:firstLineChars="200" w:firstLine="480"/>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d>
                    <m:dPr>
                      <m:begChr m:val="|"/>
                      <m:endChr m:val="|"/>
                      <m:ctrlPr>
                        <w:rPr>
                          <w:rFonts w:ascii="Cambria Math" w:eastAsia="標楷體" w:hAnsi="Cambria Math" w:cs="Times New Roman"/>
                          <w:i/>
                        </w:rPr>
                      </m:ctrlPr>
                    </m:dPr>
                    <m:e>
                      <m:r>
                        <w:rPr>
                          <w:rFonts w:ascii="Cambria Math" w:eastAsia="標楷體" w:hAnsi="Cambria Math" w:cs="Times New Roman"/>
                        </w:rPr>
                        <m:t>R</m:t>
                      </m:r>
                    </m:e>
                  </m:d>
                  <m:r>
                    <w:rPr>
                      <w:rFonts w:ascii="Cambria Math" w:eastAsia="標楷體" w:hAnsi="Cambria Math" w:cs="Times New Roman"/>
                    </w:rPr>
                    <m:t>⋅F(</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gr</m:t>
                      </m:r>
                    </m:sub>
                  </m:sSub>
                  <m:r>
                    <w:rPr>
                      <w:rFonts w:ascii="Cambria Math" w:eastAsia="標楷體" w:hAnsi="Cambria Math" w:cs="Times New Roman"/>
                    </w:rPr>
                    <m:t>)</m:t>
                  </m:r>
                </m:den>
              </m:f>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2</m:t>
                  </m:r>
                  <m:r>
                    <m:rPr>
                      <m:nor/>
                    </m:rPr>
                    <w:rPr>
                      <w:rFonts w:ascii="Times New Roman" w:hAnsi="Times New Roman" w:cs="Times New Roman" w:hint="eastAsia"/>
                    </w:rPr>
                    <m:t>3</m:t>
                  </m:r>
                </m:e>
              </m:d>
            </m:e>
          </m:eqArr>
        </m:oMath>
      </m:oMathPara>
    </w:p>
    <w:p w14:paraId="331EFC71" w14:textId="1484BD08" w:rsidR="00250DEE" w:rsidRPr="00A756F0" w:rsidRDefault="00000000" w:rsidP="00250DEE">
      <w:pPr>
        <w:spacing w:after="0" w:line="240" w:lineRule="auto"/>
        <w:ind w:firstLineChars="200" w:firstLine="480"/>
        <w:jc w:val="center"/>
      </w:pPr>
      <m:oMathPara>
        <m:oMath>
          <m:eqArr>
            <m:eqArrPr>
              <m:maxDist m:val="1"/>
              <m:ctrlPr>
                <w:rPr>
                  <w:rFonts w:ascii="Cambria Math" w:hAnsi="Cambria Math"/>
                  <w:i/>
                </w:rPr>
              </m:ctrlPr>
            </m:eqArrPr>
            <m:e>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r>
                <w:rPr>
                  <w:rFonts w:ascii="Cambria Math" w:eastAsia="標楷體" w:hAnsi="Cambria Math" w:cs="Times New Roman"/>
                </w:rPr>
                <m:t>=</m:t>
              </m:r>
              <m:d>
                <m:dPr>
                  <m:ctrlPr>
                    <w:rPr>
                      <w:rFonts w:ascii="Cambria Math" w:eastAsia="標楷體" w:hAnsi="Cambria Math" w:cs="Times New Roman"/>
                      <w:i/>
                    </w:rPr>
                  </m:ctrlPr>
                </m:dPr>
                <m:e>
                  <m:r>
                    <w:rPr>
                      <w:rFonts w:ascii="Cambria Math" w:eastAsia="標楷體" w:hAnsi="Cambria Math" w:cs="Times New Roman"/>
                    </w:rPr>
                    <m:t>1-ρ</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r>
                <w:rPr>
                  <w:rFonts w:ascii="Cambria Math" w:eastAsia="標楷體" w:hAnsi="Cambria Math" w:cs="Times New Roman"/>
                </w:rPr>
                <m:t>+ρ⋅</m:t>
              </m:r>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r>
                <w:rPr>
                  <w:rFonts w:ascii="Cambria Math" w:hAnsi="Cambria Math"/>
                </w:rPr>
                <m:t>#</m:t>
              </m:r>
              <m:d>
                <m:dPr>
                  <m:ctrlPr>
                    <w:rPr>
                      <w:rFonts w:ascii="Cambria Math" w:hAnsi="Cambria Math" w:cs="Times New Roman"/>
                    </w:rPr>
                  </m:ctrlPr>
                </m:dPr>
                <m:e>
                  <m:r>
                    <m:rPr>
                      <m:nor/>
                    </m:rPr>
                    <w:rPr>
                      <w:rFonts w:ascii="Times New Roman" w:hAnsi="Times New Roman" w:cs="Times New Roman"/>
                    </w:rPr>
                    <m:t>2</m:t>
                  </m:r>
                  <m:r>
                    <m:rPr>
                      <m:nor/>
                    </m:rPr>
                    <w:rPr>
                      <w:rFonts w:ascii="Times New Roman" w:hAnsi="Times New Roman" w:cs="Times New Roman" w:hint="eastAsia"/>
                    </w:rPr>
                    <m:t>4</m:t>
                  </m:r>
                </m:e>
              </m:d>
            </m:e>
          </m:eqArr>
        </m:oMath>
      </m:oMathPara>
    </w:p>
    <w:p w14:paraId="46C73EF0" w14:textId="209CD6CA" w:rsidR="00250DEE" w:rsidRPr="00A756F0" w:rsidRDefault="00000000" w:rsidP="00250DEE">
      <w:pPr>
        <w:spacing w:after="0" w:line="240" w:lineRule="auto"/>
        <w:ind w:firstLineChars="200" w:firstLine="480"/>
        <w:jc w:val="center"/>
      </w:pPr>
      <m:oMathPara>
        <m:oMath>
          <m:eqArr>
            <m:eqArrPr>
              <m:maxDist m:val="1"/>
              <m:ctrlPr>
                <w:rPr>
                  <w:rFonts w:ascii="Cambria Math" w:hAnsi="Cambria Math"/>
                  <w:i/>
                </w:rPr>
              </m:ctrlPr>
            </m:eqArrPr>
            <m:e>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r>
                <w:rPr>
                  <w:rFonts w:ascii="Cambria Math" w:eastAsia="標楷體" w:hAnsi="Cambria Math" w:cs="Times New Roman"/>
                </w:rPr>
                <m:t>=</m:t>
              </m:r>
              <m:d>
                <m:dPr>
                  <m:ctrlPr>
                    <w:rPr>
                      <w:rFonts w:ascii="Cambria Math" w:eastAsia="標楷體" w:hAnsi="Cambria Math" w:cs="Times New Roman"/>
                      <w:i/>
                    </w:rPr>
                  </m:ctrlPr>
                </m:dPr>
                <m:e>
                  <m:r>
                    <w:rPr>
                      <w:rFonts w:ascii="Cambria Math" w:eastAsia="標楷體" w:hAnsi="Cambria Math" w:cs="Times New Roman"/>
                    </w:rPr>
                    <m:t>1-ρ</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r>
                <w:rPr>
                  <w:rFonts w:ascii="Cambria Math" w:eastAsia="標楷體" w:hAnsi="Cambria Math" w:cs="Times New Roman"/>
                </w:rPr>
                <m:t>+ρ⋅</m:t>
              </m:r>
              <m:r>
                <m:rPr>
                  <m:sty m:val="p"/>
                </m:rPr>
                <w:rPr>
                  <w:rFonts w:ascii="Cambria Math" w:eastAsia="標楷體" w:hAnsi="Cambria Math" w:cs="Times New Roman"/>
                </w:rPr>
                <m:t>Δ</m:t>
              </m:r>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r>
                <w:rPr>
                  <w:rFonts w:ascii="Cambria Math" w:hAnsi="Cambria Math"/>
                </w:rPr>
                <m:t>#</m:t>
              </m:r>
              <m:d>
                <m:dPr>
                  <m:ctrlPr>
                    <w:rPr>
                      <w:rFonts w:ascii="Cambria Math" w:hAnsi="Cambria Math" w:cs="Times New Roman"/>
                    </w:rPr>
                  </m:ctrlPr>
                </m:dPr>
                <m:e>
                  <m:r>
                    <m:rPr>
                      <m:nor/>
                    </m:rPr>
                    <w:rPr>
                      <w:rFonts w:ascii="Times New Roman" w:hAnsi="Times New Roman" w:cs="Times New Roman"/>
                    </w:rPr>
                    <m:t>2</m:t>
                  </m:r>
                  <m:r>
                    <m:rPr>
                      <m:nor/>
                    </m:rPr>
                    <w:rPr>
                      <w:rFonts w:ascii="Times New Roman" w:hAnsi="Times New Roman" w:cs="Times New Roman" w:hint="eastAsia"/>
                    </w:rPr>
                    <m:t>5</m:t>
                  </m:r>
                </m:e>
              </m:d>
            </m:e>
          </m:eqArr>
        </m:oMath>
      </m:oMathPara>
    </w:p>
    <w:p w14:paraId="3A3A0ABF" w14:textId="6C9606BE" w:rsidR="00250DEE" w:rsidRPr="00A756F0" w:rsidRDefault="00000000" w:rsidP="004448EE">
      <w:pPr>
        <w:spacing w:after="0" w:line="240" w:lineRule="auto"/>
        <w:ind w:firstLineChars="200" w:firstLine="480"/>
        <w:jc w:val="center"/>
      </w:pPr>
      <m:oMathPara>
        <m:oMath>
          <m:eqArr>
            <m:eqArrPr>
              <m:maxDist m:val="1"/>
              <m:ctrlPr>
                <w:rPr>
                  <w:rFonts w:ascii="Cambria Math" w:hAnsi="Cambria Math"/>
                  <w:i/>
                </w:rPr>
              </m:ctrlPr>
            </m:eqArrPr>
            <m:e>
              <m:r>
                <m:rPr>
                  <m:sty m:val="p"/>
                </m:rPr>
                <w:rPr>
                  <w:rFonts w:ascii="Cambria Math" w:eastAsia="標楷體" w:hAnsi="Cambria Math" w:cs="Times New Roman"/>
                </w:rPr>
                <m:t>Δ</m:t>
              </m:r>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r>
                <w:rPr>
                  <w:rFonts w:ascii="Cambria Math" w:eastAsia="標楷體" w:hAnsi="Cambria Math" w:cs="Times New Roman"/>
                </w:rPr>
                <m:t>=</m:t>
              </m:r>
              <m:d>
                <m:dPr>
                  <m:begChr m:val="{"/>
                  <m:endChr m:val=""/>
                  <m:ctrlPr>
                    <w:rPr>
                      <w:rFonts w:ascii="Cambria Math" w:eastAsia="標楷體" w:hAnsi="Cambria Math" w:cs="Times New Roman"/>
                      <w:i/>
                    </w:rPr>
                  </m:ctrlPr>
                </m:dPr>
                <m:e>
                  <m:eqArr>
                    <m:eqArrPr>
                      <m:ctrlPr>
                        <w:rPr>
                          <w:rFonts w:ascii="Cambria Math" w:eastAsia="標楷體" w:hAnsi="Cambria Math" w:cs="Times New Roman"/>
                          <w:i/>
                        </w:rPr>
                      </m:ctrlPr>
                    </m:eqArrPr>
                    <m:e>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rPr>
                            <m:t>F(S)</m:t>
                          </m:r>
                        </m:den>
                      </m:f>
                      <m:r>
                        <w:rPr>
                          <w:rFonts w:ascii="Cambria Math" w:eastAsia="標楷體" w:hAnsi="Cambria Math" w:cs="Times New Roman"/>
                        </w:rPr>
                        <m:t xml:space="preserve">  if the edge </m:t>
                      </m:r>
                      <m:d>
                        <m:dPr>
                          <m:ctrlPr>
                            <w:rPr>
                              <w:rFonts w:ascii="Cambria Math" w:eastAsia="標楷體" w:hAnsi="Cambria Math" w:cs="Times New Roman"/>
                              <w:i/>
                            </w:rPr>
                          </m:ctrlPr>
                        </m:dPr>
                        <m:e>
                          <m:r>
                            <w:rPr>
                              <w:rFonts w:ascii="Cambria Math" w:eastAsia="標楷體" w:hAnsi="Cambria Math" w:cs="Times New Roman"/>
                            </w:rPr>
                            <m:t>i,j</m:t>
                          </m:r>
                        </m:e>
                      </m:d>
                      <m:r>
                        <w:rPr>
                          <w:rFonts w:ascii="Cambria Math" w:eastAsia="標楷體" w:hAnsi="Cambria Math" w:cs="Times New Roman"/>
                        </w:rPr>
                        <m:t>∈S,</m:t>
                      </m:r>
                    </m:e>
                    <m:e>
                      <m:r>
                        <w:rPr>
                          <w:rFonts w:ascii="Cambria Math" w:eastAsia="標楷體" w:hAnsi="Cambria Math" w:cs="Times New Roman"/>
                        </w:rPr>
                        <m:t>0  otherwise,</m:t>
                      </m:r>
                    </m:e>
                  </m:eqArr>
                </m:e>
              </m:d>
              <m:r>
                <w:rPr>
                  <w:rFonts w:ascii="Cambria Math" w:hAnsi="Cambria Math"/>
                </w:rPr>
                <m:t>#</m:t>
              </m:r>
              <m:d>
                <m:dPr>
                  <m:ctrlPr>
                    <w:rPr>
                      <w:rFonts w:ascii="Cambria Math" w:hAnsi="Cambria Math" w:cs="Times New Roman"/>
                    </w:rPr>
                  </m:ctrlPr>
                </m:dPr>
                <m:e>
                  <m:r>
                    <m:rPr>
                      <m:nor/>
                    </m:rPr>
                    <w:rPr>
                      <w:rFonts w:ascii="Times New Roman" w:hAnsi="Times New Roman" w:cs="Times New Roman"/>
                    </w:rPr>
                    <m:t>2</m:t>
                  </m:r>
                  <m:r>
                    <m:rPr>
                      <m:nor/>
                    </m:rPr>
                    <w:rPr>
                      <w:rFonts w:ascii="Times New Roman" w:hAnsi="Times New Roman" w:cs="Times New Roman" w:hint="eastAsia"/>
                    </w:rPr>
                    <m:t>6</m:t>
                  </m:r>
                </m:e>
              </m:d>
            </m:e>
          </m:eqArr>
        </m:oMath>
      </m:oMathPara>
    </w:p>
    <w:p w14:paraId="039573DE" w14:textId="41AC5A43" w:rsidR="00004BF1" w:rsidRPr="00A756F0" w:rsidRDefault="00004BF1" w:rsidP="00CA15BD">
      <w:pPr>
        <w:pStyle w:val="a9"/>
        <w:widowControl/>
        <w:numPr>
          <w:ilvl w:val="0"/>
          <w:numId w:val="34"/>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 xml:space="preserve">Variable </w:t>
      </w:r>
      <w:r w:rsidR="00C53C96" w:rsidRPr="00A756F0">
        <w:rPr>
          <w:rFonts w:ascii="Times New Roman" w:eastAsia="標楷體" w:hAnsi="Times New Roman" w:cs="Times New Roman" w:hint="eastAsia"/>
        </w:rPr>
        <w:t>n</w:t>
      </w:r>
      <w:r w:rsidRPr="00A756F0">
        <w:rPr>
          <w:rFonts w:ascii="Times New Roman" w:eastAsia="標楷體" w:hAnsi="Times New Roman" w:cs="Times New Roman"/>
        </w:rPr>
        <w:t xml:space="preserve">eighborhood </w:t>
      </w:r>
      <w:r w:rsidR="00C53C96" w:rsidRPr="00A756F0">
        <w:rPr>
          <w:rFonts w:ascii="Times New Roman" w:eastAsia="標楷體" w:hAnsi="Times New Roman" w:cs="Times New Roman" w:hint="eastAsia"/>
        </w:rPr>
        <w:t>d</w:t>
      </w:r>
      <w:r w:rsidRPr="00A756F0">
        <w:rPr>
          <w:rFonts w:ascii="Times New Roman" w:eastAsia="標楷體" w:hAnsi="Times New Roman" w:cs="Times New Roman"/>
        </w:rPr>
        <w:t>escent</w:t>
      </w:r>
      <w:r w:rsidR="007F0DC9">
        <w:rPr>
          <w:rFonts w:ascii="Times New Roman" w:eastAsia="標楷體" w:hAnsi="Times New Roman" w:cs="Times New Roman" w:hint="eastAsia"/>
        </w:rPr>
        <w:t>:</w:t>
      </w:r>
    </w:p>
    <w:p w14:paraId="30BBEA19" w14:textId="67F6A876" w:rsidR="004448EE" w:rsidRPr="00A756F0" w:rsidRDefault="00DE3C02" w:rsidP="0006597C">
      <w:pPr>
        <w:widowControl/>
        <w:spacing w:after="0" w:line="240" w:lineRule="auto"/>
        <w:ind w:left="840"/>
        <w:jc w:val="both"/>
        <w:rPr>
          <w:rFonts w:ascii="Times New Roman" w:eastAsia="標楷體" w:hAnsi="Times New Roman" w:cs="Times New Roman"/>
        </w:rPr>
      </w:pPr>
      <w:r w:rsidRPr="00DE3C02">
        <w:rPr>
          <w:rFonts w:ascii="Times New Roman" w:eastAsia="標楷體" w:hAnsi="Times New Roman" w:cs="Times New Roman"/>
        </w:rPr>
        <w:t>VND is applied to improve the solution quality of candidate store assignment based on the initial solution. Four neighborhood structures, including 2-opt, Swap, Relocate, and Cross exchange, are sequentially explored to optimize route configurations. To preserve the original main-route structure, VND is only applied to assigned candidate stores. Equation (27) defines the new solution set generated by applying the k-</w:t>
      </w:r>
      <w:proofErr w:type="spellStart"/>
      <w:r w:rsidRPr="00DE3C02">
        <w:rPr>
          <w:rFonts w:ascii="Times New Roman" w:eastAsia="標楷體" w:hAnsi="Times New Roman" w:cs="Times New Roman"/>
        </w:rPr>
        <w:t>th</w:t>
      </w:r>
      <w:proofErr w:type="spellEnd"/>
      <w:r w:rsidRPr="00DE3C02">
        <w:rPr>
          <w:rFonts w:ascii="Times New Roman" w:eastAsia="標楷體" w:hAnsi="Times New Roman" w:cs="Times New Roman"/>
        </w:rPr>
        <w:t xml:space="preserve"> neighborhood structure to the current solution</w:t>
      </w:r>
      <w:r w:rsidR="004448EE" w:rsidRPr="00A756F0">
        <w:rPr>
          <w:rFonts w:ascii="Times New Roman" w:eastAsia="標楷體" w:hAnsi="Times New Roman" w:cs="Times New Roman"/>
        </w:rPr>
        <w:t>.</w:t>
      </w:r>
    </w:p>
    <w:p w14:paraId="7953E116" w14:textId="1DA0417A" w:rsidR="004448EE" w:rsidRPr="00A756F0" w:rsidRDefault="00000000" w:rsidP="004448EE">
      <w:pPr>
        <w:spacing w:after="0" w:line="240" w:lineRule="auto"/>
        <w:ind w:firstLineChars="200" w:firstLine="480"/>
        <w:jc w:val="center"/>
      </w:pPr>
      <m:oMathPara>
        <m:oMath>
          <m:eqArr>
            <m:eqArrPr>
              <m:maxDist m:val="1"/>
              <m:ctrlPr>
                <w:rPr>
                  <w:rFonts w:ascii="Cambria Math" w:hAnsi="Cambria Math"/>
                  <w:i/>
                </w:rPr>
              </m:ctrlPr>
            </m:eqArrPr>
            <m:e>
              <m:sSup>
                <m:sSupPr>
                  <m:ctrlPr>
                    <w:rPr>
                      <w:rFonts w:ascii="Cambria Math" w:eastAsia="標楷體" w:hAnsi="Cambria Math" w:cs="Times New Roman"/>
                      <w:i/>
                    </w:rPr>
                  </m:ctrlPr>
                </m:sSupPr>
                <m:e>
                  <m:r>
                    <w:rPr>
                      <w:rFonts w:ascii="Cambria Math" w:eastAsia="標楷體" w:hAnsi="Cambria Math" w:cs="Times New Roman"/>
                    </w:rPr>
                    <m:t>S</m:t>
                  </m:r>
                </m:e>
                <m:sup>
                  <m:r>
                    <w:rPr>
                      <w:rFonts w:ascii="Cambria Math" w:eastAsia="標楷體" w:hAnsi="Cambria Math" w:cs="Times New Roman"/>
                    </w:rPr>
                    <m:t>*</m:t>
                  </m:r>
                </m:sup>
              </m:sSup>
              <m:r>
                <w:rPr>
                  <w:rFonts w:ascii="Cambria Math" w:eastAsia="標楷體" w:hAnsi="Cambria Math" w:cs="Times New Roman"/>
                </w:rPr>
                <m:t>=</m:t>
              </m:r>
              <m:func>
                <m:funcPr>
                  <m:ctrlPr>
                    <w:rPr>
                      <w:rFonts w:ascii="Cambria Math" w:eastAsia="標楷體" w:hAnsi="Cambria Math" w:cs="Times New Roman"/>
                      <w:i/>
                    </w:rPr>
                  </m:ctrlPr>
                </m:funcPr>
                <m:fName>
                  <m:r>
                    <m:rPr>
                      <m:sty m:val="p"/>
                    </m:rPr>
                    <w:rPr>
                      <w:rFonts w:ascii="Cambria Math" w:eastAsia="標楷體" w:hAnsi="Cambria Math" w:cs="Times New Roman"/>
                    </w:rPr>
                    <m:t>arg</m:t>
                  </m:r>
                </m:fName>
                <m:e>
                  <m:func>
                    <m:funcPr>
                      <m:ctrlPr>
                        <w:rPr>
                          <w:rFonts w:ascii="Cambria Math" w:eastAsia="標楷體" w:hAnsi="Cambria Math" w:cs="Times New Roman"/>
                          <w:i/>
                        </w:rPr>
                      </m:ctrlPr>
                    </m:funcPr>
                    <m:fName>
                      <m:limLow>
                        <m:limLowPr>
                          <m:ctrlPr>
                            <w:rPr>
                              <w:rFonts w:ascii="Cambria Math" w:eastAsia="標楷體" w:hAnsi="Cambria Math" w:cs="Times New Roman"/>
                              <w:i/>
                            </w:rPr>
                          </m:ctrlPr>
                        </m:limLowPr>
                        <m:e>
                          <m:r>
                            <m:rPr>
                              <m:sty m:val="p"/>
                            </m:rPr>
                            <w:rPr>
                              <w:rFonts w:ascii="Cambria Math" w:eastAsia="標楷體" w:hAnsi="Cambria Math" w:cs="Times New Roman"/>
                            </w:rPr>
                            <m:t>min</m:t>
                          </m:r>
                        </m:e>
                        <m:lim>
                          <m:sSup>
                            <m:sSupPr>
                              <m:ctrlPr>
                                <w:rPr>
                                  <w:rFonts w:ascii="Cambria Math" w:eastAsia="標楷體" w:hAnsi="Cambria Math" w:cs="Times New Roman"/>
                                  <w:i/>
                                </w:rPr>
                              </m:ctrlPr>
                            </m:sSupPr>
                            <m:e>
                              <m:r>
                                <w:rPr>
                                  <w:rFonts w:ascii="Cambria Math" w:eastAsia="標楷體" w:hAnsi="Cambria Math" w:cs="Times New Roman"/>
                                </w:rPr>
                                <m:t>S</m:t>
                              </m:r>
                            </m:e>
                            <m:sup>
                              <m:r>
                                <w:rPr>
                                  <w:rFonts w:ascii="Cambria Math" w:eastAsia="標楷體" w:hAnsi="Cambria Math" w:cs="Times New Roman"/>
                                </w:rPr>
                                <m:t>'</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k</m:t>
                              </m:r>
                            </m:sub>
                          </m:sSub>
                          <m:r>
                            <w:rPr>
                              <w:rFonts w:ascii="Cambria Math" w:eastAsia="標楷體" w:hAnsi="Cambria Math" w:cs="Times New Roman"/>
                            </w:rPr>
                            <m:t>(S)</m:t>
                          </m:r>
                        </m:lim>
                      </m:limLow>
                    </m:fName>
                    <m:e>
                      <m:r>
                        <w:rPr>
                          <w:rFonts w:ascii="Cambria Math" w:eastAsia="標楷體" w:hAnsi="Cambria Math" w:cs="Times New Roman" w:hint="eastAsia"/>
                        </w:rPr>
                        <m:t>F(</m:t>
                      </m:r>
                      <m:sSup>
                        <m:sSupPr>
                          <m:ctrlPr>
                            <w:rPr>
                              <w:rFonts w:ascii="Cambria Math" w:eastAsia="標楷體" w:hAnsi="Cambria Math" w:cs="Times New Roman"/>
                              <w:i/>
                            </w:rPr>
                          </m:ctrlPr>
                        </m:sSupPr>
                        <m:e>
                          <m:r>
                            <w:rPr>
                              <w:rFonts w:ascii="Cambria Math" w:eastAsia="標楷體" w:hAnsi="Cambria Math" w:cs="Times New Roman" w:hint="eastAsia"/>
                            </w:rPr>
                            <m:t>S</m:t>
                          </m:r>
                        </m:e>
                        <m:sup>
                          <m:r>
                            <w:rPr>
                              <w:rFonts w:ascii="Cambria Math" w:eastAsia="標楷體" w:hAnsi="Cambria Math" w:cs="Times New Roman"/>
                            </w:rPr>
                            <m:t>'</m:t>
                          </m:r>
                        </m:sup>
                      </m:sSup>
                      <m:r>
                        <w:rPr>
                          <w:rFonts w:ascii="Cambria Math" w:eastAsia="標楷體" w:hAnsi="Cambria Math" w:cs="Times New Roman" w:hint="eastAsia"/>
                        </w:rPr>
                        <m:t>)</m:t>
                      </m:r>
                    </m:e>
                  </m:func>
                </m:e>
              </m:func>
              <m:r>
                <w:rPr>
                  <w:rFonts w:ascii="Cambria Math" w:hAnsi="Cambria Math"/>
                </w:rPr>
                <m:t>#</m:t>
              </m:r>
              <m:d>
                <m:dPr>
                  <m:ctrlPr>
                    <w:rPr>
                      <w:rFonts w:ascii="Cambria Math" w:hAnsi="Cambria Math" w:cs="Times New Roman"/>
                    </w:rPr>
                  </m:ctrlPr>
                </m:dPr>
                <m:e>
                  <m:r>
                    <m:rPr>
                      <m:nor/>
                    </m:rPr>
                    <w:rPr>
                      <w:rFonts w:ascii="Times New Roman" w:hAnsi="Times New Roman" w:cs="Times New Roman"/>
                    </w:rPr>
                    <m:t>2</m:t>
                  </m:r>
                  <m:r>
                    <m:rPr>
                      <m:nor/>
                    </m:rPr>
                    <w:rPr>
                      <w:rFonts w:ascii="Times New Roman" w:hAnsi="Times New Roman" w:cs="Times New Roman" w:hint="eastAsia"/>
                    </w:rPr>
                    <m:t>7</m:t>
                  </m:r>
                </m:e>
              </m:d>
            </m:e>
          </m:eqArr>
        </m:oMath>
      </m:oMathPara>
    </w:p>
    <w:p w14:paraId="2765F955" w14:textId="0C0F8254" w:rsidR="004448EE" w:rsidRPr="00A756F0" w:rsidRDefault="004448EE" w:rsidP="00CA15BD">
      <w:pPr>
        <w:pStyle w:val="a9"/>
        <w:widowControl/>
        <w:numPr>
          <w:ilvl w:val="0"/>
          <w:numId w:val="34"/>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Objective function</w:t>
      </w:r>
      <w:r w:rsidR="007F0DC9">
        <w:rPr>
          <w:rFonts w:ascii="Times New Roman" w:eastAsia="標楷體" w:hAnsi="Times New Roman" w:cs="Times New Roman" w:hint="eastAsia"/>
        </w:rPr>
        <w:t>:</w:t>
      </w:r>
    </w:p>
    <w:p w14:paraId="53C7D411" w14:textId="1AF735D3" w:rsidR="004448EE" w:rsidRPr="00A756F0" w:rsidRDefault="00DE3C02" w:rsidP="0006597C">
      <w:pPr>
        <w:widowControl/>
        <w:spacing w:after="0" w:line="240" w:lineRule="auto"/>
        <w:ind w:left="840"/>
        <w:jc w:val="both"/>
        <w:rPr>
          <w:rFonts w:ascii="Times New Roman" w:eastAsia="標楷體" w:hAnsi="Times New Roman" w:cs="Times New Roman"/>
        </w:rPr>
      </w:pPr>
      <w:r w:rsidRPr="00DE3C02">
        <w:rPr>
          <w:rFonts w:ascii="Times New Roman" w:eastAsia="標楷體" w:hAnsi="Times New Roman" w:cs="Times New Roman"/>
        </w:rPr>
        <w:t xml:space="preserve">The objective function of HACO </w:t>
      </w:r>
      <w:proofErr w:type="gramStart"/>
      <w:r w:rsidRPr="00DE3C02">
        <w:rPr>
          <w:rFonts w:ascii="Times New Roman" w:eastAsia="標楷體" w:hAnsi="Times New Roman" w:cs="Times New Roman"/>
        </w:rPr>
        <w:t>is used</w:t>
      </w:r>
      <w:proofErr w:type="gramEnd"/>
      <w:r w:rsidRPr="00DE3C02">
        <w:rPr>
          <w:rFonts w:ascii="Times New Roman" w:eastAsia="標楷體" w:hAnsi="Times New Roman" w:cs="Times New Roman"/>
        </w:rPr>
        <w:t xml:space="preserve"> to evaluate the overall cost of candidate store assignments, as formulated in Equation (28). In this stage, greedy-based assignment evaluation is not adopted, and candidate store assignments are directly optimized</w:t>
      </w:r>
      <w:r w:rsidR="002D3319" w:rsidRPr="00A756F0">
        <w:rPr>
          <w:rFonts w:ascii="Times New Roman" w:eastAsia="標楷體" w:hAnsi="Times New Roman" w:cs="Times New Roman"/>
        </w:rPr>
        <w:t>.</w:t>
      </w:r>
    </w:p>
    <w:p w14:paraId="0F132286" w14:textId="26EFDF02" w:rsidR="004448EE" w:rsidRPr="00A756F0" w:rsidRDefault="00000000" w:rsidP="004448EE">
      <w:pPr>
        <w:spacing w:after="0" w:line="240" w:lineRule="auto"/>
        <w:ind w:firstLineChars="200" w:firstLine="480"/>
        <w:jc w:val="center"/>
      </w:pPr>
      <m:oMathPara>
        <m:oMath>
          <m:eqArr>
            <m:eqArrPr>
              <m:maxDist m:val="1"/>
              <m:ctrlPr>
                <w:rPr>
                  <w:rFonts w:ascii="Cambria Math" w:hAnsi="Cambria Math"/>
                  <w:i/>
                </w:rPr>
              </m:ctrlPr>
            </m:eqArrPr>
            <m:e>
              <m:r>
                <w:rPr>
                  <w:rFonts w:ascii="Cambria Math" w:eastAsia="標楷體" w:hAnsi="Cambria Math" w:hint="eastAsia"/>
                </w:rPr>
                <m:t>F</m:t>
              </m:r>
              <m:d>
                <m:dPr>
                  <m:ctrlPr>
                    <w:rPr>
                      <w:rFonts w:ascii="Cambria Math" w:eastAsia="標楷體" w:hAnsi="Cambria Math"/>
                      <w:i/>
                    </w:rPr>
                  </m:ctrlPr>
                </m:dPr>
                <m:e>
                  <m:r>
                    <w:rPr>
                      <w:rFonts w:ascii="Cambria Math" w:eastAsia="標楷體" w:hAnsi="Cambria Math"/>
                    </w:rPr>
                    <m:t>S</m:t>
                  </m:r>
                </m:e>
              </m:d>
              <m:r>
                <w:rPr>
                  <w:rFonts w:ascii="Cambria Math" w:eastAsia="標楷體" w:hAnsi="Cambria Math" w:hint="eastAsia"/>
                </w:rPr>
                <m:t>=</m:t>
              </m:r>
              <m:sSub>
                <m:sSubPr>
                  <m:ctrlPr>
                    <w:rPr>
                      <w:rFonts w:ascii="Cambria Math" w:eastAsia="標楷體" w:hAnsi="Cambria Math"/>
                      <w:i/>
                    </w:rPr>
                  </m:ctrlPr>
                </m:sSubPr>
                <m:e>
                  <m:r>
                    <w:rPr>
                      <w:rFonts w:ascii="Cambria Math" w:eastAsia="標楷體" w:hAnsi="Cambria Math"/>
                    </w:rPr>
                    <m:t>w</m:t>
                  </m:r>
                </m:e>
                <m:sub>
                  <m:r>
                    <w:rPr>
                      <w:rFonts w:ascii="Cambria Math" w:eastAsia="標楷體" w:hAnsi="Cambria Math"/>
                    </w:rPr>
                    <m:t>1</m:t>
                  </m:r>
                </m:sub>
              </m:sSub>
              <m:r>
                <w:rPr>
                  <w:rFonts w:ascii="Cambria Math" w:eastAsia="標楷體" w:hAnsi="Cambria Math"/>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vehicle</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rPr>
                <m:t>+</m:t>
              </m:r>
              <m:sSub>
                <m:sSubPr>
                  <m:ctrlPr>
                    <w:rPr>
                      <w:rFonts w:ascii="Cambria Math" w:eastAsia="標楷體" w:hAnsi="Cambria Math" w:cs="Times New Roman"/>
                      <w:i/>
                    </w:rPr>
                  </m:ctrlPr>
                </m:sSubPr>
                <m:e>
                  <m:r>
                    <w:rPr>
                      <w:rFonts w:ascii="Cambria Math" w:eastAsia="標楷體" w:hAnsi="Cambria Math" w:cs="Times New Roman"/>
                    </w:rPr>
                    <m:t>f</m:t>
                  </m:r>
                  <m:ctrlPr>
                    <w:rPr>
                      <w:rFonts w:ascii="Cambria Math" w:eastAsia="標楷體" w:hAnsi="Cambria Math"/>
                      <w:i/>
                    </w:rPr>
                  </m:ctrlPr>
                </m:e>
                <m:sub>
                  <m:r>
                    <w:rPr>
                      <w:rFonts w:ascii="Cambria Math" w:eastAsia="標楷體" w:hAnsi="Cambria Math" w:cs="Times New Roman"/>
                    </w:rPr>
                    <m:t>travel</m:t>
                  </m:r>
                </m:sub>
              </m:sSub>
              <m:r>
                <w:rPr>
                  <w:rFonts w:ascii="Cambria Math" w:eastAsia="標楷體" w:hAnsi="Cambria Math" w:cs="Times New Roman"/>
                </w:rPr>
                <m:t>(</m:t>
              </m:r>
              <m:r>
                <w:rPr>
                  <w:rFonts w:ascii="Cambria Math" w:eastAsia="標楷體" w:hAnsi="Cambria Math" w:cs="Times New Roman" w:hint="eastAsia"/>
                </w:rPr>
                <m:t>S</m:t>
              </m:r>
              <m:r>
                <w:rPr>
                  <w:rFonts w:ascii="Cambria Math" w:eastAsia="標楷體" w:hAnsi="Cambria Math" w:cs="Times New Roman"/>
                </w:rPr>
                <m:t>)</m:t>
              </m:r>
              <m:r>
                <w:rPr>
                  <w:rFonts w:ascii="Cambria Math" w:hAnsi="Cambria Math"/>
                </w:rPr>
                <m:t>#</m:t>
              </m:r>
              <m:d>
                <m:dPr>
                  <m:ctrlPr>
                    <w:rPr>
                      <w:rFonts w:ascii="Cambria Math" w:hAnsi="Cambria Math" w:cs="Times New Roman"/>
                    </w:rPr>
                  </m:ctrlPr>
                </m:dPr>
                <m:e>
                  <m:r>
                    <m:rPr>
                      <m:nor/>
                    </m:rPr>
                    <w:rPr>
                      <w:rFonts w:ascii="Times New Roman" w:hAnsi="Times New Roman" w:cs="Times New Roman"/>
                    </w:rPr>
                    <m:t>28</m:t>
                  </m:r>
                </m:e>
              </m:d>
            </m:e>
          </m:eqArr>
        </m:oMath>
      </m:oMathPara>
    </w:p>
    <w:p w14:paraId="6500FBE7" w14:textId="118E3868" w:rsidR="005164CD" w:rsidRPr="00ED1053" w:rsidRDefault="005164CD" w:rsidP="009C1CBC">
      <w:pPr>
        <w:spacing w:before="240" w:line="240" w:lineRule="auto"/>
        <w:outlineLvl w:val="1"/>
        <w:rPr>
          <w:rFonts w:ascii="Times New Roman" w:eastAsia="標楷體" w:hAnsi="Times New Roman" w:cs="Times New Roman"/>
          <w:i/>
          <w:iCs/>
        </w:rPr>
      </w:pPr>
      <w:bookmarkStart w:id="21" w:name="_Toc233808506"/>
      <w:bookmarkEnd w:id="20"/>
      <w:r w:rsidRPr="00ED1053">
        <w:rPr>
          <w:rFonts w:ascii="Times New Roman" w:eastAsia="標楷體" w:hAnsi="Times New Roman" w:cs="Times New Roman"/>
          <w:i/>
          <w:iCs/>
        </w:rPr>
        <w:t>3.</w:t>
      </w:r>
      <w:r w:rsidR="00774F47" w:rsidRPr="00ED1053">
        <w:rPr>
          <w:rFonts w:ascii="Times New Roman" w:eastAsia="標楷體" w:hAnsi="Times New Roman" w:cs="Times New Roman" w:hint="eastAsia"/>
          <w:i/>
          <w:iCs/>
        </w:rPr>
        <w:t>5</w:t>
      </w:r>
      <w:r w:rsidRPr="00ED1053">
        <w:rPr>
          <w:rFonts w:ascii="Times New Roman" w:eastAsia="標楷體" w:hAnsi="Times New Roman" w:cs="Times New Roman"/>
          <w:i/>
          <w:iCs/>
        </w:rPr>
        <w:t xml:space="preserve"> </w:t>
      </w:r>
      <w:r w:rsidR="0043401A" w:rsidRPr="00ED1053">
        <w:rPr>
          <w:rFonts w:ascii="Times New Roman" w:eastAsia="標楷體" w:hAnsi="Times New Roman" w:cs="Times New Roman" w:hint="eastAsia"/>
          <w:i/>
          <w:iCs/>
        </w:rPr>
        <w:t xml:space="preserve">Multiple </w:t>
      </w:r>
      <w:r w:rsidR="00A770F9" w:rsidRPr="00ED1053">
        <w:rPr>
          <w:rFonts w:ascii="Times New Roman" w:eastAsia="標楷體" w:hAnsi="Times New Roman" w:cs="Times New Roman" w:hint="eastAsia"/>
          <w:i/>
          <w:iCs/>
        </w:rPr>
        <w:t>a</w:t>
      </w:r>
      <w:r w:rsidR="0043401A" w:rsidRPr="00ED1053">
        <w:rPr>
          <w:rFonts w:ascii="Times New Roman" w:eastAsia="標楷體" w:hAnsi="Times New Roman" w:cs="Times New Roman" w:hint="eastAsia"/>
          <w:i/>
          <w:iCs/>
        </w:rPr>
        <w:t xml:space="preserve">nt </w:t>
      </w:r>
      <w:r w:rsidR="00A770F9" w:rsidRPr="00ED1053">
        <w:rPr>
          <w:rFonts w:ascii="Times New Roman" w:eastAsia="標楷體" w:hAnsi="Times New Roman" w:cs="Times New Roman" w:hint="eastAsia"/>
          <w:i/>
          <w:iCs/>
        </w:rPr>
        <w:t>c</w:t>
      </w:r>
      <w:r w:rsidR="0043401A" w:rsidRPr="00ED1053">
        <w:rPr>
          <w:rFonts w:ascii="Times New Roman" w:eastAsia="標楷體" w:hAnsi="Times New Roman" w:cs="Times New Roman" w:hint="eastAsia"/>
          <w:i/>
          <w:iCs/>
        </w:rPr>
        <w:t xml:space="preserve">olony </w:t>
      </w:r>
      <w:r w:rsidR="00A770F9" w:rsidRPr="00ED1053">
        <w:rPr>
          <w:rFonts w:ascii="Times New Roman" w:eastAsia="標楷體" w:hAnsi="Times New Roman" w:cs="Times New Roman" w:hint="eastAsia"/>
          <w:i/>
          <w:iCs/>
        </w:rPr>
        <w:t>s</w:t>
      </w:r>
      <w:r w:rsidR="0043401A" w:rsidRPr="00ED1053">
        <w:rPr>
          <w:rFonts w:ascii="Times New Roman" w:eastAsia="標楷體" w:hAnsi="Times New Roman" w:cs="Times New Roman" w:hint="eastAsia"/>
          <w:i/>
          <w:iCs/>
        </w:rPr>
        <w:t>ystem</w:t>
      </w:r>
      <w:bookmarkEnd w:id="21"/>
    </w:p>
    <w:p w14:paraId="71CF2B1F" w14:textId="49C988E1" w:rsidR="006F01D8" w:rsidRDefault="00DE3C02" w:rsidP="00450C2E">
      <w:pPr>
        <w:widowControl/>
        <w:spacing w:after="0" w:line="240" w:lineRule="auto"/>
        <w:ind w:firstLine="480"/>
        <w:jc w:val="both"/>
        <w:rPr>
          <w:rFonts w:ascii="Times New Roman" w:eastAsia="標楷體" w:hAnsi="Times New Roman" w:cs="Times New Roman"/>
        </w:rPr>
      </w:pPr>
      <w:r w:rsidRPr="00DE3C02">
        <w:rPr>
          <w:rFonts w:ascii="Times New Roman" w:eastAsia="標楷體" w:hAnsi="Times New Roman" w:cs="Times New Roman"/>
        </w:rPr>
        <w:t xml:space="preserve">MACS is adopted </w:t>
      </w:r>
      <w:proofErr w:type="gramStart"/>
      <w:r w:rsidRPr="00DE3C02">
        <w:rPr>
          <w:rFonts w:ascii="Times New Roman" w:eastAsia="標楷體" w:hAnsi="Times New Roman" w:cs="Times New Roman"/>
        </w:rPr>
        <w:t>for</w:t>
      </w:r>
      <w:proofErr w:type="gramEnd"/>
      <w:r w:rsidRPr="00DE3C02">
        <w:rPr>
          <w:rFonts w:ascii="Times New Roman" w:eastAsia="標楷體" w:hAnsi="Times New Roman" w:cs="Times New Roman"/>
        </w:rPr>
        <w:t xml:space="preserve"> support route planning and integrated with VND for local solution improvement. In MACS, different ant colonies optimize distinct objectives, where ACS-VEI minimizes the number of vehicles and ACS-DIST minimizes the total travel distance. MACS performs global exploration, while VND further improves solution quality through multi-neighborhood search</w:t>
      </w:r>
      <w:r w:rsidR="006F01D8" w:rsidRPr="006F01D8">
        <w:rPr>
          <w:rFonts w:ascii="Times New Roman" w:eastAsia="標楷體" w:hAnsi="Times New Roman" w:cs="Times New Roman"/>
        </w:rPr>
        <w:t>.</w:t>
      </w:r>
    </w:p>
    <w:p w14:paraId="1BFA4A13" w14:textId="19C12FE4" w:rsidR="00C9357E" w:rsidRPr="00A756F0" w:rsidRDefault="00C9357E" w:rsidP="00C9357E">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 xml:space="preserve">The principles and implementation process of </w:t>
      </w:r>
      <w:r w:rsidRPr="00A756F0">
        <w:rPr>
          <w:rFonts w:ascii="Times New Roman" w:eastAsia="標楷體" w:hAnsi="Times New Roman" w:cs="Times New Roman" w:hint="eastAsia"/>
        </w:rPr>
        <w:t>MACS</w:t>
      </w:r>
      <w:r w:rsidRPr="00A756F0">
        <w:rPr>
          <w:rFonts w:ascii="Times New Roman" w:eastAsia="標楷體" w:hAnsi="Times New Roman" w:cs="Times New Roman"/>
        </w:rPr>
        <w:t xml:space="preserve"> are described as follows.</w:t>
      </w:r>
    </w:p>
    <w:p w14:paraId="40ED99F0" w14:textId="4A0776A7" w:rsidR="00E34056" w:rsidRPr="00A756F0" w:rsidRDefault="00E34056" w:rsidP="00E34056">
      <w:pPr>
        <w:pStyle w:val="a9"/>
        <w:widowControl/>
        <w:numPr>
          <w:ilvl w:val="0"/>
          <w:numId w:val="35"/>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ACS-VEI</w:t>
      </w:r>
      <w:r w:rsidR="007F0DC9">
        <w:rPr>
          <w:rFonts w:ascii="Times New Roman" w:eastAsia="標楷體" w:hAnsi="Times New Roman" w:cs="Times New Roman" w:hint="eastAsia"/>
        </w:rPr>
        <w:t>:</w:t>
      </w:r>
    </w:p>
    <w:p w14:paraId="63A0F638" w14:textId="033A6309" w:rsidR="007F0DC9" w:rsidRDefault="00DE3C02" w:rsidP="00E17541">
      <w:pPr>
        <w:widowControl/>
        <w:spacing w:after="0" w:line="240" w:lineRule="auto"/>
        <w:ind w:left="840"/>
        <w:jc w:val="both"/>
        <w:rPr>
          <w:rFonts w:ascii="Times New Roman" w:eastAsia="標楷體" w:hAnsi="Times New Roman" w:cs="Times New Roman"/>
        </w:rPr>
      </w:pPr>
      <w:r w:rsidRPr="00DE3C02">
        <w:rPr>
          <w:rFonts w:ascii="Times New Roman" w:eastAsia="標楷體" w:hAnsi="Times New Roman" w:cs="Times New Roman"/>
        </w:rPr>
        <w:t>The first colony in the MACS framework focuses on minimizing the number of vehicles. It improves customer coverage efficiency during route construction by generating routes through an incremental insertion mechanism and prioritizing less frequently selected customer nodes using a memory mechanism</w:t>
      </w:r>
      <w:r w:rsidR="007F0DC9" w:rsidRPr="007F0DC9">
        <w:rPr>
          <w:rFonts w:ascii="Times New Roman" w:eastAsia="標楷體" w:hAnsi="Times New Roman" w:cs="Times New Roman"/>
        </w:rPr>
        <w:t>.</w:t>
      </w:r>
    </w:p>
    <w:p w14:paraId="0770DE1C" w14:textId="1B5FCFF8" w:rsidR="00E34056" w:rsidRPr="00A756F0" w:rsidRDefault="00E34056" w:rsidP="00E34056">
      <w:pPr>
        <w:pStyle w:val="a9"/>
        <w:widowControl/>
        <w:numPr>
          <w:ilvl w:val="0"/>
          <w:numId w:val="35"/>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hint="eastAsia"/>
        </w:rPr>
        <w:t>ACS-DIST</w:t>
      </w:r>
      <w:r w:rsidR="007F0DC9">
        <w:rPr>
          <w:rFonts w:ascii="Times New Roman" w:eastAsia="標楷體" w:hAnsi="Times New Roman" w:cs="Times New Roman" w:hint="eastAsia"/>
        </w:rPr>
        <w:t>:</w:t>
      </w:r>
    </w:p>
    <w:p w14:paraId="33AC0AED" w14:textId="1919C8A1" w:rsidR="007F0DC9" w:rsidRDefault="00B108E8" w:rsidP="00E17541">
      <w:pPr>
        <w:widowControl/>
        <w:spacing w:after="0" w:line="240" w:lineRule="auto"/>
        <w:ind w:left="840"/>
        <w:jc w:val="both"/>
        <w:rPr>
          <w:rFonts w:ascii="Times New Roman" w:eastAsia="標楷體" w:hAnsi="Times New Roman" w:cs="Times New Roman"/>
        </w:rPr>
      </w:pPr>
      <w:r w:rsidRPr="00B108E8">
        <w:rPr>
          <w:rFonts w:ascii="Times New Roman" w:eastAsia="標楷體" w:hAnsi="Times New Roman" w:cs="Times New Roman"/>
        </w:rPr>
        <w:t>The second colony in the MACS framework focuses on minimizing the total travel distance under a fixed number of vehicles. The solution construction process generates delivery routes, and VND is applied to improve solution quality. At the end of each iteration, candidate solutions are compared with the global best solution to update the best solution and pheromone distribution</w:t>
      </w:r>
      <w:r w:rsidR="007F0DC9" w:rsidRPr="007F0DC9">
        <w:rPr>
          <w:rFonts w:ascii="Times New Roman" w:eastAsia="標楷體" w:hAnsi="Times New Roman" w:cs="Times New Roman"/>
        </w:rPr>
        <w:t>.</w:t>
      </w:r>
    </w:p>
    <w:p w14:paraId="56E33E1F" w14:textId="45BA14C4" w:rsidR="00E34056" w:rsidRPr="00A756F0" w:rsidRDefault="00E34056" w:rsidP="00E34056">
      <w:pPr>
        <w:pStyle w:val="a9"/>
        <w:widowControl/>
        <w:numPr>
          <w:ilvl w:val="0"/>
          <w:numId w:val="35"/>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 xml:space="preserve">Store </w:t>
      </w:r>
      <w:r w:rsidR="00C53C96" w:rsidRPr="00A756F0">
        <w:rPr>
          <w:rFonts w:ascii="Times New Roman" w:eastAsia="標楷體" w:hAnsi="Times New Roman" w:cs="Times New Roman" w:hint="eastAsia"/>
        </w:rPr>
        <w:t>t</w:t>
      </w:r>
      <w:r w:rsidRPr="00A756F0">
        <w:rPr>
          <w:rFonts w:ascii="Times New Roman" w:eastAsia="標楷體" w:hAnsi="Times New Roman" w:cs="Times New Roman"/>
        </w:rPr>
        <w:t xml:space="preserve">ransition </w:t>
      </w:r>
      <w:r w:rsidR="00C53C96" w:rsidRPr="00A756F0">
        <w:rPr>
          <w:rFonts w:ascii="Times New Roman" w:eastAsia="標楷體" w:hAnsi="Times New Roman" w:cs="Times New Roman" w:hint="eastAsia"/>
        </w:rPr>
        <w:t>p</w:t>
      </w:r>
      <w:r w:rsidR="00C53C96" w:rsidRPr="00A756F0">
        <w:rPr>
          <w:rFonts w:ascii="Times New Roman" w:eastAsia="標楷體" w:hAnsi="Times New Roman" w:cs="Times New Roman"/>
        </w:rPr>
        <w:t>robability</w:t>
      </w:r>
      <w:r w:rsidR="007F0DC9">
        <w:rPr>
          <w:rFonts w:ascii="Times New Roman" w:eastAsia="標楷體" w:hAnsi="Times New Roman" w:cs="Times New Roman" w:hint="eastAsia"/>
        </w:rPr>
        <w:t>:</w:t>
      </w:r>
    </w:p>
    <w:p w14:paraId="1D39F847" w14:textId="05421ACF" w:rsidR="00C9372B" w:rsidRDefault="00B22669" w:rsidP="00C53C96">
      <w:pPr>
        <w:widowControl/>
        <w:spacing w:after="0" w:line="240" w:lineRule="auto"/>
        <w:ind w:left="840"/>
        <w:jc w:val="both"/>
        <w:rPr>
          <w:rFonts w:ascii="Times New Roman" w:eastAsia="標楷體" w:hAnsi="Times New Roman" w:cs="Times New Roman"/>
        </w:rPr>
      </w:pPr>
      <w:r w:rsidRPr="00B22669">
        <w:rPr>
          <w:rFonts w:ascii="Times New Roman" w:eastAsia="標楷體" w:hAnsi="Times New Roman" w:cs="Times New Roman"/>
        </w:rPr>
        <w:t>The store selection and route construction process calculates candidate store selection probabilities based on pheromone concentration and distance heuristic information. Equation (29) defines the selection probability, while Equations (30) and (31) define the distance heuristic information and travel cost, respectively. A memory term is incorporated to increase the selection probability of less frequently selected stores and improve search diversity</w:t>
      </w:r>
      <w:r w:rsidR="00C9372B" w:rsidRPr="00C9372B">
        <w:rPr>
          <w:rFonts w:ascii="Times New Roman" w:eastAsia="標楷體" w:hAnsi="Times New Roman" w:cs="Times New Roman"/>
        </w:rPr>
        <w:t>.</w:t>
      </w:r>
    </w:p>
    <w:p w14:paraId="7C81A755" w14:textId="6B6CE987" w:rsidR="00A770F9" w:rsidRPr="00A756F0" w:rsidRDefault="00000000" w:rsidP="00A770F9">
      <w:pPr>
        <w:spacing w:after="0" w:line="240" w:lineRule="auto"/>
        <w:ind w:firstLineChars="200" w:firstLine="480"/>
        <w:jc w:val="center"/>
      </w:pPr>
      <m:oMathPara>
        <m:oMath>
          <m:eqArr>
            <m:eqArrPr>
              <m:maxDist m:val="1"/>
              <m:ctrlPr>
                <w:rPr>
                  <w:rFonts w:ascii="Cambria Math" w:hAnsi="Cambria Math" w:cs="Times New Roman"/>
                  <w:i/>
                </w:rPr>
              </m:ctrlPr>
            </m:eqArrPr>
            <m:e>
              <m:sSubSup>
                <m:sSubSupPr>
                  <m:ctrlPr>
                    <w:rPr>
                      <w:rFonts w:ascii="Cambria Math" w:eastAsia="標楷體" w:hAnsi="Cambria Math" w:cs="Times New Roman"/>
                      <w:i/>
                    </w:rPr>
                  </m:ctrlPr>
                </m:sSubSupPr>
                <m:e>
                  <m:r>
                    <w:rPr>
                      <w:rFonts w:ascii="Cambria Math" w:eastAsia="標楷體" w:hAnsi="Cambria Math" w:cs="Times New Roman"/>
                    </w:rPr>
                    <m:t>p</m:t>
                  </m:r>
                </m:e>
                <m:sub>
                  <m:r>
                    <w:rPr>
                      <w:rFonts w:ascii="Cambria Math" w:eastAsia="標楷體" w:hAnsi="Cambria Math" w:cs="Times New Roman"/>
                    </w:rPr>
                    <m:t>i,j</m:t>
                  </m:r>
                </m:sub>
                <m:sup>
                  <m:r>
                    <w:rPr>
                      <w:rFonts w:ascii="Cambria Math" w:eastAsia="標楷體" w:hAnsi="Cambria Math" w:cs="Times New Roman"/>
                    </w:rPr>
                    <m:t>a</m:t>
                  </m:r>
                </m:sup>
              </m:sSubSup>
              <m:r>
                <w:rPr>
                  <w:rFonts w:ascii="Cambria Math" w:eastAsia="標楷體" w:hAnsi="Cambria Math" w:cs="Times New Roman"/>
                </w:rPr>
                <m:t>=</m:t>
              </m:r>
              <m:f>
                <m:fPr>
                  <m:ctrlPr>
                    <w:rPr>
                      <w:rFonts w:ascii="Cambria Math" w:eastAsia="標楷體" w:hAnsi="Cambria Math" w:cs="Times New Roman"/>
                      <w:i/>
                    </w:rPr>
                  </m:ctrlPr>
                </m:fPr>
                <m:num>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i,j</m:t>
                      </m:r>
                    </m:sub>
                    <m:sup>
                      <m:r>
                        <w:rPr>
                          <w:rFonts w:ascii="Cambria Math" w:eastAsia="標楷體" w:hAnsi="Cambria Math" w:cs="Times New Roman"/>
                        </w:rPr>
                        <m:t>β</m:t>
                      </m:r>
                    </m:sup>
                  </m:sSubSup>
                </m:num>
                <m:den>
                  <m:nary>
                    <m:naryPr>
                      <m:chr m:val="∑"/>
                      <m:supHide m:val="1"/>
                      <m:ctrlPr>
                        <w:rPr>
                          <w:rFonts w:ascii="Cambria Math" w:eastAsia="標楷體" w:hAnsi="Cambria Math" w:cs="Times New Roman"/>
                          <w:i/>
                        </w:rPr>
                      </m:ctrlPr>
                    </m:naryPr>
                    <m:sub>
                      <m:r>
                        <w:rPr>
                          <w:rFonts w:ascii="Cambria Math" w:eastAsia="標楷體" w:hAnsi="Cambria Math" w:cs="Times New Roman"/>
                        </w:rPr>
                        <m:t>z∈</m:t>
                      </m:r>
                      <m:sSubSup>
                        <m:sSubSupPr>
                          <m:ctrlPr>
                            <w:rPr>
                              <w:rFonts w:ascii="Cambria Math" w:eastAsia="標楷體" w:hAnsi="Cambria Math" w:cs="Times New Roman"/>
                              <w:i/>
                            </w:rPr>
                          </m:ctrlPr>
                        </m:sSubSupPr>
                        <m:e>
                          <m:r>
                            <w:rPr>
                              <w:rFonts w:ascii="Cambria Math" w:eastAsia="標楷體" w:hAnsi="Cambria Math" w:cs="Times New Roman"/>
                            </w:rPr>
                            <m:t>N</m:t>
                          </m:r>
                        </m:e>
                        <m:sub>
                          <m:r>
                            <w:rPr>
                              <w:rFonts w:ascii="Cambria Math" w:eastAsia="標楷體" w:hAnsi="Cambria Math" w:cs="Times New Roman"/>
                            </w:rPr>
                            <m:t>i</m:t>
                          </m:r>
                        </m:sub>
                        <m:sup>
                          <m:r>
                            <w:rPr>
                              <w:rFonts w:ascii="Cambria Math" w:eastAsia="標楷體" w:hAnsi="Cambria Math" w:cs="Times New Roman"/>
                            </w:rPr>
                            <m:t>a</m:t>
                          </m:r>
                        </m:sup>
                      </m:sSubSup>
                    </m:sub>
                    <m:sup/>
                    <m:e>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i,z</m:t>
                          </m:r>
                        </m:sub>
                      </m:sSub>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i, z</m:t>
                          </m:r>
                        </m:sub>
                        <m:sup>
                          <m:r>
                            <w:rPr>
                              <w:rFonts w:ascii="Cambria Math" w:eastAsia="標楷體" w:hAnsi="Cambria Math" w:cs="Times New Roman"/>
                            </w:rPr>
                            <m:t>β</m:t>
                          </m:r>
                        </m:sup>
                      </m:sSubSup>
                    </m:e>
                  </m:nary>
                  <m:r>
                    <w:rPr>
                      <w:rFonts w:ascii="Cambria Math" w:eastAsia="標楷體" w:hAnsi="Cambria Math" w:cs="Times New Roman"/>
                    </w:rPr>
                    <m:t xml:space="preserve"> </m:t>
                  </m:r>
                </m:den>
              </m:f>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29</m:t>
                  </m:r>
                </m:e>
              </m:d>
            </m:e>
          </m:eqArr>
        </m:oMath>
      </m:oMathPara>
    </w:p>
    <w:p w14:paraId="14FD6563" w14:textId="10B0AE09" w:rsidR="00A770F9" w:rsidRPr="00A756F0" w:rsidRDefault="00000000" w:rsidP="00A770F9">
      <w:pPr>
        <w:spacing w:after="0" w:line="240" w:lineRule="auto"/>
        <w:ind w:firstLineChars="200" w:firstLine="480"/>
        <w:jc w:val="center"/>
      </w:pPr>
      <m:oMathPara>
        <m:oMath>
          <m:eqArr>
            <m:eqArrPr>
              <m:maxDist m:val="1"/>
              <m:ctrlPr>
                <w:rPr>
                  <w:rFonts w:ascii="Cambria Math" w:hAnsi="Cambria Math"/>
                  <w:i/>
                </w:rPr>
              </m:ctrlPr>
            </m:eqArrPr>
            <m:e>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i,j</m:t>
                  </m:r>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Φ</m:t>
                      </m:r>
                    </m:e>
                    <m:sub>
                      <m:r>
                        <w:rPr>
                          <w:rFonts w:ascii="Cambria Math" w:eastAsia="標楷體" w:hAnsi="Cambria Math" w:cs="Times New Roman"/>
                        </w:rPr>
                        <m:t>i,j</m:t>
                      </m:r>
                    </m:sub>
                  </m:sSub>
                </m:den>
              </m:f>
              <m:r>
                <w:rPr>
                  <w:rFonts w:ascii="Cambria Math" w:hAnsi="Cambria Math"/>
                </w:rPr>
                <m:t>#</m:t>
              </m:r>
              <m:d>
                <m:dPr>
                  <m:ctrlPr>
                    <w:rPr>
                      <w:rFonts w:ascii="Cambria Math" w:hAnsi="Cambria Math"/>
                    </w:rPr>
                  </m:ctrlPr>
                </m:dPr>
                <m:e>
                  <m:r>
                    <m:rPr>
                      <m:nor/>
                    </m:rPr>
                    <w:rPr>
                      <w:rFonts w:ascii="Times New Roman" w:hAnsi="Times New Roman" w:cs="Times New Roman"/>
                    </w:rPr>
                    <m:t>30</m:t>
                  </m:r>
                </m:e>
              </m:d>
            </m:e>
          </m:eqArr>
        </m:oMath>
      </m:oMathPara>
    </w:p>
    <w:p w14:paraId="366EDB93" w14:textId="73578A9E" w:rsidR="00A770F9" w:rsidRPr="00A756F0" w:rsidRDefault="00000000" w:rsidP="00A770F9">
      <w:pPr>
        <w:spacing w:after="0" w:line="240" w:lineRule="auto"/>
        <w:ind w:firstLineChars="200" w:firstLine="480"/>
        <w:jc w:val="center"/>
      </w:pPr>
      <m:oMathPara>
        <m:oMath>
          <m:eqArr>
            <m:eqArrPr>
              <m:maxDist m:val="1"/>
              <m:ctrlPr>
                <w:rPr>
                  <w:rFonts w:ascii="Cambria Math" w:hAnsi="Cambria Math" w:cs="Times New Roman"/>
                  <w:i/>
                </w:rPr>
              </m:ctrlPr>
            </m:eqArrPr>
            <m:e>
              <m:sSub>
                <m:sSubPr>
                  <m:ctrlPr>
                    <w:rPr>
                      <w:rFonts w:ascii="Cambria Math" w:eastAsia="標楷體" w:hAnsi="Cambria Math" w:cs="Times New Roman"/>
                      <w:i/>
                    </w:rPr>
                  </m:ctrlPr>
                </m:sSubPr>
                <m:e>
                  <m:r>
                    <w:rPr>
                      <w:rFonts w:ascii="Cambria Math" w:eastAsia="標楷體" w:hAnsi="Cambria Math" w:cs="Times New Roman"/>
                    </w:rPr>
                    <m:t>Φ</m:t>
                  </m:r>
                </m:e>
                <m:sub>
                  <m:r>
                    <w:rPr>
                      <w:rFonts w:ascii="Cambria Math" w:eastAsia="標楷體" w:hAnsi="Cambria Math" w:cs="Times New Roman"/>
                    </w:rPr>
                    <m:t>i,j</m:t>
                  </m:r>
                </m:sub>
              </m:sSub>
              <m:r>
                <w:rPr>
                  <w:rFonts w:ascii="Cambria Math" w:eastAsia="標楷體" w:hAnsi="Cambria Math" w:cs="Times New Roman"/>
                </w:rPr>
                <m:t>=</m:t>
              </m:r>
              <m:r>
                <m:rPr>
                  <m:sty m:val="p"/>
                </m:rPr>
                <w:rPr>
                  <w:rFonts w:ascii="Cambria Math" w:eastAsia="標楷體" w:hAnsi="Cambria Math" w:cs="Times New Roman"/>
                </w:rPr>
                <m:t>max⁡</m:t>
              </m:r>
              <m:r>
                <w:rPr>
                  <w:rFonts w:ascii="Cambria Math" w:eastAsia="標楷體" w:hAnsi="Cambria Math" w:cs="Times New Roman"/>
                </w:rPr>
                <m:t xml:space="preserve">(1.0, </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eastAsia="標楷體" w:hAnsi="Cambria Math" w:cs="Times New Roman"/>
                </w:rPr>
                <m:t>-I</m:t>
              </m:r>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j</m:t>
                  </m:r>
                </m:sub>
              </m:sSub>
              <m:r>
                <w:rPr>
                  <w:rFonts w:ascii="Cambria Math" w:eastAsia="標楷體" w:hAnsi="Cambria Math" w:cs="Times New Roman"/>
                </w:rPr>
                <m:t>)</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31</m:t>
                  </m:r>
                </m:e>
              </m:d>
            </m:e>
          </m:eqArr>
        </m:oMath>
      </m:oMathPara>
    </w:p>
    <w:p w14:paraId="2BA37B47" w14:textId="4697348B" w:rsidR="00E17541" w:rsidRPr="00A756F0" w:rsidRDefault="00E17541" w:rsidP="00E17541">
      <w:pPr>
        <w:pStyle w:val="a9"/>
        <w:widowControl/>
        <w:numPr>
          <w:ilvl w:val="0"/>
          <w:numId w:val="35"/>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t xml:space="preserve">Pheromone </w:t>
      </w:r>
      <w:r w:rsidR="00C53C96" w:rsidRPr="00A756F0">
        <w:rPr>
          <w:rFonts w:ascii="Times New Roman" w:eastAsia="標楷體" w:hAnsi="Times New Roman" w:cs="Times New Roman" w:hint="eastAsia"/>
        </w:rPr>
        <w:t>i</w:t>
      </w:r>
      <w:r w:rsidRPr="00A756F0">
        <w:rPr>
          <w:rFonts w:ascii="Times New Roman" w:eastAsia="標楷體" w:hAnsi="Times New Roman" w:cs="Times New Roman"/>
        </w:rPr>
        <w:t xml:space="preserve">nitialization and </w:t>
      </w:r>
      <w:r w:rsidR="00C53C96" w:rsidRPr="00A756F0">
        <w:rPr>
          <w:rFonts w:ascii="Times New Roman" w:eastAsia="標楷體" w:hAnsi="Times New Roman" w:cs="Times New Roman" w:hint="eastAsia"/>
        </w:rPr>
        <w:t>u</w:t>
      </w:r>
      <w:r w:rsidRPr="00A756F0">
        <w:rPr>
          <w:rFonts w:ascii="Times New Roman" w:eastAsia="標楷體" w:hAnsi="Times New Roman" w:cs="Times New Roman"/>
        </w:rPr>
        <w:t>pdate</w:t>
      </w:r>
    </w:p>
    <w:p w14:paraId="611193F7" w14:textId="3D564F9C" w:rsidR="00BF2AE8" w:rsidRDefault="00636E6A" w:rsidP="000E37B5">
      <w:pPr>
        <w:widowControl/>
        <w:spacing w:after="0" w:line="240" w:lineRule="auto"/>
        <w:ind w:left="840"/>
        <w:jc w:val="both"/>
        <w:rPr>
          <w:rFonts w:ascii="Times New Roman" w:eastAsia="標楷體" w:hAnsi="Times New Roman" w:cs="Times New Roman"/>
        </w:rPr>
      </w:pPr>
      <w:r w:rsidRPr="00636E6A">
        <w:rPr>
          <w:rFonts w:ascii="Times New Roman" w:eastAsia="標楷體" w:hAnsi="Times New Roman" w:cs="Times New Roman"/>
        </w:rPr>
        <w:t>The pheromone initialization and update mechanisms in the support route planning stage follow the same design as HACO. Equation (23) defines the initial pheromone value. Local and global pheromone updates are performed using Equations (24) and (25), respectively, to maintain search diversity and enhance high-quality paths. Equation (26) defines the pheromone increment based on the objective value</w:t>
      </w:r>
      <w:r w:rsidR="00BF2AE8" w:rsidRPr="00BF2AE8">
        <w:rPr>
          <w:rFonts w:ascii="Times New Roman" w:eastAsia="標楷體" w:hAnsi="Times New Roman" w:cs="Times New Roman"/>
        </w:rPr>
        <w:t>.</w:t>
      </w:r>
    </w:p>
    <w:p w14:paraId="29EAB867" w14:textId="6C19BFFF" w:rsidR="00E17541" w:rsidRPr="00A756F0" w:rsidRDefault="00E17541" w:rsidP="00E34056">
      <w:pPr>
        <w:pStyle w:val="a9"/>
        <w:widowControl/>
        <w:numPr>
          <w:ilvl w:val="0"/>
          <w:numId w:val="35"/>
        </w:numPr>
        <w:spacing w:after="0" w:line="240" w:lineRule="auto"/>
        <w:jc w:val="both"/>
        <w:rPr>
          <w:rFonts w:ascii="Times New Roman" w:eastAsia="標楷體" w:hAnsi="Times New Roman" w:cs="Times New Roman"/>
        </w:rPr>
      </w:pPr>
      <w:r w:rsidRPr="00A756F0">
        <w:rPr>
          <w:rFonts w:ascii="Times New Roman" w:eastAsia="標楷體" w:hAnsi="Times New Roman" w:cs="Times New Roman"/>
        </w:rPr>
        <w:lastRenderedPageBreak/>
        <w:t xml:space="preserve">Variable </w:t>
      </w:r>
      <w:r w:rsidR="00C53C96" w:rsidRPr="00A756F0">
        <w:rPr>
          <w:rFonts w:ascii="Times New Roman" w:eastAsia="標楷體" w:hAnsi="Times New Roman" w:cs="Times New Roman" w:hint="eastAsia"/>
        </w:rPr>
        <w:t>n</w:t>
      </w:r>
      <w:r w:rsidRPr="00A756F0">
        <w:rPr>
          <w:rFonts w:ascii="Times New Roman" w:eastAsia="標楷體" w:hAnsi="Times New Roman" w:cs="Times New Roman"/>
        </w:rPr>
        <w:t xml:space="preserve">eighborhood </w:t>
      </w:r>
      <w:r w:rsidR="00C53C96" w:rsidRPr="00A756F0">
        <w:rPr>
          <w:rFonts w:ascii="Times New Roman" w:eastAsia="標楷體" w:hAnsi="Times New Roman" w:cs="Times New Roman" w:hint="eastAsia"/>
        </w:rPr>
        <w:t>d</w:t>
      </w:r>
      <w:r w:rsidRPr="00A756F0">
        <w:rPr>
          <w:rFonts w:ascii="Times New Roman" w:eastAsia="標楷體" w:hAnsi="Times New Roman" w:cs="Times New Roman"/>
        </w:rPr>
        <w:t>escent</w:t>
      </w:r>
    </w:p>
    <w:p w14:paraId="239ADFB9" w14:textId="3E7E7D5D" w:rsidR="00BF2AE8" w:rsidRDefault="00DF64B3" w:rsidP="00434E30">
      <w:pPr>
        <w:widowControl/>
        <w:spacing w:after="0" w:line="240" w:lineRule="auto"/>
        <w:ind w:left="840"/>
        <w:jc w:val="both"/>
        <w:rPr>
          <w:rFonts w:ascii="Times New Roman" w:eastAsia="標楷體" w:hAnsi="Times New Roman" w:cs="Times New Roman"/>
        </w:rPr>
      </w:pPr>
      <w:r w:rsidRPr="00DF64B3">
        <w:rPr>
          <w:rFonts w:ascii="Times New Roman" w:eastAsia="標楷體" w:hAnsi="Times New Roman" w:cs="Times New Roman"/>
        </w:rPr>
        <w:t>VND is integrated into ACS-DIST to improve support route planning. Since ACS-DIST may converge to local optima due to pheromone accumulation, VND is applied to enhance solution quality. The VND procedure follows the neighborhood search mechanism described in HACO, and the k-</w:t>
      </w:r>
      <w:proofErr w:type="spellStart"/>
      <w:r w:rsidRPr="00DF64B3">
        <w:rPr>
          <w:rFonts w:ascii="Times New Roman" w:eastAsia="標楷體" w:hAnsi="Times New Roman" w:cs="Times New Roman"/>
        </w:rPr>
        <w:t>th</w:t>
      </w:r>
      <w:proofErr w:type="spellEnd"/>
      <w:r w:rsidRPr="00DF64B3">
        <w:rPr>
          <w:rFonts w:ascii="Times New Roman" w:eastAsia="標楷體" w:hAnsi="Times New Roman" w:cs="Times New Roman"/>
        </w:rPr>
        <w:t xml:space="preserve"> neighborhood solution set is defined in Equation (27)</w:t>
      </w:r>
      <w:r w:rsidR="00BF2AE8" w:rsidRPr="00BF2AE8">
        <w:rPr>
          <w:rFonts w:ascii="Times New Roman" w:eastAsia="標楷體" w:hAnsi="Times New Roman" w:cs="Times New Roman"/>
        </w:rPr>
        <w:t>.</w:t>
      </w:r>
    </w:p>
    <w:p w14:paraId="2D741515" w14:textId="1607D602" w:rsidR="009D446E" w:rsidRPr="00A756F0" w:rsidRDefault="003D688F" w:rsidP="000E23C8">
      <w:pPr>
        <w:spacing w:before="240" w:line="240" w:lineRule="auto"/>
        <w:outlineLvl w:val="0"/>
        <w:rPr>
          <w:rFonts w:ascii="Times New Roman" w:eastAsia="標楷體" w:hAnsi="Times New Roman" w:cs="Times New Roman"/>
          <w:b/>
          <w:bCs/>
        </w:rPr>
      </w:pPr>
      <w:r w:rsidRPr="00A756F0">
        <w:rPr>
          <w:rFonts w:ascii="Times New Roman" w:eastAsia="標楷體" w:hAnsi="Times New Roman" w:cs="Times New Roman" w:hint="eastAsia"/>
          <w:b/>
          <w:bCs/>
        </w:rPr>
        <w:t xml:space="preserve">4. </w:t>
      </w:r>
      <w:r w:rsidR="00DB1928" w:rsidRPr="00A756F0">
        <w:rPr>
          <w:rFonts w:ascii="Times New Roman" w:eastAsia="標楷體" w:hAnsi="Times New Roman" w:cs="Times New Roman" w:hint="eastAsia"/>
          <w:b/>
          <w:bCs/>
        </w:rPr>
        <w:t>Experimental results and analysis</w:t>
      </w:r>
    </w:p>
    <w:p w14:paraId="3ADEA3DD" w14:textId="2B34DF2D" w:rsidR="00FA7E0D" w:rsidRPr="00ED1053" w:rsidRDefault="006257EB" w:rsidP="00434E30">
      <w:pPr>
        <w:widowControl/>
        <w:spacing w:before="240" w:line="240" w:lineRule="auto"/>
        <w:outlineLvl w:val="1"/>
        <w:rPr>
          <w:rFonts w:ascii="Times New Roman" w:eastAsia="標楷體" w:hAnsi="Times New Roman" w:cs="Times New Roman"/>
          <w:i/>
          <w:iCs/>
        </w:rPr>
      </w:pPr>
      <w:bookmarkStart w:id="22" w:name="_Toc233808514"/>
      <w:r w:rsidRPr="00ED1053">
        <w:rPr>
          <w:rFonts w:ascii="Times New Roman" w:eastAsia="標楷體" w:hAnsi="Times New Roman" w:cs="Times New Roman" w:hint="eastAsia"/>
          <w:i/>
          <w:iCs/>
        </w:rPr>
        <w:t>4.1</w:t>
      </w:r>
      <w:r w:rsidR="00607F1B" w:rsidRPr="00ED1053">
        <w:rPr>
          <w:rFonts w:ascii="Times New Roman" w:eastAsia="標楷體" w:hAnsi="Times New Roman" w:cs="Times New Roman" w:hint="eastAsia"/>
          <w:i/>
          <w:iCs/>
        </w:rPr>
        <w:t xml:space="preserve"> </w:t>
      </w:r>
      <w:bookmarkEnd w:id="22"/>
      <w:r w:rsidR="003D688F" w:rsidRPr="00ED1053">
        <w:rPr>
          <w:rFonts w:ascii="Times New Roman" w:eastAsia="標楷體" w:hAnsi="Times New Roman" w:cs="Times New Roman"/>
          <w:i/>
          <w:iCs/>
        </w:rPr>
        <w:t xml:space="preserve">Experimental </w:t>
      </w:r>
      <w:r w:rsidR="00DB1928" w:rsidRPr="00ED1053">
        <w:rPr>
          <w:rFonts w:ascii="Times New Roman" w:eastAsia="標楷體" w:hAnsi="Times New Roman" w:cs="Times New Roman" w:hint="eastAsia"/>
          <w:i/>
          <w:iCs/>
        </w:rPr>
        <w:t>e</w:t>
      </w:r>
      <w:r w:rsidR="003D688F" w:rsidRPr="00ED1053">
        <w:rPr>
          <w:rFonts w:ascii="Times New Roman" w:eastAsia="標楷體" w:hAnsi="Times New Roman" w:cs="Times New Roman"/>
          <w:i/>
          <w:iCs/>
        </w:rPr>
        <w:t>nvironment</w:t>
      </w:r>
    </w:p>
    <w:p w14:paraId="67EDF88A" w14:textId="26629951" w:rsidR="006257EB" w:rsidRPr="00A756F0" w:rsidRDefault="003D688F" w:rsidP="00450C2E">
      <w:pPr>
        <w:widowControl/>
        <w:spacing w:after="0" w:line="240" w:lineRule="auto"/>
        <w:ind w:firstLine="480"/>
        <w:rPr>
          <w:rFonts w:ascii="Times New Roman" w:eastAsia="標楷體" w:hAnsi="Times New Roman" w:cs="Times New Roman"/>
        </w:rPr>
      </w:pPr>
      <w:r w:rsidRPr="00A756F0">
        <w:rPr>
          <w:rFonts w:ascii="Times New Roman" w:eastAsia="標楷體" w:hAnsi="Times New Roman" w:cs="Times New Roman"/>
        </w:rPr>
        <w:t>The specifications of the experimental equipment used in this study are shown in</w:t>
      </w:r>
      <w:r w:rsidRPr="00A756F0">
        <w:rPr>
          <w:rFonts w:ascii="Times New Roman" w:eastAsia="標楷體" w:hAnsi="Times New Roman" w:cs="Times New Roman" w:hint="eastAsia"/>
        </w:rPr>
        <w:t xml:space="preserve"> </w:t>
      </w:r>
      <w:r w:rsidRPr="001F6ECE">
        <w:rPr>
          <w:rFonts w:ascii="Times New Roman" w:eastAsia="標楷體" w:hAnsi="Times New Roman" w:cs="Times New Roman"/>
        </w:rPr>
        <w:fldChar w:fldCharType="begin"/>
      </w:r>
      <w:r w:rsidRPr="001F6ECE">
        <w:rPr>
          <w:rFonts w:ascii="Times New Roman" w:eastAsia="標楷體" w:hAnsi="Times New Roman" w:cs="Times New Roman"/>
        </w:rPr>
        <w:instrText xml:space="preserve"> </w:instrText>
      </w:r>
      <w:r w:rsidRPr="001F6ECE">
        <w:rPr>
          <w:rFonts w:ascii="Times New Roman" w:eastAsia="標楷體" w:hAnsi="Times New Roman" w:cs="Times New Roman" w:hint="eastAsia"/>
        </w:rPr>
        <w:instrText>REF _Ref234405879 \h</w:instrText>
      </w:r>
      <w:r w:rsidRPr="001F6ECE">
        <w:rPr>
          <w:rFonts w:ascii="Times New Roman" w:eastAsia="標楷體" w:hAnsi="Times New Roman" w:cs="Times New Roman"/>
        </w:rPr>
        <w:instrText xml:space="preserve"> </w:instrText>
      </w:r>
      <w:r w:rsidR="00DF0AAE" w:rsidRPr="001F6ECE">
        <w:rPr>
          <w:rFonts w:ascii="Times New Roman" w:eastAsia="標楷體" w:hAnsi="Times New Roman" w:cs="Times New Roman"/>
        </w:rPr>
        <w:instrText xml:space="preserve"> \* MERGEFORMAT </w:instrText>
      </w:r>
      <w:r w:rsidRPr="001F6ECE">
        <w:rPr>
          <w:rFonts w:ascii="Times New Roman" w:eastAsia="標楷體" w:hAnsi="Times New Roman" w:cs="Times New Roman"/>
        </w:rPr>
      </w:r>
      <w:r w:rsidRPr="001F6ECE">
        <w:rPr>
          <w:rFonts w:ascii="Times New Roman" w:eastAsia="標楷體" w:hAnsi="Times New Roman" w:cs="Times New Roman"/>
        </w:rPr>
        <w:fldChar w:fldCharType="separate"/>
      </w:r>
      <w:r w:rsidRPr="001F6ECE">
        <w:rPr>
          <w:rFonts w:ascii="Times New Roman" w:hAnsi="Times New Roman" w:cs="Times New Roman"/>
        </w:rPr>
        <w:t xml:space="preserve">Table </w:t>
      </w:r>
      <w:r w:rsidRPr="001F6ECE">
        <w:rPr>
          <w:rFonts w:ascii="Times New Roman" w:hAnsi="Times New Roman" w:cs="Times New Roman"/>
          <w:noProof/>
        </w:rPr>
        <w:t>1</w:t>
      </w:r>
      <w:r w:rsidRPr="001F6ECE">
        <w:rPr>
          <w:rFonts w:ascii="Times New Roman" w:eastAsia="標楷體" w:hAnsi="Times New Roman" w:cs="Times New Roman"/>
        </w:rPr>
        <w:fldChar w:fldCharType="end"/>
      </w:r>
      <w:r w:rsidR="00A756F0">
        <w:rPr>
          <w:rFonts w:ascii="Times New Roman" w:eastAsia="標楷體" w:hAnsi="Times New Roman" w:cs="Times New Roman" w:hint="eastAsia"/>
        </w:rPr>
        <w:t>.</w:t>
      </w:r>
    </w:p>
    <w:p w14:paraId="3F36B09D" w14:textId="48F07EC6" w:rsidR="006257EB" w:rsidRDefault="003D688F" w:rsidP="004A4137">
      <w:pPr>
        <w:pStyle w:val="af6"/>
        <w:spacing w:before="240" w:line="240" w:lineRule="auto"/>
        <w:jc w:val="center"/>
        <w:rPr>
          <w:rFonts w:ascii="Times New Roman" w:eastAsia="標楷體" w:hAnsi="Times New Roman" w:cs="Times New Roman"/>
          <w:sz w:val="24"/>
          <w:szCs w:val="24"/>
        </w:rPr>
      </w:pPr>
      <w:bookmarkStart w:id="23" w:name="_Ref234405879"/>
      <w:bookmarkStart w:id="24" w:name="_Ref234325628"/>
      <w:bookmarkStart w:id="25" w:name="_Ref234325623"/>
      <w:r w:rsidRPr="00A756F0">
        <w:rPr>
          <w:rFonts w:ascii="Times New Roman" w:hAnsi="Times New Roman" w:cs="Times New Roman"/>
          <w:b/>
          <w:bCs/>
          <w:sz w:val="24"/>
          <w:szCs w:val="24"/>
        </w:rPr>
        <w:t xml:space="preserve">Table </w:t>
      </w:r>
      <w:r w:rsidRPr="00A756F0">
        <w:rPr>
          <w:rFonts w:ascii="Times New Roman" w:hAnsi="Times New Roman" w:cs="Times New Roman"/>
          <w:b/>
          <w:bCs/>
          <w:sz w:val="24"/>
          <w:szCs w:val="24"/>
        </w:rPr>
        <w:fldChar w:fldCharType="begin"/>
      </w:r>
      <w:r w:rsidRPr="00A756F0">
        <w:rPr>
          <w:rFonts w:ascii="Times New Roman" w:hAnsi="Times New Roman" w:cs="Times New Roman"/>
          <w:b/>
          <w:bCs/>
          <w:sz w:val="24"/>
          <w:szCs w:val="24"/>
        </w:rPr>
        <w:instrText xml:space="preserve"> SEQ Table \* ARABIC </w:instrText>
      </w:r>
      <w:r w:rsidRPr="00A756F0">
        <w:rPr>
          <w:rFonts w:ascii="Times New Roman" w:hAnsi="Times New Roman" w:cs="Times New Roman"/>
          <w:b/>
          <w:bCs/>
          <w:sz w:val="24"/>
          <w:szCs w:val="24"/>
        </w:rPr>
        <w:fldChar w:fldCharType="separate"/>
      </w:r>
      <w:r w:rsidRPr="00A756F0">
        <w:rPr>
          <w:rFonts w:ascii="Times New Roman" w:hAnsi="Times New Roman" w:cs="Times New Roman"/>
          <w:b/>
          <w:bCs/>
          <w:noProof/>
          <w:sz w:val="24"/>
          <w:szCs w:val="24"/>
        </w:rPr>
        <w:t>1</w:t>
      </w:r>
      <w:r w:rsidRPr="00A756F0">
        <w:rPr>
          <w:rFonts w:ascii="Times New Roman" w:hAnsi="Times New Roman" w:cs="Times New Roman"/>
          <w:b/>
          <w:bCs/>
          <w:sz w:val="24"/>
          <w:szCs w:val="24"/>
        </w:rPr>
        <w:fldChar w:fldCharType="end"/>
      </w:r>
      <w:bookmarkEnd w:id="23"/>
      <w:bookmarkEnd w:id="24"/>
      <w:r w:rsidRPr="00A756F0">
        <w:rPr>
          <w:rFonts w:ascii="Times New Roman" w:hAnsi="Times New Roman" w:cs="Times New Roman"/>
          <w:b/>
          <w:bCs/>
          <w:sz w:val="24"/>
          <w:szCs w:val="24"/>
        </w:rPr>
        <w:t xml:space="preserve">. </w:t>
      </w:r>
      <w:r w:rsidRPr="00A756F0">
        <w:rPr>
          <w:rFonts w:ascii="Times New Roman" w:eastAsia="標楷體" w:hAnsi="Times New Roman" w:cs="Times New Roman"/>
          <w:sz w:val="24"/>
          <w:szCs w:val="24"/>
        </w:rPr>
        <w:t>Experimental equipment specifications</w:t>
      </w:r>
      <w:r w:rsidRPr="00A756F0">
        <w:rPr>
          <w:rFonts w:ascii="Times New Roman" w:eastAsia="標楷體" w:hAnsi="Times New Roman" w:cs="Times New Roman" w:hint="eastAsia"/>
          <w:sz w:val="24"/>
          <w:szCs w:val="24"/>
        </w:rPr>
        <w:t>.</w:t>
      </w:r>
      <w:bookmarkEnd w:id="25"/>
    </w:p>
    <w:tbl>
      <w:tblPr>
        <w:tblStyle w:val="ae"/>
        <w:tblW w:w="0" w:type="auto"/>
        <w:tblLook w:val="04A0" w:firstRow="1" w:lastRow="0" w:firstColumn="1" w:lastColumn="0" w:noHBand="0" w:noVBand="1"/>
      </w:tblPr>
      <w:tblGrid>
        <w:gridCol w:w="3544"/>
        <w:gridCol w:w="6084"/>
      </w:tblGrid>
      <w:tr w:rsidR="004A4137" w14:paraId="237233E8" w14:textId="77777777" w:rsidTr="004A4137">
        <w:trPr>
          <w:cnfStyle w:val="100000000000" w:firstRow="1" w:lastRow="0" w:firstColumn="0" w:lastColumn="0" w:oddVBand="0" w:evenVBand="0" w:oddHBand="0" w:evenHBand="0" w:firstRowFirstColumn="0" w:firstRowLastColumn="0" w:lastRowFirstColumn="0" w:lastRowLastColumn="0"/>
        </w:trPr>
        <w:tc>
          <w:tcPr>
            <w:tcW w:w="3544" w:type="dxa"/>
            <w:vAlign w:val="center"/>
          </w:tcPr>
          <w:p w14:paraId="574FE955" w14:textId="24CA7E80" w:rsidR="004A4137" w:rsidRDefault="004A4137" w:rsidP="004A4137">
            <w:r w:rsidRPr="00A756F0">
              <w:rPr>
                <w:rFonts w:ascii="Times New Roman" w:eastAsia="標楷體" w:hAnsi="Times New Roman" w:cs="Times New Roman" w:hint="eastAsia"/>
              </w:rPr>
              <w:t>Component</w:t>
            </w:r>
          </w:p>
        </w:tc>
        <w:tc>
          <w:tcPr>
            <w:tcW w:w="6084" w:type="dxa"/>
            <w:vAlign w:val="center"/>
          </w:tcPr>
          <w:p w14:paraId="2FB73B7F" w14:textId="72F3FE23" w:rsidR="004A4137" w:rsidRDefault="004A4137" w:rsidP="004A4137">
            <w:r w:rsidRPr="00A756F0">
              <w:rPr>
                <w:rFonts w:ascii="Times New Roman" w:eastAsia="標楷體" w:hAnsi="Times New Roman" w:cs="Times New Roman" w:hint="eastAsia"/>
              </w:rPr>
              <w:t>Specification</w:t>
            </w:r>
          </w:p>
        </w:tc>
      </w:tr>
      <w:tr w:rsidR="004A4137" w14:paraId="27269EDA" w14:textId="77777777" w:rsidTr="004A4137">
        <w:tc>
          <w:tcPr>
            <w:tcW w:w="3544" w:type="dxa"/>
            <w:vAlign w:val="center"/>
          </w:tcPr>
          <w:p w14:paraId="725EB7B4" w14:textId="5C11EBD6" w:rsidR="004A4137" w:rsidRDefault="004A4137" w:rsidP="004A4137">
            <w:r w:rsidRPr="00A756F0">
              <w:rPr>
                <w:rFonts w:ascii="Times New Roman" w:eastAsia="標楷體" w:hAnsi="Times New Roman" w:cs="Times New Roman" w:hint="eastAsia"/>
              </w:rPr>
              <w:t>OS</w:t>
            </w:r>
          </w:p>
        </w:tc>
        <w:tc>
          <w:tcPr>
            <w:tcW w:w="6084" w:type="dxa"/>
            <w:vAlign w:val="center"/>
          </w:tcPr>
          <w:p w14:paraId="36BA60F6" w14:textId="55EEF512" w:rsidR="004A4137" w:rsidRDefault="004A4137" w:rsidP="004A4137">
            <w:r w:rsidRPr="00A756F0">
              <w:rPr>
                <w:rFonts w:ascii="Times New Roman" w:eastAsia="標楷體" w:hAnsi="Times New Roman" w:cs="Times New Roman" w:hint="eastAsia"/>
              </w:rPr>
              <w:t>Windows 11</w:t>
            </w:r>
          </w:p>
        </w:tc>
      </w:tr>
      <w:tr w:rsidR="004A4137" w14:paraId="404566E8" w14:textId="77777777" w:rsidTr="004A4137">
        <w:tc>
          <w:tcPr>
            <w:tcW w:w="3544" w:type="dxa"/>
            <w:vAlign w:val="center"/>
          </w:tcPr>
          <w:p w14:paraId="531867D6" w14:textId="435E2590" w:rsidR="004A4137" w:rsidRDefault="004A4137" w:rsidP="004A4137">
            <w:r w:rsidRPr="00A756F0">
              <w:rPr>
                <w:rFonts w:ascii="Times New Roman" w:eastAsia="標楷體" w:hAnsi="Times New Roman" w:cs="Times New Roman" w:hint="eastAsia"/>
              </w:rPr>
              <w:t>CPU</w:t>
            </w:r>
          </w:p>
        </w:tc>
        <w:tc>
          <w:tcPr>
            <w:tcW w:w="6084" w:type="dxa"/>
            <w:vAlign w:val="center"/>
          </w:tcPr>
          <w:p w14:paraId="6A5454C8" w14:textId="5118F143" w:rsidR="004A4137" w:rsidRDefault="004A4137" w:rsidP="004A4137">
            <w:r w:rsidRPr="00A756F0">
              <w:rPr>
                <w:rFonts w:ascii="Times New Roman" w:eastAsia="標楷體" w:hAnsi="Times New Roman" w:cs="Times New Roman" w:hint="eastAsia"/>
              </w:rPr>
              <w:t>Intel® Core</w:t>
            </w:r>
            <w:r w:rsidRPr="00A756F0">
              <w:rPr>
                <w:rFonts w:ascii="Times New Roman" w:eastAsia="標楷體" w:hAnsi="Times New Roman" w:cs="Times New Roman" w:hint="eastAsia"/>
              </w:rPr>
              <w:t>™</w:t>
            </w:r>
            <w:r w:rsidRPr="00A756F0">
              <w:rPr>
                <w:rFonts w:ascii="Times New Roman" w:eastAsia="標楷體" w:hAnsi="Times New Roman" w:cs="Times New Roman" w:hint="eastAsia"/>
              </w:rPr>
              <w:t xml:space="preserve"> i7-13700 5.20 GHz</w:t>
            </w:r>
          </w:p>
        </w:tc>
      </w:tr>
      <w:tr w:rsidR="004A4137" w14:paraId="6BD15292" w14:textId="77777777" w:rsidTr="004A4137">
        <w:tc>
          <w:tcPr>
            <w:tcW w:w="3544" w:type="dxa"/>
            <w:vAlign w:val="center"/>
          </w:tcPr>
          <w:p w14:paraId="3CA13877" w14:textId="312823A9" w:rsidR="004A4137" w:rsidRDefault="004A4137" w:rsidP="004A4137">
            <w:r w:rsidRPr="00A756F0">
              <w:rPr>
                <w:rFonts w:ascii="Times New Roman" w:eastAsia="標楷體" w:hAnsi="Times New Roman" w:cs="Times New Roman" w:hint="eastAsia"/>
              </w:rPr>
              <w:t>GPU</w:t>
            </w:r>
          </w:p>
        </w:tc>
        <w:tc>
          <w:tcPr>
            <w:tcW w:w="6084" w:type="dxa"/>
            <w:vAlign w:val="center"/>
          </w:tcPr>
          <w:p w14:paraId="10000520" w14:textId="24263351" w:rsidR="004A4137" w:rsidRDefault="004A4137" w:rsidP="004A4137">
            <w:r w:rsidRPr="00A756F0">
              <w:rPr>
                <w:rFonts w:ascii="Times New Roman" w:eastAsia="標楷體" w:hAnsi="Times New Roman" w:cs="Times New Roman"/>
              </w:rPr>
              <w:t>Intel® UHD</w:t>
            </w:r>
            <w:r w:rsidRPr="00A756F0">
              <w:rPr>
                <w:rFonts w:ascii="Times New Roman" w:eastAsia="標楷體" w:hAnsi="Times New Roman" w:cs="Times New Roman" w:hint="eastAsia"/>
              </w:rPr>
              <w:t xml:space="preserve"> graphics 770</w:t>
            </w:r>
          </w:p>
        </w:tc>
      </w:tr>
      <w:tr w:rsidR="004A4137" w14:paraId="379B0C7A" w14:textId="77777777" w:rsidTr="004A4137">
        <w:tc>
          <w:tcPr>
            <w:tcW w:w="3544" w:type="dxa"/>
            <w:vAlign w:val="center"/>
          </w:tcPr>
          <w:p w14:paraId="21B54332" w14:textId="2FF67DDC" w:rsidR="004A4137" w:rsidRDefault="004A4137" w:rsidP="004A4137">
            <w:r w:rsidRPr="00A756F0">
              <w:rPr>
                <w:rFonts w:ascii="Times New Roman" w:eastAsia="標楷體" w:hAnsi="Times New Roman" w:cs="Times New Roman" w:hint="eastAsia"/>
              </w:rPr>
              <w:t>RAM</w:t>
            </w:r>
          </w:p>
        </w:tc>
        <w:tc>
          <w:tcPr>
            <w:tcW w:w="6084" w:type="dxa"/>
            <w:vAlign w:val="center"/>
          </w:tcPr>
          <w:p w14:paraId="41DF8917" w14:textId="529AF77D" w:rsidR="004A4137" w:rsidRDefault="004A4137" w:rsidP="004A4137">
            <w:r w:rsidRPr="00A756F0">
              <w:rPr>
                <w:rFonts w:ascii="Times New Roman" w:eastAsia="標楷體" w:hAnsi="Times New Roman" w:cs="Times New Roman" w:hint="eastAsia"/>
              </w:rPr>
              <w:t>24GB</w:t>
            </w:r>
          </w:p>
        </w:tc>
      </w:tr>
      <w:tr w:rsidR="004A4137" w14:paraId="4611E4CD" w14:textId="77777777" w:rsidTr="004A4137">
        <w:tc>
          <w:tcPr>
            <w:tcW w:w="3544" w:type="dxa"/>
            <w:vAlign w:val="center"/>
          </w:tcPr>
          <w:p w14:paraId="523A64FC" w14:textId="026EDBE4" w:rsidR="004A4137" w:rsidRDefault="004A4137" w:rsidP="004A4137">
            <w:r w:rsidRPr="00A756F0">
              <w:rPr>
                <w:rFonts w:ascii="Times New Roman" w:eastAsia="標楷體" w:hAnsi="Times New Roman" w:cs="Times New Roman" w:hint="eastAsia"/>
              </w:rPr>
              <w:t>HDD</w:t>
            </w:r>
          </w:p>
        </w:tc>
        <w:tc>
          <w:tcPr>
            <w:tcW w:w="6084" w:type="dxa"/>
            <w:vAlign w:val="center"/>
          </w:tcPr>
          <w:p w14:paraId="2540E806" w14:textId="089F75D0" w:rsidR="004A4137" w:rsidRDefault="004A4137" w:rsidP="004A4137">
            <w:r w:rsidRPr="00A756F0">
              <w:rPr>
                <w:rFonts w:ascii="Times New Roman" w:eastAsia="標楷體" w:hAnsi="Times New Roman" w:cs="Times New Roman" w:hint="eastAsia"/>
              </w:rPr>
              <w:t>1TB SSD</w:t>
            </w:r>
          </w:p>
        </w:tc>
      </w:tr>
    </w:tbl>
    <w:p w14:paraId="64E1B055" w14:textId="6A2E5BFF" w:rsidR="004D70E2" w:rsidRPr="00ED1053" w:rsidRDefault="004D70E2" w:rsidP="000E23C8">
      <w:pPr>
        <w:widowControl/>
        <w:spacing w:before="240" w:line="240" w:lineRule="auto"/>
        <w:outlineLvl w:val="1"/>
        <w:rPr>
          <w:rFonts w:ascii="Times New Roman" w:eastAsia="標楷體" w:hAnsi="Times New Roman" w:cs="Times New Roman"/>
          <w:i/>
          <w:iCs/>
        </w:rPr>
      </w:pPr>
      <w:bookmarkStart w:id="26" w:name="_Toc233808516"/>
      <w:r w:rsidRPr="00ED1053">
        <w:rPr>
          <w:rFonts w:ascii="Times New Roman" w:eastAsia="標楷體" w:hAnsi="Times New Roman" w:cs="Times New Roman" w:hint="eastAsia"/>
          <w:i/>
          <w:iCs/>
        </w:rPr>
        <w:t xml:space="preserve">4.2 </w:t>
      </w:r>
      <w:bookmarkEnd w:id="26"/>
      <w:r w:rsidRPr="00ED1053">
        <w:rPr>
          <w:rFonts w:ascii="Times New Roman" w:eastAsia="標楷體" w:hAnsi="Times New Roman" w:cs="Times New Roman"/>
          <w:i/>
          <w:iCs/>
        </w:rPr>
        <w:t>Evaluation criteria</w:t>
      </w:r>
    </w:p>
    <w:p w14:paraId="48D2F344" w14:textId="459D378E" w:rsidR="005B1462" w:rsidRDefault="00F17F12" w:rsidP="00450C2E">
      <w:pPr>
        <w:widowControl/>
        <w:spacing w:after="0" w:line="240" w:lineRule="auto"/>
        <w:ind w:firstLine="480"/>
        <w:jc w:val="both"/>
        <w:rPr>
          <w:rFonts w:ascii="Times New Roman" w:eastAsia="標楷體" w:hAnsi="Times New Roman" w:cs="Times New Roman"/>
        </w:rPr>
      </w:pPr>
      <w:r w:rsidRPr="00F17F12">
        <w:rPr>
          <w:rFonts w:ascii="Times New Roman" w:eastAsia="標楷體" w:hAnsi="Times New Roman" w:cs="Times New Roman"/>
        </w:rPr>
        <w:t xml:space="preserve">This study adopted the manually planned results provided by the logistics company as the benchmark for evaluating the effectiveness of the proposed method in practical logistics route planning. Since the generated routes were reviewed by the logistics company to verify their operational feasibility, such reviews focused on practical feasibility but did not provide a quantitative evaluation of routing performance. Therefore, the total number of </w:t>
      </w:r>
      <w:r w:rsidR="006C6DE6" w:rsidRPr="00A644B6">
        <w:rPr>
          <w:rFonts w:ascii="Times New Roman" w:eastAsia="標楷體" w:hAnsi="Times New Roman" w:cs="Times New Roman"/>
        </w:rPr>
        <w:t>vehicles</w:t>
      </w:r>
      <w:r w:rsidRPr="00F17F12">
        <w:rPr>
          <w:rFonts w:ascii="Times New Roman" w:eastAsia="標楷體" w:hAnsi="Times New Roman" w:cs="Times New Roman"/>
        </w:rPr>
        <w:t>, total distance, average route loading rate, on-time rate, and planning time were adopted as performance metrics</w:t>
      </w:r>
      <w:r w:rsidR="005B1462" w:rsidRPr="00A756F0">
        <w:rPr>
          <w:rFonts w:ascii="Times New Roman" w:eastAsia="標楷體" w:hAnsi="Times New Roman" w:cs="Times New Roman"/>
        </w:rPr>
        <w:t xml:space="preserve">. </w:t>
      </w:r>
    </w:p>
    <w:p w14:paraId="2CE1F874" w14:textId="206E5736" w:rsidR="000E23C8" w:rsidRPr="00A756F0" w:rsidRDefault="00A86855" w:rsidP="002F4CF0">
      <w:pPr>
        <w:widowControl/>
        <w:spacing w:after="0" w:line="240" w:lineRule="auto"/>
        <w:ind w:firstLine="480"/>
        <w:jc w:val="both"/>
        <w:rPr>
          <w:rFonts w:ascii="Times New Roman" w:eastAsia="標楷體" w:hAnsi="Times New Roman" w:cs="Times New Roman"/>
        </w:rPr>
      </w:pPr>
      <w:r w:rsidRPr="00A86855">
        <w:rPr>
          <w:rFonts w:ascii="Times New Roman" w:eastAsia="標楷體" w:hAnsi="Times New Roman" w:cs="Times New Roman"/>
        </w:rPr>
        <w:t>The number of vehicles was used as an indicator of operational cost, where fewer vehicles indicated lower operational costs.</w:t>
      </w:r>
      <w:r w:rsidR="00A644B6" w:rsidRPr="00A644B6">
        <w:rPr>
          <w:rFonts w:ascii="Times New Roman" w:eastAsia="標楷體" w:hAnsi="Times New Roman" w:cs="Times New Roman"/>
        </w:rPr>
        <w:t xml:space="preserve"> Total distance was used to evaluate transportation efficiency, with shorter values indicating improved routing performance under the same vehicle conditions. Average route loading rate measured vehicle capacity utilization, while on-time rate evaluated delivery service quality based on compliance with designated time windows. Planning time was used to assess computational efficiency, where shorter planning time indicated higher planning efficienc</w:t>
      </w:r>
      <w:r w:rsidR="00BB5CF0">
        <w:rPr>
          <w:rFonts w:ascii="Times New Roman" w:eastAsia="標楷體" w:hAnsi="Times New Roman" w:cs="Times New Roman" w:hint="eastAsia"/>
        </w:rPr>
        <w:t>y</w:t>
      </w:r>
      <w:r w:rsidR="002F4CF0" w:rsidRPr="002F4CF0">
        <w:rPr>
          <w:rFonts w:ascii="Times New Roman" w:eastAsia="標楷體" w:hAnsi="Times New Roman" w:cs="Times New Roman"/>
        </w:rPr>
        <w:t>.</w:t>
      </w:r>
    </w:p>
    <w:p w14:paraId="7D7D78CB" w14:textId="516F7209" w:rsidR="00F036F4" w:rsidRPr="00ED1053" w:rsidRDefault="00F036F4" w:rsidP="000E23C8">
      <w:pPr>
        <w:widowControl/>
        <w:spacing w:before="240" w:line="240" w:lineRule="auto"/>
        <w:outlineLvl w:val="1"/>
        <w:rPr>
          <w:rFonts w:ascii="Times New Roman" w:eastAsia="標楷體" w:hAnsi="Times New Roman" w:cs="Times New Roman"/>
          <w:i/>
          <w:iCs/>
        </w:rPr>
      </w:pPr>
      <w:r w:rsidRPr="00ED1053">
        <w:rPr>
          <w:rFonts w:ascii="Times New Roman" w:eastAsia="標楷體" w:hAnsi="Times New Roman" w:cs="Times New Roman" w:hint="eastAsia"/>
          <w:i/>
          <w:iCs/>
        </w:rPr>
        <w:t>4.</w:t>
      </w:r>
      <w:r w:rsidR="004D70E2" w:rsidRPr="00ED1053">
        <w:rPr>
          <w:rFonts w:ascii="Times New Roman" w:eastAsia="標楷體" w:hAnsi="Times New Roman" w:cs="Times New Roman" w:hint="eastAsia"/>
          <w:i/>
          <w:iCs/>
        </w:rPr>
        <w:t>3</w:t>
      </w:r>
      <w:r w:rsidRPr="00ED1053">
        <w:rPr>
          <w:rFonts w:ascii="Times New Roman" w:eastAsia="標楷體" w:hAnsi="Times New Roman" w:cs="Times New Roman" w:hint="eastAsia"/>
          <w:i/>
          <w:iCs/>
        </w:rPr>
        <w:t xml:space="preserve"> </w:t>
      </w:r>
      <w:r w:rsidR="004D70E2" w:rsidRPr="00ED1053">
        <w:rPr>
          <w:rFonts w:ascii="Times New Roman" w:eastAsia="標楷體" w:hAnsi="Times New Roman" w:cs="Times New Roman" w:hint="eastAsia"/>
          <w:i/>
          <w:iCs/>
        </w:rPr>
        <w:t>Dataset</w:t>
      </w:r>
    </w:p>
    <w:p w14:paraId="55E5DDC8" w14:textId="37A0DD9B" w:rsidR="004D70E2" w:rsidRPr="00A756F0" w:rsidRDefault="003B4EED" w:rsidP="00EA2F11">
      <w:pPr>
        <w:widowControl/>
        <w:spacing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 xml:space="preserve">In this study, route and store data obtained from a logistics company were employed. The dataset comprised original routes representing the company’s established main routes, each consisting of 3 to 15 stores. Since the collected data were manually planned routes generated by the logistics company, data preprocessing was first conducted before applying the subsequent optimization </w:t>
      </w:r>
      <w:r w:rsidRPr="00A756F0">
        <w:rPr>
          <w:rFonts w:ascii="Times New Roman" w:eastAsia="標楷體" w:hAnsi="Times New Roman" w:cs="Times New Roman"/>
        </w:rPr>
        <w:lastRenderedPageBreak/>
        <w:t xml:space="preserve">procedures. The experimental dataset contained manually planned route data from 26 operational days. The number of main routes for each day ranged from 81 to 88, with most cases containing approximately 81 main routes. Each route included approximately 3 to 15 stores, and the total number of stores served per day ranged from 717 to 769. The composition of daily delivery stores, store locations, and demand volumes varied according to order requirements. </w:t>
      </w:r>
      <w:r w:rsidRPr="001F6ECE">
        <w:rPr>
          <w:rFonts w:ascii="Times New Roman" w:eastAsia="標楷體" w:hAnsi="Times New Roman" w:cs="Times New Roman"/>
        </w:rPr>
        <w:fldChar w:fldCharType="begin"/>
      </w:r>
      <w:r w:rsidRPr="001F6ECE">
        <w:rPr>
          <w:rFonts w:ascii="Times New Roman" w:eastAsia="標楷體" w:hAnsi="Times New Roman" w:cs="Times New Roman"/>
        </w:rPr>
        <w:instrText xml:space="preserve"> REF _Ref234406621 \h </w:instrText>
      </w:r>
      <w:r w:rsidR="00DF0AAE" w:rsidRPr="001F6ECE">
        <w:rPr>
          <w:rFonts w:ascii="Times New Roman" w:eastAsia="標楷體" w:hAnsi="Times New Roman" w:cs="Times New Roman"/>
        </w:rPr>
        <w:instrText xml:space="preserve"> \* MERGEFORMAT </w:instrText>
      </w:r>
      <w:r w:rsidRPr="001F6ECE">
        <w:rPr>
          <w:rFonts w:ascii="Times New Roman" w:eastAsia="標楷體" w:hAnsi="Times New Roman" w:cs="Times New Roman"/>
        </w:rPr>
      </w:r>
      <w:r w:rsidRPr="001F6ECE">
        <w:rPr>
          <w:rFonts w:ascii="Times New Roman" w:eastAsia="標楷體" w:hAnsi="Times New Roman" w:cs="Times New Roman"/>
        </w:rPr>
        <w:fldChar w:fldCharType="separate"/>
      </w:r>
      <w:r w:rsidRPr="001F6ECE">
        <w:rPr>
          <w:rFonts w:ascii="Times New Roman" w:hAnsi="Times New Roman" w:cs="Times New Roman"/>
        </w:rPr>
        <w:t xml:space="preserve">Figure </w:t>
      </w:r>
      <w:r w:rsidRPr="001F6ECE">
        <w:rPr>
          <w:rFonts w:ascii="Times New Roman" w:hAnsi="Times New Roman" w:cs="Times New Roman"/>
          <w:noProof/>
        </w:rPr>
        <w:t>2</w:t>
      </w:r>
      <w:r w:rsidRPr="001F6ECE">
        <w:rPr>
          <w:rFonts w:ascii="Times New Roman" w:eastAsia="標楷體" w:hAnsi="Times New Roman" w:cs="Times New Roman"/>
        </w:rPr>
        <w:fldChar w:fldCharType="end"/>
      </w:r>
      <w:r w:rsidRPr="00A756F0">
        <w:rPr>
          <w:rFonts w:ascii="Times New Roman" w:eastAsia="標楷體" w:hAnsi="Times New Roman" w:cs="Times New Roman" w:hint="eastAsia"/>
        </w:rPr>
        <w:t xml:space="preserve"> </w:t>
      </w:r>
      <w:r w:rsidRPr="00A756F0">
        <w:rPr>
          <w:rFonts w:ascii="Times New Roman" w:eastAsia="標楷體" w:hAnsi="Times New Roman" w:cs="Times New Roman"/>
        </w:rPr>
        <w:t>illustrates the distribution of route loading rates across different operational days</w:t>
      </w:r>
      <w:r w:rsidR="004D70E2" w:rsidRPr="00A756F0">
        <w:rPr>
          <w:rFonts w:ascii="Times New Roman" w:eastAsia="標楷體" w:hAnsi="Times New Roman" w:cs="Times New Roman"/>
        </w:rPr>
        <w:t>.</w:t>
      </w:r>
    </w:p>
    <w:p w14:paraId="7F42080D" w14:textId="77777777" w:rsidR="00F036F4" w:rsidRPr="00A756F0" w:rsidRDefault="00861CE5" w:rsidP="00450C2E">
      <w:pPr>
        <w:widowControl/>
        <w:spacing w:after="0" w:line="240" w:lineRule="auto"/>
        <w:jc w:val="center"/>
        <w:rPr>
          <w:rFonts w:ascii="Times New Roman" w:eastAsia="標楷體" w:hAnsi="Times New Roman" w:cs="Times New Roman"/>
        </w:rPr>
      </w:pPr>
      <w:r w:rsidRPr="00A756F0">
        <w:rPr>
          <w:noProof/>
        </w:rPr>
        <mc:AlternateContent>
          <mc:Choice Requires="cx1">
            <w:drawing>
              <wp:inline distT="0" distB="0" distL="0" distR="0" wp14:anchorId="7F7AF9BE" wp14:editId="3CB28550">
                <wp:extent cx="4897755" cy="2167075"/>
                <wp:effectExtent l="0" t="0" r="17145" b="5080"/>
                <wp:docPr id="509482308" name="圖表 1">
                  <a:extLst xmlns:a="http://schemas.openxmlformats.org/drawingml/2006/main">
                    <a:ext uri="{FF2B5EF4-FFF2-40B4-BE49-F238E27FC236}">
                      <a16:creationId xmlns:a16="http://schemas.microsoft.com/office/drawing/2014/main" id="{626BD229-AD1D-D66A-8F79-B1A8B0157D8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7F7AF9BE" wp14:editId="3CB28550">
                <wp:extent cx="4897755" cy="2167075"/>
                <wp:effectExtent l="0" t="0" r="17145" b="5080"/>
                <wp:docPr id="509482308" name="圖表 1">
                  <a:extLst xmlns:a="http://schemas.openxmlformats.org/drawingml/2006/main">
                    <a:ext uri="{FF2B5EF4-FFF2-40B4-BE49-F238E27FC236}">
                      <a16:creationId xmlns:a16="http://schemas.microsoft.com/office/drawing/2014/main" id="{626BD229-AD1D-D66A-8F79-B1A8B0157D8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09482308" name="圖表 1">
                          <a:extLst>
                            <a:ext uri="{FF2B5EF4-FFF2-40B4-BE49-F238E27FC236}">
                              <a16:creationId xmlns:a16="http://schemas.microsoft.com/office/drawing/2014/main" id="{626BD229-AD1D-D66A-8F79-B1A8B0157D84}"/>
                            </a:ext>
                          </a:extLst>
                        </pic:cNvPr>
                        <pic:cNvPicPr>
                          <a:picLocks noGrp="1" noRot="1" noChangeAspect="1" noMove="1" noResize="1" noEditPoints="1" noAdjustHandles="1" noChangeArrowheads="1" noChangeShapeType="1"/>
                        </pic:cNvPicPr>
                      </pic:nvPicPr>
                      <pic:blipFill>
                        <a:blip r:embed="rId9"/>
                        <a:stretch>
                          <a:fillRect/>
                        </a:stretch>
                      </pic:blipFill>
                      <pic:spPr>
                        <a:xfrm>
                          <a:off x="0" y="0"/>
                          <a:ext cx="4897755" cy="2166620"/>
                        </a:xfrm>
                        <a:prstGeom prst="rect">
                          <a:avLst/>
                        </a:prstGeom>
                      </pic:spPr>
                    </pic:pic>
                  </a:graphicData>
                </a:graphic>
              </wp:inline>
            </w:drawing>
          </mc:Fallback>
        </mc:AlternateContent>
      </w:r>
    </w:p>
    <w:p w14:paraId="480CA819" w14:textId="1F4167B9" w:rsidR="001C146A" w:rsidRPr="00A756F0" w:rsidRDefault="003B4EED" w:rsidP="001C146A">
      <w:pPr>
        <w:pStyle w:val="af6"/>
        <w:spacing w:after="0" w:line="240" w:lineRule="auto"/>
        <w:jc w:val="center"/>
        <w:rPr>
          <w:rFonts w:ascii="Times New Roman" w:eastAsia="標楷體" w:hAnsi="Times New Roman" w:cs="Times New Roman"/>
          <w:sz w:val="24"/>
          <w:szCs w:val="24"/>
        </w:rPr>
      </w:pPr>
      <w:bookmarkStart w:id="27" w:name="_Ref234406621"/>
      <w:bookmarkStart w:id="28" w:name="_Ref234328494"/>
      <w:r w:rsidRPr="00A756F0">
        <w:rPr>
          <w:rFonts w:ascii="Times New Roman" w:hAnsi="Times New Roman" w:cs="Times New Roman"/>
          <w:b/>
          <w:bCs/>
          <w:sz w:val="24"/>
          <w:szCs w:val="24"/>
        </w:rPr>
        <w:t xml:space="preserve">Figure </w:t>
      </w:r>
      <w:r w:rsidRPr="00A756F0">
        <w:rPr>
          <w:rFonts w:ascii="Times New Roman" w:hAnsi="Times New Roman" w:cs="Times New Roman"/>
          <w:b/>
          <w:bCs/>
          <w:sz w:val="24"/>
          <w:szCs w:val="24"/>
        </w:rPr>
        <w:fldChar w:fldCharType="begin"/>
      </w:r>
      <w:r w:rsidRPr="00A756F0">
        <w:rPr>
          <w:rFonts w:ascii="Times New Roman" w:hAnsi="Times New Roman" w:cs="Times New Roman"/>
          <w:b/>
          <w:bCs/>
          <w:sz w:val="24"/>
          <w:szCs w:val="24"/>
        </w:rPr>
        <w:instrText xml:space="preserve"> SEQ Figure \* ARABIC </w:instrText>
      </w:r>
      <w:r w:rsidRPr="00A756F0">
        <w:rPr>
          <w:rFonts w:ascii="Times New Roman" w:hAnsi="Times New Roman" w:cs="Times New Roman"/>
          <w:b/>
          <w:bCs/>
          <w:sz w:val="24"/>
          <w:szCs w:val="24"/>
        </w:rPr>
        <w:fldChar w:fldCharType="separate"/>
      </w:r>
      <w:r w:rsidR="00244B93" w:rsidRPr="00A756F0">
        <w:rPr>
          <w:rFonts w:ascii="Times New Roman" w:hAnsi="Times New Roman" w:cs="Times New Roman"/>
          <w:b/>
          <w:bCs/>
          <w:noProof/>
          <w:sz w:val="24"/>
          <w:szCs w:val="24"/>
        </w:rPr>
        <w:t>2</w:t>
      </w:r>
      <w:r w:rsidRPr="00A756F0">
        <w:rPr>
          <w:rFonts w:ascii="Times New Roman" w:hAnsi="Times New Roman" w:cs="Times New Roman"/>
          <w:b/>
          <w:bCs/>
          <w:sz w:val="24"/>
          <w:szCs w:val="24"/>
        </w:rPr>
        <w:fldChar w:fldCharType="end"/>
      </w:r>
      <w:bookmarkEnd w:id="27"/>
      <w:bookmarkEnd w:id="28"/>
      <w:r w:rsidRPr="00A756F0">
        <w:rPr>
          <w:rFonts w:ascii="Times New Roman" w:eastAsia="標楷體" w:hAnsi="Times New Roman" w:cs="Times New Roman"/>
          <w:b/>
          <w:bCs/>
          <w:sz w:val="24"/>
          <w:szCs w:val="24"/>
        </w:rPr>
        <w:t>.</w:t>
      </w:r>
      <w:r w:rsidRPr="00A756F0">
        <w:rPr>
          <w:rFonts w:ascii="Times New Roman" w:eastAsia="標楷體" w:hAnsi="Times New Roman" w:cs="Times New Roman"/>
          <w:sz w:val="24"/>
          <w:szCs w:val="24"/>
        </w:rPr>
        <w:t xml:space="preserve"> Distribution of </w:t>
      </w:r>
      <w:r w:rsidRPr="00A756F0">
        <w:rPr>
          <w:rFonts w:ascii="Times New Roman" w:eastAsia="標楷體" w:hAnsi="Times New Roman" w:cs="Times New Roman" w:hint="eastAsia"/>
          <w:sz w:val="24"/>
          <w:szCs w:val="24"/>
        </w:rPr>
        <w:t>route</w:t>
      </w:r>
      <w:r w:rsidRPr="00A756F0">
        <w:rPr>
          <w:rFonts w:ascii="Times New Roman" w:eastAsia="標楷體" w:hAnsi="Times New Roman" w:cs="Times New Roman"/>
          <w:sz w:val="24"/>
          <w:szCs w:val="24"/>
        </w:rPr>
        <w:t xml:space="preserve"> </w:t>
      </w:r>
      <w:r w:rsidRPr="00A756F0">
        <w:rPr>
          <w:rFonts w:ascii="Times New Roman" w:eastAsia="標楷體" w:hAnsi="Times New Roman" w:cs="Times New Roman" w:hint="eastAsia"/>
          <w:sz w:val="24"/>
          <w:szCs w:val="24"/>
        </w:rPr>
        <w:t>l</w:t>
      </w:r>
      <w:r w:rsidRPr="00A756F0">
        <w:rPr>
          <w:rFonts w:ascii="Times New Roman" w:eastAsia="標楷體" w:hAnsi="Times New Roman" w:cs="Times New Roman"/>
          <w:sz w:val="24"/>
          <w:szCs w:val="24"/>
        </w:rPr>
        <w:t xml:space="preserve">oading </w:t>
      </w:r>
      <w:r w:rsidRPr="00A756F0">
        <w:rPr>
          <w:rFonts w:ascii="Times New Roman" w:eastAsia="標楷體" w:hAnsi="Times New Roman" w:cs="Times New Roman" w:hint="eastAsia"/>
          <w:sz w:val="24"/>
          <w:szCs w:val="24"/>
        </w:rPr>
        <w:t>r</w:t>
      </w:r>
      <w:r w:rsidRPr="00A756F0">
        <w:rPr>
          <w:rFonts w:ascii="Times New Roman" w:eastAsia="標楷體" w:hAnsi="Times New Roman" w:cs="Times New Roman"/>
          <w:sz w:val="24"/>
          <w:szCs w:val="24"/>
        </w:rPr>
        <w:t xml:space="preserve">ates for </w:t>
      </w:r>
      <w:r w:rsidRPr="00A756F0">
        <w:rPr>
          <w:rFonts w:ascii="Times New Roman" w:eastAsia="標楷體" w:hAnsi="Times New Roman" w:cs="Times New Roman" w:hint="eastAsia"/>
          <w:sz w:val="24"/>
          <w:szCs w:val="24"/>
        </w:rPr>
        <w:t>o</w:t>
      </w:r>
      <w:r w:rsidRPr="00A756F0">
        <w:rPr>
          <w:rFonts w:ascii="Times New Roman" w:eastAsia="標楷體" w:hAnsi="Times New Roman" w:cs="Times New Roman"/>
          <w:sz w:val="24"/>
          <w:szCs w:val="24"/>
        </w:rPr>
        <w:t>riginal</w:t>
      </w:r>
      <w:r w:rsidRPr="00A756F0">
        <w:rPr>
          <w:rFonts w:ascii="Times New Roman" w:eastAsia="標楷體" w:hAnsi="Times New Roman" w:cs="Times New Roman" w:hint="eastAsia"/>
          <w:sz w:val="24"/>
          <w:szCs w:val="24"/>
        </w:rPr>
        <w:t xml:space="preserve"> r</w:t>
      </w:r>
      <w:r w:rsidRPr="00A756F0">
        <w:rPr>
          <w:rFonts w:ascii="Times New Roman" w:eastAsia="標楷體" w:hAnsi="Times New Roman" w:cs="Times New Roman"/>
          <w:sz w:val="24"/>
          <w:szCs w:val="24"/>
        </w:rPr>
        <w:t xml:space="preserve">oute </w:t>
      </w:r>
      <w:r w:rsidRPr="00A756F0">
        <w:rPr>
          <w:rFonts w:ascii="Times New Roman" w:eastAsia="標楷體" w:hAnsi="Times New Roman" w:cs="Times New Roman" w:hint="eastAsia"/>
          <w:sz w:val="24"/>
          <w:szCs w:val="24"/>
        </w:rPr>
        <w:t>i</w:t>
      </w:r>
      <w:r w:rsidRPr="00A756F0">
        <w:rPr>
          <w:rFonts w:ascii="Times New Roman" w:eastAsia="標楷體" w:hAnsi="Times New Roman" w:cs="Times New Roman"/>
          <w:sz w:val="24"/>
          <w:szCs w:val="24"/>
        </w:rPr>
        <w:t>nstances</w:t>
      </w:r>
      <w:bookmarkStart w:id="29" w:name="_Toc233808517"/>
      <w:ins w:id="30" w:author="Microsoft Word" w:date="2026-07-11T16:05:00Z" w16du:dateUtc="2026-07-11T08:05:00Z">
        <w:r w:rsidR="00F424DD" w:rsidRPr="00A756F0">
          <w:rPr>
            <w:rFonts w:ascii="Times New Roman" w:eastAsia="標楷體" w:hAnsi="Times New Roman" w:cs="Times New Roman" w:hint="eastAsia"/>
            <w:sz w:val="24"/>
            <w:szCs w:val="24"/>
          </w:rPr>
          <w:t>.</w:t>
        </w:r>
      </w:ins>
    </w:p>
    <w:p w14:paraId="308B0D71" w14:textId="1698AAF2" w:rsidR="00C21DA2" w:rsidRPr="00E508FD" w:rsidRDefault="00256AEE" w:rsidP="00B443DA">
      <w:pPr>
        <w:widowControl/>
        <w:spacing w:before="240" w:line="240" w:lineRule="auto"/>
        <w:outlineLvl w:val="1"/>
        <w:rPr>
          <w:rFonts w:ascii="Times New Roman" w:eastAsia="標楷體" w:hAnsi="Times New Roman" w:cs="Times New Roman"/>
          <w:i/>
          <w:iCs/>
        </w:rPr>
      </w:pPr>
      <w:r w:rsidRPr="00E508FD">
        <w:rPr>
          <w:rFonts w:ascii="Times New Roman" w:eastAsia="標楷體" w:hAnsi="Times New Roman" w:cs="Times New Roman" w:hint="eastAsia"/>
          <w:i/>
          <w:iCs/>
        </w:rPr>
        <w:t xml:space="preserve">4.4 </w:t>
      </w:r>
      <w:bookmarkEnd w:id="29"/>
      <w:r w:rsidR="00E62BC2" w:rsidRPr="00E508FD">
        <w:rPr>
          <w:rFonts w:ascii="Times New Roman" w:eastAsia="標楷體" w:hAnsi="Times New Roman" w:cs="Times New Roman" w:hint="eastAsia"/>
          <w:i/>
          <w:iCs/>
        </w:rPr>
        <w:t>P</w:t>
      </w:r>
      <w:r w:rsidR="00E62BC2" w:rsidRPr="00E508FD">
        <w:rPr>
          <w:rFonts w:ascii="Times New Roman" w:eastAsia="標楷體" w:hAnsi="Times New Roman" w:cs="Times New Roman"/>
          <w:i/>
          <w:iCs/>
        </w:rPr>
        <w:t xml:space="preserve">arameter </w:t>
      </w:r>
      <w:r w:rsidR="009A038C" w:rsidRPr="00E508FD">
        <w:rPr>
          <w:rFonts w:ascii="Times New Roman" w:eastAsia="標楷體" w:hAnsi="Times New Roman" w:cs="Times New Roman" w:hint="eastAsia"/>
          <w:i/>
          <w:iCs/>
        </w:rPr>
        <w:t>s</w:t>
      </w:r>
      <w:r w:rsidR="00E62BC2" w:rsidRPr="00E508FD">
        <w:rPr>
          <w:rFonts w:ascii="Times New Roman" w:eastAsia="標楷體" w:hAnsi="Times New Roman" w:cs="Times New Roman"/>
          <w:i/>
          <w:iCs/>
        </w:rPr>
        <w:t xml:space="preserve">ettings and </w:t>
      </w:r>
      <w:r w:rsidR="009A038C" w:rsidRPr="00E508FD">
        <w:rPr>
          <w:rFonts w:ascii="Times New Roman" w:eastAsia="標楷體" w:hAnsi="Times New Roman" w:cs="Times New Roman" w:hint="eastAsia"/>
          <w:i/>
          <w:iCs/>
        </w:rPr>
        <w:t>c</w:t>
      </w:r>
      <w:r w:rsidR="00E62BC2" w:rsidRPr="00E508FD">
        <w:rPr>
          <w:rFonts w:ascii="Times New Roman" w:eastAsia="標楷體" w:hAnsi="Times New Roman" w:cs="Times New Roman"/>
          <w:i/>
          <w:iCs/>
        </w:rPr>
        <w:t>alibration</w:t>
      </w:r>
    </w:p>
    <w:p w14:paraId="2C1F0207" w14:textId="69373E5E" w:rsidR="001F6ECE" w:rsidRPr="001F6ECE" w:rsidRDefault="001F6ECE" w:rsidP="001F6ECE">
      <w:pPr>
        <w:widowControl/>
        <w:spacing w:after="0" w:line="240" w:lineRule="auto"/>
        <w:ind w:firstLine="480"/>
        <w:rPr>
          <w:rFonts w:ascii="Times New Roman" w:eastAsia="標楷體" w:hAnsi="Times New Roman" w:cs="Times New Roman"/>
        </w:rPr>
      </w:pPr>
      <w:r w:rsidRPr="001F6ECE">
        <w:rPr>
          <w:rFonts w:ascii="Times New Roman" w:eastAsia="標楷體" w:hAnsi="Times New Roman" w:cs="Times New Roman"/>
        </w:rPr>
        <w:t>The parameter settings of the proposed framework are summarized</w:t>
      </w:r>
      <w:r w:rsidRPr="00A756F0">
        <w:rPr>
          <w:rFonts w:ascii="Times New Roman" w:eastAsia="標楷體" w:hAnsi="Times New Roman" w:cs="Times New Roman"/>
        </w:rPr>
        <w:t xml:space="preserve"> in</w:t>
      </w:r>
      <w:r>
        <w:rPr>
          <w:rFonts w:ascii="Times New Roman" w:eastAsia="標楷體" w:hAnsi="Times New Roman" w:cs="Times New Roman" w:hint="eastAsia"/>
        </w:rPr>
        <w:t xml:space="preserve"> </w:t>
      </w:r>
      <w:r>
        <w:rPr>
          <w:rFonts w:ascii="Times New Roman" w:eastAsia="標楷體" w:hAnsi="Times New Roman" w:cs="Times New Roman"/>
        </w:rPr>
        <w:fldChar w:fldCharType="begin"/>
      </w:r>
      <w:r>
        <w:rPr>
          <w:rFonts w:ascii="Times New Roman" w:eastAsia="標楷體" w:hAnsi="Times New Roman" w:cs="Times New Roman"/>
        </w:rPr>
        <w:instrText xml:space="preserve"> </w:instrText>
      </w:r>
      <w:r>
        <w:rPr>
          <w:rFonts w:ascii="Times New Roman" w:eastAsia="標楷體" w:hAnsi="Times New Roman" w:cs="Times New Roman" w:hint="eastAsia"/>
        </w:rPr>
        <w:instrText>REF _Ref234677949 \h</w:instrText>
      </w:r>
      <w:r>
        <w:rPr>
          <w:rFonts w:ascii="Times New Roman" w:eastAsia="標楷體" w:hAnsi="Times New Roman" w:cs="Times New Roman"/>
        </w:rPr>
        <w:instrText xml:space="preserve"> </w:instrText>
      </w:r>
      <w:r>
        <w:rPr>
          <w:rFonts w:ascii="Times New Roman" w:eastAsia="標楷體" w:hAnsi="Times New Roman" w:cs="Times New Roman"/>
        </w:rPr>
      </w:r>
      <w:r>
        <w:rPr>
          <w:rFonts w:ascii="Times New Roman" w:eastAsia="標楷體" w:hAnsi="Times New Roman" w:cs="Times New Roman"/>
        </w:rPr>
        <w:fldChar w:fldCharType="separate"/>
      </w:r>
      <w:r w:rsidRPr="00A756F0">
        <w:rPr>
          <w:rFonts w:ascii="Times New Roman" w:hAnsi="Times New Roman" w:cs="Times New Roman"/>
          <w:b/>
          <w:bCs/>
        </w:rPr>
        <w:t xml:space="preserve">Table </w:t>
      </w:r>
      <w:r w:rsidRPr="00A756F0">
        <w:rPr>
          <w:rFonts w:ascii="Times New Roman" w:hAnsi="Times New Roman" w:cs="Times New Roman"/>
          <w:b/>
          <w:bCs/>
          <w:noProof/>
        </w:rPr>
        <w:t>2</w:t>
      </w:r>
      <w:r>
        <w:rPr>
          <w:rFonts w:ascii="Times New Roman" w:eastAsia="標楷體" w:hAnsi="Times New Roman" w:cs="Times New Roman"/>
        </w:rPr>
        <w:fldChar w:fldCharType="end"/>
      </w:r>
      <w:r>
        <w:rPr>
          <w:rFonts w:ascii="Times New Roman" w:eastAsia="標楷體" w:hAnsi="Times New Roman" w:cs="Times New Roman" w:hint="eastAsia"/>
        </w:rPr>
        <w:t>.</w:t>
      </w:r>
    </w:p>
    <w:p w14:paraId="0553B72F" w14:textId="54431239" w:rsidR="00BF2AE8" w:rsidRDefault="003358D6" w:rsidP="007F6628">
      <w:pPr>
        <w:pStyle w:val="af6"/>
        <w:spacing w:before="240" w:line="240" w:lineRule="auto"/>
        <w:jc w:val="center"/>
        <w:rPr>
          <w:rFonts w:ascii="Times New Roman" w:eastAsia="標楷體" w:hAnsi="Times New Roman" w:cs="Times New Roman"/>
          <w:sz w:val="24"/>
          <w:szCs w:val="24"/>
        </w:rPr>
      </w:pPr>
      <w:bookmarkStart w:id="31" w:name="_Ref234677949"/>
      <w:r w:rsidRPr="00A756F0">
        <w:rPr>
          <w:rFonts w:ascii="Times New Roman" w:hAnsi="Times New Roman" w:cs="Times New Roman"/>
          <w:b/>
          <w:bCs/>
          <w:sz w:val="24"/>
          <w:szCs w:val="24"/>
        </w:rPr>
        <w:t xml:space="preserve">Table </w:t>
      </w:r>
      <w:r w:rsidRPr="00A756F0">
        <w:rPr>
          <w:rFonts w:ascii="Times New Roman" w:hAnsi="Times New Roman" w:cs="Times New Roman"/>
          <w:b/>
          <w:bCs/>
          <w:sz w:val="24"/>
          <w:szCs w:val="24"/>
        </w:rPr>
        <w:fldChar w:fldCharType="begin"/>
      </w:r>
      <w:r w:rsidRPr="00A756F0">
        <w:rPr>
          <w:rFonts w:ascii="Times New Roman" w:hAnsi="Times New Roman" w:cs="Times New Roman"/>
          <w:b/>
          <w:bCs/>
          <w:sz w:val="24"/>
          <w:szCs w:val="24"/>
        </w:rPr>
        <w:instrText xml:space="preserve"> SEQ Table \* ARABIC </w:instrText>
      </w:r>
      <w:r w:rsidRPr="00A756F0">
        <w:rPr>
          <w:rFonts w:ascii="Times New Roman" w:hAnsi="Times New Roman" w:cs="Times New Roman"/>
          <w:b/>
          <w:bCs/>
          <w:sz w:val="24"/>
          <w:szCs w:val="24"/>
        </w:rPr>
        <w:fldChar w:fldCharType="separate"/>
      </w:r>
      <w:r w:rsidR="003D688F" w:rsidRPr="00A756F0">
        <w:rPr>
          <w:rFonts w:ascii="Times New Roman" w:hAnsi="Times New Roman" w:cs="Times New Roman"/>
          <w:b/>
          <w:bCs/>
          <w:noProof/>
          <w:sz w:val="24"/>
          <w:szCs w:val="24"/>
        </w:rPr>
        <w:t>2</w:t>
      </w:r>
      <w:r w:rsidRPr="00A756F0">
        <w:rPr>
          <w:rFonts w:ascii="Times New Roman" w:hAnsi="Times New Roman" w:cs="Times New Roman"/>
          <w:b/>
          <w:bCs/>
          <w:sz w:val="24"/>
          <w:szCs w:val="24"/>
        </w:rPr>
        <w:fldChar w:fldCharType="end"/>
      </w:r>
      <w:bookmarkEnd w:id="31"/>
      <w:r w:rsidRPr="00A756F0">
        <w:rPr>
          <w:rFonts w:ascii="Times New Roman" w:hAnsi="Times New Roman" w:cs="Times New Roman"/>
          <w:b/>
          <w:bCs/>
          <w:sz w:val="24"/>
          <w:szCs w:val="24"/>
        </w:rPr>
        <w:t>.</w:t>
      </w:r>
      <w:r w:rsidRPr="00A756F0">
        <w:rPr>
          <w:rFonts w:ascii="Times New Roman" w:hAnsi="Times New Roman" w:cs="Times New Roman"/>
          <w:sz w:val="24"/>
          <w:szCs w:val="24"/>
        </w:rPr>
        <w:t xml:space="preserve"> </w:t>
      </w:r>
      <w:r w:rsidR="005B372D" w:rsidRPr="00A756F0">
        <w:rPr>
          <w:rFonts w:ascii="Times New Roman" w:eastAsia="標楷體" w:hAnsi="Times New Roman" w:cs="Times New Roman" w:hint="eastAsia"/>
          <w:sz w:val="24"/>
          <w:szCs w:val="24"/>
        </w:rPr>
        <w:t>P</w:t>
      </w:r>
      <w:r w:rsidRPr="00A756F0">
        <w:rPr>
          <w:rFonts w:ascii="Times New Roman" w:eastAsia="標楷體" w:hAnsi="Times New Roman" w:cs="Times New Roman"/>
          <w:sz w:val="24"/>
          <w:szCs w:val="24"/>
        </w:rPr>
        <w:t>arameter settings</w:t>
      </w:r>
      <w:r w:rsidR="00E62BC2" w:rsidRPr="00A756F0">
        <w:rPr>
          <w:rFonts w:ascii="Times New Roman" w:eastAsia="標楷體" w:hAnsi="Times New Roman" w:cs="Times New Roman" w:hint="eastAsia"/>
          <w:sz w:val="24"/>
          <w:szCs w:val="24"/>
        </w:rPr>
        <w:t xml:space="preserve"> </w:t>
      </w:r>
      <w:r w:rsidR="00E62BC2" w:rsidRPr="00A756F0">
        <w:rPr>
          <w:rFonts w:ascii="Times New Roman" w:eastAsia="標楷體" w:hAnsi="Times New Roman" w:cs="Times New Roman"/>
          <w:sz w:val="24"/>
          <w:szCs w:val="24"/>
        </w:rPr>
        <w:t>of the proposed framework.</w:t>
      </w:r>
    </w:p>
    <w:tbl>
      <w:tblPr>
        <w:tblStyle w:val="ae"/>
        <w:tblW w:w="0" w:type="auto"/>
        <w:tblLook w:val="04A0" w:firstRow="1" w:lastRow="0" w:firstColumn="1" w:lastColumn="0" w:noHBand="0" w:noVBand="1"/>
      </w:tblPr>
      <w:tblGrid>
        <w:gridCol w:w="3544"/>
        <w:gridCol w:w="6084"/>
      </w:tblGrid>
      <w:tr w:rsidR="00805AF6" w14:paraId="09E64426" w14:textId="77777777" w:rsidTr="00805AF6">
        <w:trPr>
          <w:cnfStyle w:val="100000000000" w:firstRow="1" w:lastRow="0" w:firstColumn="0" w:lastColumn="0" w:oddVBand="0" w:evenVBand="0" w:oddHBand="0" w:evenHBand="0" w:firstRowFirstColumn="0" w:firstRowLastColumn="0" w:lastRowFirstColumn="0" w:lastRowLastColumn="0"/>
        </w:trPr>
        <w:tc>
          <w:tcPr>
            <w:tcW w:w="3544" w:type="dxa"/>
          </w:tcPr>
          <w:p w14:paraId="064727FC" w14:textId="4FADDB48" w:rsidR="00805AF6" w:rsidRPr="00805AF6" w:rsidRDefault="00805AF6" w:rsidP="00805AF6">
            <w:pPr>
              <w:rPr>
                <w:rFonts w:ascii="Times New Roman" w:hAnsi="Times New Roman" w:cs="Times New Roman"/>
              </w:rPr>
            </w:pPr>
            <w:r w:rsidRPr="00805AF6">
              <w:rPr>
                <w:rFonts w:ascii="Times New Roman" w:hAnsi="Times New Roman" w:cs="Times New Roman"/>
              </w:rPr>
              <w:t>Method</w:t>
            </w:r>
          </w:p>
        </w:tc>
        <w:tc>
          <w:tcPr>
            <w:tcW w:w="6084" w:type="dxa"/>
          </w:tcPr>
          <w:p w14:paraId="72D5A9F6" w14:textId="7364016B" w:rsidR="00805AF6" w:rsidRPr="00805AF6" w:rsidRDefault="00805AF6" w:rsidP="00805AF6">
            <w:pPr>
              <w:rPr>
                <w:rFonts w:ascii="Times New Roman" w:hAnsi="Times New Roman" w:cs="Times New Roman"/>
              </w:rPr>
            </w:pPr>
            <w:r w:rsidRPr="00805AF6">
              <w:rPr>
                <w:rFonts w:ascii="Times New Roman" w:hAnsi="Times New Roman" w:cs="Times New Roman"/>
              </w:rPr>
              <w:t>Parameters</w:t>
            </w:r>
          </w:p>
        </w:tc>
      </w:tr>
      <w:tr w:rsidR="00805AF6" w14:paraId="67472CB5" w14:textId="77777777" w:rsidTr="00805AF6">
        <w:tc>
          <w:tcPr>
            <w:tcW w:w="3544" w:type="dxa"/>
          </w:tcPr>
          <w:p w14:paraId="61D109FE" w14:textId="10EAAD07" w:rsidR="00805AF6" w:rsidRPr="00805AF6" w:rsidRDefault="00805AF6" w:rsidP="00805AF6">
            <w:pPr>
              <w:rPr>
                <w:rFonts w:ascii="Times New Roman" w:hAnsi="Times New Roman" w:cs="Times New Roman"/>
              </w:rPr>
            </w:pPr>
            <w:r w:rsidRPr="00805AF6">
              <w:rPr>
                <w:rFonts w:ascii="Times New Roman" w:hAnsi="Times New Roman" w:cs="Times New Roman"/>
              </w:rPr>
              <w:t>CCGA</w:t>
            </w:r>
          </w:p>
        </w:tc>
        <w:tc>
          <w:tcPr>
            <w:tcW w:w="6084" w:type="dxa"/>
          </w:tcPr>
          <w:p w14:paraId="51D56B33" w14:textId="79BA13A1" w:rsidR="00805AF6" w:rsidRDefault="00805AF6" w:rsidP="00805AF6">
            <w:pPr>
              <w:rPr>
                <w:rFonts w:ascii="Times New Roman" w:hAnsi="Times New Roman" w:cs="Times New Roman"/>
              </w:rPr>
            </w:pPr>
            <w:r>
              <w:rPr>
                <w:rFonts w:ascii="Times New Roman" w:hAnsi="Times New Roman" w:cs="Times New Roman" w:hint="eastAsia"/>
              </w:rPr>
              <w:t>Generation=200, Subpopulation size=20, Crossover rate=0.8</w:t>
            </w:r>
          </w:p>
          <w:p w14:paraId="2B794B36" w14:textId="7883C9CD" w:rsidR="00805AF6" w:rsidRPr="00805AF6" w:rsidRDefault="00805AF6" w:rsidP="00805AF6">
            <w:pPr>
              <w:rPr>
                <w:rFonts w:ascii="Times New Roman" w:hAnsi="Times New Roman" w:cs="Times New Roman"/>
              </w:rPr>
            </w:pPr>
            <w:r>
              <w:rPr>
                <w:rFonts w:ascii="Times New Roman" w:hAnsi="Times New Roman" w:cs="Times New Roman" w:hint="eastAsia"/>
              </w:rPr>
              <w:t xml:space="preserve">Mutation rate=0.1, </w:t>
            </w:r>
            <w:r w:rsidRPr="00805AF6">
              <w:rPr>
                <w:rFonts w:ascii="Times New Roman" w:hAnsi="Times New Roman" w:cs="Times New Roman"/>
              </w:rPr>
              <w:t>Early stopping patience</w:t>
            </w:r>
            <w:r>
              <w:rPr>
                <w:rFonts w:ascii="Times New Roman" w:hAnsi="Times New Roman" w:cs="Times New Roman" w:hint="eastAsia"/>
              </w:rPr>
              <w:t>=40</w:t>
            </w:r>
          </w:p>
        </w:tc>
      </w:tr>
      <w:tr w:rsidR="00805AF6" w14:paraId="3FF3EBBF" w14:textId="77777777" w:rsidTr="00805AF6">
        <w:tc>
          <w:tcPr>
            <w:tcW w:w="3544" w:type="dxa"/>
          </w:tcPr>
          <w:p w14:paraId="308B10A5" w14:textId="4F08259A" w:rsidR="00805AF6" w:rsidRPr="00805AF6" w:rsidRDefault="00805AF6" w:rsidP="00805AF6">
            <w:pPr>
              <w:rPr>
                <w:rFonts w:ascii="Times New Roman" w:hAnsi="Times New Roman" w:cs="Times New Roman"/>
              </w:rPr>
            </w:pPr>
            <w:r w:rsidRPr="00805AF6">
              <w:rPr>
                <w:rFonts w:ascii="Times New Roman" w:hAnsi="Times New Roman" w:cs="Times New Roman"/>
              </w:rPr>
              <w:t>HACO</w:t>
            </w:r>
          </w:p>
        </w:tc>
        <w:tc>
          <w:tcPr>
            <w:tcW w:w="6084" w:type="dxa"/>
          </w:tcPr>
          <w:p w14:paraId="73EF57C1" w14:textId="73E275E1" w:rsidR="00805AF6" w:rsidRPr="00805AF6" w:rsidRDefault="00805AF6" w:rsidP="00805AF6">
            <w:pPr>
              <w:rPr>
                <w:rFonts w:ascii="Times New Roman" w:hAnsi="Times New Roman" w:cs="Times New Roman"/>
              </w:rPr>
            </w:pPr>
            <w:r w:rsidRPr="00805AF6">
              <w:rPr>
                <w:rFonts w:ascii="Times New Roman" w:hAnsi="Times New Roman" w:cs="Times New Roman"/>
              </w:rPr>
              <w:t>Iteration</w:t>
            </w:r>
            <w:r>
              <w:rPr>
                <w:rFonts w:ascii="Times New Roman" w:hAnsi="Times New Roman" w:cs="Times New Roman" w:hint="eastAsia"/>
              </w:rPr>
              <w:t xml:space="preserve">=200, </w:t>
            </w:r>
            <w:r w:rsidRPr="00805AF6">
              <w:rPr>
                <w:rFonts w:ascii="Times New Roman" w:hAnsi="Times New Roman" w:cs="Times New Roman"/>
              </w:rPr>
              <w:t>Number of Ants</w:t>
            </w:r>
            <w:r>
              <w:rPr>
                <w:rFonts w:ascii="Times New Roman" w:hAnsi="Times New Roman" w:cs="Times New Roman" w:hint="eastAsia"/>
              </w:rPr>
              <w:t xml:space="preserve">=50, </w:t>
            </w:r>
            <w:r w:rsidRPr="00805AF6">
              <w:rPr>
                <w:rFonts w:ascii="Times New Roman" w:hAnsi="Times New Roman" w:cs="Times New Roman"/>
              </w:rPr>
              <w:t>Evaporation rate</w:t>
            </w:r>
            <w:r>
              <w:rPr>
                <w:rFonts w:ascii="Times New Roman" w:hAnsi="Times New Roman" w:cs="Times New Roman" w:hint="eastAsia"/>
              </w:rPr>
              <w:t>=0.7</w:t>
            </w:r>
          </w:p>
          <w:p w14:paraId="620A4B34" w14:textId="7E4CD97D" w:rsidR="00805AF6" w:rsidRPr="00805AF6" w:rsidRDefault="00805AF6" w:rsidP="00805AF6">
            <w:pPr>
              <w:rPr>
                <w:rFonts w:ascii="Times New Roman" w:hAnsi="Times New Roman" w:cs="Times New Roman"/>
              </w:rPr>
            </w:pPr>
            <w:r w:rsidRPr="00805AF6">
              <w:rPr>
                <w:rFonts w:ascii="Times New Roman" w:hAnsi="Times New Roman" w:cs="Times New Roman"/>
              </w:rPr>
              <w:t>Heuristic factor</w:t>
            </w:r>
            <w:r>
              <w:rPr>
                <w:rFonts w:ascii="Times New Roman" w:hAnsi="Times New Roman" w:cs="Times New Roman" w:hint="eastAsia"/>
              </w:rPr>
              <w:t xml:space="preserve">=1, </w:t>
            </w:r>
            <w:r w:rsidRPr="00805AF6">
              <w:rPr>
                <w:rFonts w:ascii="Times New Roman" w:hAnsi="Times New Roman" w:cs="Times New Roman"/>
              </w:rPr>
              <w:t>Early stopping patience</w:t>
            </w:r>
            <w:r>
              <w:rPr>
                <w:rFonts w:ascii="Times New Roman" w:hAnsi="Times New Roman" w:cs="Times New Roman" w:hint="eastAsia"/>
              </w:rPr>
              <w:t>=40</w:t>
            </w:r>
          </w:p>
        </w:tc>
      </w:tr>
      <w:tr w:rsidR="00805AF6" w14:paraId="77E14BF2" w14:textId="77777777" w:rsidTr="00805AF6">
        <w:tc>
          <w:tcPr>
            <w:tcW w:w="3544" w:type="dxa"/>
          </w:tcPr>
          <w:p w14:paraId="0BA7E0C5" w14:textId="478635E5" w:rsidR="00805AF6" w:rsidRPr="00805AF6" w:rsidRDefault="00805AF6" w:rsidP="00805AF6">
            <w:pPr>
              <w:rPr>
                <w:rFonts w:ascii="Times New Roman" w:hAnsi="Times New Roman" w:cs="Times New Roman"/>
              </w:rPr>
            </w:pPr>
            <w:r w:rsidRPr="00805AF6">
              <w:rPr>
                <w:rFonts w:ascii="Times New Roman" w:hAnsi="Times New Roman" w:cs="Times New Roman"/>
              </w:rPr>
              <w:t>MACS</w:t>
            </w:r>
          </w:p>
        </w:tc>
        <w:tc>
          <w:tcPr>
            <w:tcW w:w="6084" w:type="dxa"/>
          </w:tcPr>
          <w:p w14:paraId="4B68D884" w14:textId="28EF4B81" w:rsidR="00805AF6" w:rsidRPr="00805AF6" w:rsidRDefault="00805AF6" w:rsidP="00805AF6">
            <w:pPr>
              <w:rPr>
                <w:rFonts w:ascii="Times New Roman" w:hAnsi="Times New Roman" w:cs="Times New Roman"/>
              </w:rPr>
            </w:pPr>
            <w:r>
              <w:rPr>
                <w:rFonts w:ascii="Times New Roman" w:hAnsi="Times New Roman" w:cs="Times New Roman" w:hint="eastAsia"/>
              </w:rPr>
              <w:t xml:space="preserve">Time limit=100, </w:t>
            </w:r>
            <w:r w:rsidRPr="00805AF6">
              <w:rPr>
                <w:rFonts w:ascii="Times New Roman" w:hAnsi="Times New Roman" w:cs="Times New Roman"/>
              </w:rPr>
              <w:t>Number of Ants</w:t>
            </w:r>
            <w:r>
              <w:rPr>
                <w:rFonts w:ascii="Times New Roman" w:hAnsi="Times New Roman" w:cs="Times New Roman" w:hint="eastAsia"/>
              </w:rPr>
              <w:t xml:space="preserve">=50, </w:t>
            </w:r>
            <w:r w:rsidRPr="00805AF6">
              <w:rPr>
                <w:rFonts w:ascii="Times New Roman" w:hAnsi="Times New Roman" w:cs="Times New Roman"/>
              </w:rPr>
              <w:t>Evaporation rate</w:t>
            </w:r>
            <w:r>
              <w:rPr>
                <w:rFonts w:ascii="Times New Roman" w:hAnsi="Times New Roman" w:cs="Times New Roman" w:hint="eastAsia"/>
              </w:rPr>
              <w:t>=0.5</w:t>
            </w:r>
          </w:p>
          <w:p w14:paraId="4266AC00" w14:textId="7C74E38C" w:rsidR="00805AF6" w:rsidRPr="00805AF6" w:rsidRDefault="00805AF6" w:rsidP="00805AF6">
            <w:pPr>
              <w:rPr>
                <w:rFonts w:ascii="Times New Roman" w:hAnsi="Times New Roman" w:cs="Times New Roman"/>
              </w:rPr>
            </w:pPr>
            <w:r w:rsidRPr="00805AF6">
              <w:rPr>
                <w:rFonts w:ascii="Times New Roman" w:hAnsi="Times New Roman" w:cs="Times New Roman"/>
              </w:rPr>
              <w:t>Heuristic factor</w:t>
            </w:r>
            <w:r>
              <w:rPr>
                <w:rFonts w:ascii="Times New Roman" w:hAnsi="Times New Roman" w:cs="Times New Roman" w:hint="eastAsia"/>
              </w:rPr>
              <w:t>=7</w:t>
            </w:r>
          </w:p>
        </w:tc>
      </w:tr>
    </w:tbl>
    <w:p w14:paraId="48A16048" w14:textId="6C875215" w:rsidR="00F712FB" w:rsidRPr="00E508FD" w:rsidRDefault="00F712FB" w:rsidP="00C74D6A">
      <w:pPr>
        <w:widowControl/>
        <w:spacing w:before="240" w:line="240" w:lineRule="auto"/>
        <w:outlineLvl w:val="1"/>
        <w:rPr>
          <w:rFonts w:ascii="Times New Roman" w:eastAsia="標楷體" w:hAnsi="Times New Roman" w:cs="Times New Roman"/>
          <w:i/>
          <w:iCs/>
        </w:rPr>
      </w:pPr>
      <w:r w:rsidRPr="00E508FD">
        <w:rPr>
          <w:rFonts w:ascii="Times New Roman" w:eastAsia="標楷體" w:hAnsi="Times New Roman" w:cs="Times New Roman" w:hint="eastAsia"/>
          <w:i/>
          <w:iCs/>
        </w:rPr>
        <w:t>4.</w:t>
      </w:r>
      <w:r w:rsidR="00256AEE" w:rsidRPr="00E508FD">
        <w:rPr>
          <w:rFonts w:ascii="Times New Roman" w:eastAsia="標楷體" w:hAnsi="Times New Roman" w:cs="Times New Roman" w:hint="eastAsia"/>
          <w:i/>
          <w:iCs/>
        </w:rPr>
        <w:t>5</w:t>
      </w:r>
      <w:r w:rsidRPr="00E508FD">
        <w:rPr>
          <w:rFonts w:ascii="Times New Roman" w:eastAsia="標楷體" w:hAnsi="Times New Roman" w:cs="Times New Roman" w:hint="eastAsia"/>
          <w:i/>
          <w:iCs/>
        </w:rPr>
        <w:t xml:space="preserve"> </w:t>
      </w:r>
      <w:r w:rsidR="00C74D6A" w:rsidRPr="00E508FD">
        <w:rPr>
          <w:rFonts w:ascii="Times New Roman" w:eastAsia="標楷體" w:hAnsi="Times New Roman" w:cs="Times New Roman"/>
          <w:i/>
          <w:iCs/>
        </w:rPr>
        <w:t>End-to-</w:t>
      </w:r>
      <w:r w:rsidR="002952EC" w:rsidRPr="00E508FD">
        <w:rPr>
          <w:rFonts w:ascii="Times New Roman" w:eastAsia="標楷體" w:hAnsi="Times New Roman" w:cs="Times New Roman" w:hint="eastAsia"/>
          <w:i/>
          <w:iCs/>
        </w:rPr>
        <w:t>e</w:t>
      </w:r>
      <w:r w:rsidR="00C74D6A" w:rsidRPr="00E508FD">
        <w:rPr>
          <w:rFonts w:ascii="Times New Roman" w:eastAsia="標楷體" w:hAnsi="Times New Roman" w:cs="Times New Roman"/>
          <w:i/>
          <w:iCs/>
        </w:rPr>
        <w:t xml:space="preserve">nd </w:t>
      </w:r>
      <w:r w:rsidR="002952EC" w:rsidRPr="00E508FD">
        <w:rPr>
          <w:rFonts w:ascii="Times New Roman" w:eastAsia="標楷體" w:hAnsi="Times New Roman" w:cs="Times New Roman" w:hint="eastAsia"/>
          <w:i/>
          <w:iCs/>
        </w:rPr>
        <w:t>r</w:t>
      </w:r>
      <w:r w:rsidR="00C74D6A" w:rsidRPr="00E508FD">
        <w:rPr>
          <w:rFonts w:ascii="Times New Roman" w:eastAsia="標楷體" w:hAnsi="Times New Roman" w:cs="Times New Roman"/>
          <w:i/>
          <w:iCs/>
        </w:rPr>
        <w:t xml:space="preserve">oute </w:t>
      </w:r>
      <w:r w:rsidR="002952EC" w:rsidRPr="00E508FD">
        <w:rPr>
          <w:rFonts w:ascii="Times New Roman" w:eastAsia="標楷體" w:hAnsi="Times New Roman" w:cs="Times New Roman" w:hint="eastAsia"/>
          <w:i/>
          <w:iCs/>
        </w:rPr>
        <w:t>p</w:t>
      </w:r>
      <w:r w:rsidR="00C74D6A" w:rsidRPr="00E508FD">
        <w:rPr>
          <w:rFonts w:ascii="Times New Roman" w:eastAsia="標楷體" w:hAnsi="Times New Roman" w:cs="Times New Roman"/>
          <w:i/>
          <w:iCs/>
        </w:rPr>
        <w:t xml:space="preserve">lanning </w:t>
      </w:r>
      <w:r w:rsidR="002952EC" w:rsidRPr="00E508FD">
        <w:rPr>
          <w:rFonts w:ascii="Times New Roman" w:eastAsia="標楷體" w:hAnsi="Times New Roman" w:cs="Times New Roman" w:hint="eastAsia"/>
          <w:i/>
          <w:iCs/>
        </w:rPr>
        <w:t>p</w:t>
      </w:r>
      <w:r w:rsidR="00C74D6A" w:rsidRPr="00E508FD">
        <w:rPr>
          <w:rFonts w:ascii="Times New Roman" w:eastAsia="標楷體" w:hAnsi="Times New Roman" w:cs="Times New Roman"/>
          <w:i/>
          <w:iCs/>
        </w:rPr>
        <w:t xml:space="preserve">ipeline </w:t>
      </w:r>
      <w:r w:rsidR="002952EC" w:rsidRPr="00E508FD">
        <w:rPr>
          <w:rFonts w:ascii="Times New Roman" w:eastAsia="標楷體" w:hAnsi="Times New Roman" w:cs="Times New Roman" w:hint="eastAsia"/>
          <w:i/>
          <w:iCs/>
        </w:rPr>
        <w:t>i</w:t>
      </w:r>
      <w:r w:rsidR="00C74D6A" w:rsidRPr="00E508FD">
        <w:rPr>
          <w:rFonts w:ascii="Times New Roman" w:eastAsia="標楷體" w:hAnsi="Times New Roman" w:cs="Times New Roman"/>
          <w:i/>
          <w:iCs/>
        </w:rPr>
        <w:t>mplementation</w:t>
      </w:r>
    </w:p>
    <w:p w14:paraId="67F7C253" w14:textId="0D31C2E9" w:rsidR="00C519B4" w:rsidRPr="00E508FD" w:rsidRDefault="007179CF" w:rsidP="00DC527A">
      <w:pPr>
        <w:widowControl/>
        <w:spacing w:before="240" w:line="240" w:lineRule="auto"/>
        <w:outlineLvl w:val="2"/>
        <w:rPr>
          <w:rFonts w:ascii="Times New Roman" w:eastAsia="標楷體" w:hAnsi="Times New Roman" w:cs="Times New Roman"/>
        </w:rPr>
      </w:pPr>
      <w:bookmarkStart w:id="32" w:name="_Toc233808521"/>
      <w:proofErr w:type="gramStart"/>
      <w:r w:rsidRPr="00E508FD">
        <w:rPr>
          <w:rFonts w:ascii="Times New Roman" w:eastAsia="標楷體" w:hAnsi="Times New Roman" w:cs="Times New Roman" w:hint="eastAsia"/>
        </w:rPr>
        <w:t>4.</w:t>
      </w:r>
      <w:r w:rsidR="00256AEE" w:rsidRPr="00E508FD">
        <w:rPr>
          <w:rFonts w:ascii="Times New Roman" w:eastAsia="標楷體" w:hAnsi="Times New Roman" w:cs="Times New Roman" w:hint="eastAsia"/>
        </w:rPr>
        <w:t>5</w:t>
      </w:r>
      <w:r w:rsidRPr="00E508FD">
        <w:rPr>
          <w:rFonts w:ascii="Times New Roman" w:eastAsia="標楷體" w:hAnsi="Times New Roman" w:cs="Times New Roman" w:hint="eastAsia"/>
        </w:rPr>
        <w:t>.1</w:t>
      </w:r>
      <w:r w:rsidR="00607F1B" w:rsidRPr="00E508FD">
        <w:rPr>
          <w:rFonts w:ascii="Times New Roman" w:eastAsia="標楷體" w:hAnsi="Times New Roman" w:cs="Times New Roman" w:hint="eastAsia"/>
        </w:rPr>
        <w:t xml:space="preserve"> </w:t>
      </w:r>
      <w:bookmarkEnd w:id="32"/>
      <w:r w:rsidR="00E508FD">
        <w:rPr>
          <w:rFonts w:ascii="Times New Roman" w:eastAsia="標楷體" w:hAnsi="Times New Roman" w:cs="Times New Roman" w:hint="eastAsia"/>
        </w:rPr>
        <w:t xml:space="preserve"> </w:t>
      </w:r>
      <w:r w:rsidR="00DC527A" w:rsidRPr="00E508FD">
        <w:rPr>
          <w:rFonts w:ascii="Times New Roman" w:eastAsia="標楷體" w:hAnsi="Times New Roman" w:cs="Times New Roman" w:hint="eastAsia"/>
        </w:rPr>
        <w:t>Data</w:t>
      </w:r>
      <w:proofErr w:type="gramEnd"/>
      <w:r w:rsidR="00DC527A" w:rsidRPr="00E508FD">
        <w:rPr>
          <w:rFonts w:ascii="Times New Roman" w:eastAsia="標楷體" w:hAnsi="Times New Roman" w:cs="Times New Roman" w:hint="eastAsia"/>
        </w:rPr>
        <w:t xml:space="preserve"> preprocessing</w:t>
      </w:r>
    </w:p>
    <w:p w14:paraId="39A9DD93" w14:textId="245BE26D" w:rsidR="00424D86" w:rsidRDefault="00424D86" w:rsidP="00DC527A">
      <w:pPr>
        <w:widowControl/>
        <w:spacing w:after="0" w:line="240" w:lineRule="auto"/>
        <w:ind w:firstLine="480"/>
        <w:jc w:val="both"/>
        <w:rPr>
          <w:rFonts w:ascii="Times New Roman" w:eastAsia="標楷體" w:hAnsi="Times New Roman" w:cs="Times New Roman"/>
        </w:rPr>
      </w:pPr>
      <w:r w:rsidRPr="00424D86">
        <w:rPr>
          <w:rFonts w:ascii="Times New Roman" w:eastAsia="標楷體" w:hAnsi="Times New Roman" w:cs="Times New Roman"/>
        </w:rPr>
        <w:t>The data preprocessing stage standardized and integrated the data based on route and store IDs to establish delivery routes and store lists. Missing values, abnormal records, and duplicate data were corrected to ensure data consistency. Store information, including geographic coordinates, time windows, volume, and service time, was organized for subsequent route planning and algorithm execution.</w:t>
      </w:r>
    </w:p>
    <w:p w14:paraId="189B2DDC" w14:textId="490F1C8A" w:rsidR="00DC527A" w:rsidRPr="00E508FD" w:rsidRDefault="00DC527A" w:rsidP="00DC527A">
      <w:pPr>
        <w:widowControl/>
        <w:spacing w:before="240" w:line="240" w:lineRule="auto"/>
        <w:outlineLvl w:val="2"/>
        <w:rPr>
          <w:rFonts w:ascii="Times New Roman" w:eastAsia="標楷體" w:hAnsi="Times New Roman" w:cs="Times New Roman"/>
        </w:rPr>
      </w:pPr>
      <w:proofErr w:type="gramStart"/>
      <w:r w:rsidRPr="00E508FD">
        <w:rPr>
          <w:rFonts w:ascii="Times New Roman" w:eastAsia="標楷體" w:hAnsi="Times New Roman" w:cs="Times New Roman" w:hint="eastAsia"/>
        </w:rPr>
        <w:lastRenderedPageBreak/>
        <w:t xml:space="preserve">4.5.2 </w:t>
      </w:r>
      <w:r w:rsidR="00E508FD" w:rsidRPr="00E508FD">
        <w:rPr>
          <w:rFonts w:ascii="Times New Roman" w:eastAsia="標楷體" w:hAnsi="Times New Roman" w:cs="Times New Roman" w:hint="eastAsia"/>
        </w:rPr>
        <w:t xml:space="preserve"> </w:t>
      </w:r>
      <w:r w:rsidRPr="00E508FD">
        <w:rPr>
          <w:rFonts w:ascii="Times New Roman" w:eastAsia="標楷體" w:hAnsi="Times New Roman" w:cs="Times New Roman" w:hint="eastAsia"/>
        </w:rPr>
        <w:t>Store</w:t>
      </w:r>
      <w:proofErr w:type="gramEnd"/>
      <w:r w:rsidRPr="00E508FD">
        <w:rPr>
          <w:rFonts w:ascii="Times New Roman" w:eastAsia="標楷體" w:hAnsi="Times New Roman" w:cs="Times New Roman" w:hint="eastAsia"/>
        </w:rPr>
        <w:t xml:space="preserve"> Extraction</w:t>
      </w:r>
    </w:p>
    <w:p w14:paraId="4BA8F066" w14:textId="1F413AEC" w:rsidR="00424D86" w:rsidRDefault="00424D86" w:rsidP="00BB002B">
      <w:pPr>
        <w:widowControl/>
        <w:spacing w:line="240" w:lineRule="auto"/>
        <w:ind w:firstLine="480"/>
        <w:jc w:val="both"/>
        <w:rPr>
          <w:rFonts w:ascii="Times New Roman" w:eastAsia="標楷體" w:hAnsi="Times New Roman" w:cs="Times New Roman"/>
        </w:rPr>
      </w:pPr>
      <w:r>
        <w:rPr>
          <w:rFonts w:ascii="Times New Roman" w:eastAsia="標楷體" w:hAnsi="Times New Roman" w:cs="Times New Roman" w:hint="eastAsia"/>
        </w:rPr>
        <w:t>A</w:t>
      </w:r>
      <w:r w:rsidRPr="00424D86">
        <w:rPr>
          <w:rFonts w:ascii="Times New Roman" w:eastAsia="標楷體" w:hAnsi="Times New Roman" w:cs="Times New Roman"/>
        </w:rPr>
        <w:t xml:space="preserve">fter data preprocessing, the store extraction stage was performed to resolve overloaded routes caused by demand fluctuations. An initial population was generated, where </w:t>
      </w:r>
      <w:proofErr w:type="gramStart"/>
      <w:r w:rsidRPr="00424D86">
        <w:rPr>
          <w:rFonts w:ascii="Times New Roman" w:eastAsia="標楷體" w:hAnsi="Times New Roman" w:cs="Times New Roman"/>
        </w:rPr>
        <w:t>each individual</w:t>
      </w:r>
      <w:proofErr w:type="gramEnd"/>
      <w:r w:rsidRPr="00424D86">
        <w:rPr>
          <w:rFonts w:ascii="Times New Roman" w:eastAsia="標楷體" w:hAnsi="Times New Roman" w:cs="Times New Roman"/>
        </w:rPr>
        <w:t xml:space="preserve"> represented an extraction decision from overloaded routes. The CCGA process then applied selection, crossover, and mutation operations, with fitness evaluated based on total route distance and vehicle cost. The best individual and extracted store list </w:t>
      </w:r>
      <w:proofErr w:type="gramStart"/>
      <w:r w:rsidRPr="00424D86">
        <w:rPr>
          <w:rFonts w:ascii="Times New Roman" w:eastAsia="標楷體" w:hAnsi="Times New Roman" w:cs="Times New Roman"/>
        </w:rPr>
        <w:t>were</w:t>
      </w:r>
      <w:proofErr w:type="gramEnd"/>
      <w:r w:rsidRPr="00424D86">
        <w:rPr>
          <w:rFonts w:ascii="Times New Roman" w:eastAsia="標楷體" w:hAnsi="Times New Roman" w:cs="Times New Roman"/>
        </w:rPr>
        <w:t xml:space="preserve"> obtained for subsequent </w:t>
      </w:r>
      <w:r>
        <w:rPr>
          <w:rFonts w:ascii="Times New Roman" w:eastAsia="標楷體" w:hAnsi="Times New Roman" w:cs="Times New Roman" w:hint="eastAsia"/>
        </w:rPr>
        <w:t xml:space="preserve">store </w:t>
      </w:r>
      <w:r w:rsidRPr="00424D86">
        <w:rPr>
          <w:rFonts w:ascii="Times New Roman" w:eastAsia="標楷體" w:hAnsi="Times New Roman" w:cs="Times New Roman"/>
        </w:rPr>
        <w:t>assignment. The pseudocode present</w:t>
      </w:r>
      <w:r w:rsidR="00825EA1">
        <w:rPr>
          <w:rFonts w:ascii="Times New Roman" w:eastAsia="標楷體" w:hAnsi="Times New Roman" w:cs="Times New Roman" w:hint="eastAsia"/>
        </w:rPr>
        <w:t>s</w:t>
      </w:r>
      <w:r w:rsidRPr="00424D86">
        <w:rPr>
          <w:rFonts w:ascii="Times New Roman" w:eastAsia="標楷體" w:hAnsi="Times New Roman" w:cs="Times New Roman"/>
        </w:rPr>
        <w:t xml:space="preserve"> in </w:t>
      </w:r>
      <w:r w:rsidR="00EE4950" w:rsidRPr="001F6ECE">
        <w:rPr>
          <w:rFonts w:ascii="Times New Roman" w:eastAsia="標楷體" w:hAnsi="Times New Roman" w:cs="Times New Roman"/>
        </w:rPr>
        <w:fldChar w:fldCharType="begin"/>
      </w:r>
      <w:r w:rsidR="00EE4950" w:rsidRPr="001F6ECE">
        <w:rPr>
          <w:rFonts w:ascii="Times New Roman" w:eastAsia="標楷體" w:hAnsi="Times New Roman" w:cs="Times New Roman"/>
        </w:rPr>
        <w:instrText xml:space="preserve"> REF _Ref234496776 \h  \* MERGEFORMAT </w:instrText>
      </w:r>
      <w:r w:rsidR="00EE4950" w:rsidRPr="001F6ECE">
        <w:rPr>
          <w:rFonts w:ascii="Times New Roman" w:eastAsia="標楷體" w:hAnsi="Times New Roman" w:cs="Times New Roman"/>
        </w:rPr>
      </w:r>
      <w:r w:rsidR="00EE4950" w:rsidRPr="001F6ECE">
        <w:rPr>
          <w:rFonts w:ascii="Times New Roman" w:eastAsia="標楷體" w:hAnsi="Times New Roman" w:cs="Times New Roman"/>
        </w:rPr>
        <w:fldChar w:fldCharType="separate"/>
      </w:r>
      <w:r w:rsidR="00EE4950" w:rsidRPr="001F6ECE">
        <w:rPr>
          <w:rFonts w:ascii="Times New Roman" w:hAnsi="Times New Roman" w:cs="Times New Roman"/>
        </w:rPr>
        <w:t xml:space="preserve">Figure </w:t>
      </w:r>
      <w:r w:rsidR="00EE4950" w:rsidRPr="001F6ECE">
        <w:rPr>
          <w:rFonts w:ascii="Times New Roman" w:hAnsi="Times New Roman" w:cs="Times New Roman"/>
          <w:noProof/>
        </w:rPr>
        <w:t>3</w:t>
      </w:r>
      <w:r w:rsidR="00EE4950" w:rsidRPr="001F6ECE">
        <w:rPr>
          <w:rFonts w:ascii="Times New Roman" w:eastAsia="標楷體" w:hAnsi="Times New Roman" w:cs="Times New Roman"/>
        </w:rPr>
        <w:fldChar w:fldCharType="end"/>
      </w:r>
      <w:r w:rsidR="00EE4950" w:rsidRPr="00A756F0">
        <w:rPr>
          <w:rFonts w:ascii="Times New Roman" w:eastAsia="標楷體" w:hAnsi="Times New Roman" w:cs="Times New Roman" w:hint="eastAsia"/>
        </w:rPr>
        <w:t>.</w:t>
      </w:r>
    </w:p>
    <w:tbl>
      <w:tblPr>
        <w:tblStyle w:val="af7"/>
        <w:tblW w:w="0" w:type="auto"/>
        <w:jc w:val="center"/>
        <w:tblLayout w:type="fixed"/>
        <w:tblLook w:val="04A0" w:firstRow="1" w:lastRow="0" w:firstColumn="1" w:lastColumn="0" w:noHBand="0" w:noVBand="1"/>
      </w:tblPr>
      <w:tblGrid>
        <w:gridCol w:w="562"/>
        <w:gridCol w:w="8222"/>
      </w:tblGrid>
      <w:tr w:rsidR="00CD1738" w:rsidRPr="00A756F0" w14:paraId="55945B9D" w14:textId="77777777" w:rsidTr="00A756F0">
        <w:trPr>
          <w:jc w:val="center"/>
        </w:trPr>
        <w:tc>
          <w:tcPr>
            <w:tcW w:w="562" w:type="dxa"/>
          </w:tcPr>
          <w:p w14:paraId="194ECA68"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01</w:t>
            </w:r>
          </w:p>
          <w:p w14:paraId="7EB7B418"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02</w:t>
            </w:r>
          </w:p>
          <w:p w14:paraId="68850563"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03</w:t>
            </w:r>
          </w:p>
          <w:p w14:paraId="522C8CCB"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04</w:t>
            </w:r>
          </w:p>
          <w:p w14:paraId="12221BD2"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05</w:t>
            </w:r>
          </w:p>
          <w:p w14:paraId="4191F31F"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06</w:t>
            </w:r>
          </w:p>
          <w:p w14:paraId="1728D012"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07</w:t>
            </w:r>
          </w:p>
          <w:p w14:paraId="13C2F3EB"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08</w:t>
            </w:r>
          </w:p>
          <w:p w14:paraId="39144CBF"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09</w:t>
            </w:r>
          </w:p>
          <w:p w14:paraId="5AD11513"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10</w:t>
            </w:r>
          </w:p>
          <w:p w14:paraId="22226401"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11</w:t>
            </w:r>
          </w:p>
          <w:p w14:paraId="1C6335A2"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12</w:t>
            </w:r>
          </w:p>
          <w:p w14:paraId="34592EE8" w14:textId="77777777" w:rsidR="00CD1738" w:rsidRPr="00A756F0" w:rsidRDefault="00CD1738" w:rsidP="00B53F2A">
            <w:pPr>
              <w:widowControl/>
              <w:jc w:val="both"/>
              <w:rPr>
                <w:rFonts w:ascii="Times New Roman" w:hAnsi="Times New Roman" w:cs="Times New Roman"/>
              </w:rPr>
            </w:pPr>
            <w:r w:rsidRPr="00A756F0">
              <w:rPr>
                <w:rFonts w:ascii="Times New Roman" w:hAnsi="Times New Roman" w:cs="Times New Roman"/>
              </w:rPr>
              <w:t>13</w:t>
            </w:r>
          </w:p>
          <w:p w14:paraId="619F420C" w14:textId="77777777" w:rsidR="00BC5769" w:rsidRPr="00A756F0" w:rsidRDefault="00BC5769" w:rsidP="00B53F2A">
            <w:pPr>
              <w:widowControl/>
              <w:jc w:val="both"/>
              <w:rPr>
                <w:rFonts w:ascii="Times New Roman" w:hAnsi="Times New Roman" w:cs="Times New Roman"/>
              </w:rPr>
            </w:pPr>
            <w:r w:rsidRPr="00A756F0">
              <w:rPr>
                <w:rFonts w:ascii="Times New Roman" w:hAnsi="Times New Roman" w:cs="Times New Roman" w:hint="eastAsia"/>
              </w:rPr>
              <w:t>14</w:t>
            </w:r>
          </w:p>
          <w:p w14:paraId="0626F09E" w14:textId="77777777" w:rsidR="006603AE" w:rsidRPr="00A756F0" w:rsidRDefault="006603AE" w:rsidP="00B53F2A">
            <w:pPr>
              <w:widowControl/>
              <w:jc w:val="both"/>
              <w:rPr>
                <w:rFonts w:ascii="Times New Roman" w:hAnsi="Times New Roman" w:cs="Times New Roman"/>
              </w:rPr>
            </w:pPr>
            <w:r w:rsidRPr="00A756F0">
              <w:rPr>
                <w:rFonts w:ascii="Times New Roman" w:hAnsi="Times New Roman" w:cs="Times New Roman" w:hint="eastAsia"/>
              </w:rPr>
              <w:t>15</w:t>
            </w:r>
          </w:p>
          <w:p w14:paraId="5CE5FFD4" w14:textId="77777777" w:rsidR="006603AE" w:rsidRPr="00A756F0" w:rsidRDefault="006603AE" w:rsidP="00B53F2A">
            <w:pPr>
              <w:widowControl/>
              <w:jc w:val="both"/>
              <w:rPr>
                <w:rFonts w:ascii="Times New Roman" w:hAnsi="Times New Roman" w:cs="Times New Roman"/>
              </w:rPr>
            </w:pPr>
            <w:r w:rsidRPr="00A756F0">
              <w:rPr>
                <w:rFonts w:ascii="Times New Roman" w:hAnsi="Times New Roman" w:cs="Times New Roman" w:hint="eastAsia"/>
              </w:rPr>
              <w:t>16</w:t>
            </w:r>
          </w:p>
          <w:p w14:paraId="7947595F" w14:textId="77777777" w:rsidR="006603AE" w:rsidRPr="00A756F0" w:rsidRDefault="006603AE" w:rsidP="00B53F2A">
            <w:pPr>
              <w:widowControl/>
              <w:jc w:val="both"/>
              <w:rPr>
                <w:rFonts w:ascii="Times New Roman" w:hAnsi="Times New Roman" w:cs="Times New Roman"/>
              </w:rPr>
            </w:pPr>
            <w:r w:rsidRPr="00A756F0">
              <w:rPr>
                <w:rFonts w:ascii="Times New Roman" w:hAnsi="Times New Roman" w:cs="Times New Roman" w:hint="eastAsia"/>
              </w:rPr>
              <w:t>17</w:t>
            </w:r>
          </w:p>
          <w:p w14:paraId="4B044A4E" w14:textId="77777777" w:rsidR="006603AE" w:rsidRPr="00A756F0" w:rsidRDefault="006603AE" w:rsidP="00B53F2A">
            <w:pPr>
              <w:widowControl/>
              <w:jc w:val="both"/>
              <w:rPr>
                <w:rFonts w:ascii="Times New Roman" w:hAnsi="Times New Roman" w:cs="Times New Roman"/>
              </w:rPr>
            </w:pPr>
            <w:r w:rsidRPr="00A756F0">
              <w:rPr>
                <w:rFonts w:ascii="Times New Roman" w:hAnsi="Times New Roman" w:cs="Times New Roman" w:hint="eastAsia"/>
              </w:rPr>
              <w:t>18</w:t>
            </w:r>
          </w:p>
          <w:p w14:paraId="08EA0CE8" w14:textId="77777777" w:rsidR="006603AE" w:rsidRPr="00A756F0" w:rsidRDefault="006603AE" w:rsidP="00B53F2A">
            <w:pPr>
              <w:widowControl/>
              <w:jc w:val="both"/>
              <w:rPr>
                <w:rFonts w:ascii="Times New Roman" w:hAnsi="Times New Roman" w:cs="Times New Roman"/>
              </w:rPr>
            </w:pPr>
            <w:r w:rsidRPr="00A756F0">
              <w:rPr>
                <w:rFonts w:ascii="Times New Roman" w:hAnsi="Times New Roman" w:cs="Times New Roman" w:hint="eastAsia"/>
              </w:rPr>
              <w:t>19</w:t>
            </w:r>
          </w:p>
          <w:p w14:paraId="7362F885" w14:textId="77777777" w:rsidR="006603AE" w:rsidRPr="00A756F0" w:rsidRDefault="006603AE" w:rsidP="00B53F2A">
            <w:pPr>
              <w:widowControl/>
              <w:jc w:val="both"/>
              <w:rPr>
                <w:rFonts w:ascii="Times New Roman" w:hAnsi="Times New Roman" w:cs="Times New Roman"/>
              </w:rPr>
            </w:pPr>
            <w:r w:rsidRPr="00A756F0">
              <w:rPr>
                <w:rFonts w:ascii="Times New Roman" w:hAnsi="Times New Roman" w:cs="Times New Roman" w:hint="eastAsia"/>
              </w:rPr>
              <w:t>20</w:t>
            </w:r>
          </w:p>
          <w:p w14:paraId="54EEE230" w14:textId="77777777" w:rsidR="004338BC" w:rsidRPr="00A756F0" w:rsidRDefault="004338BC" w:rsidP="00B53F2A">
            <w:pPr>
              <w:widowControl/>
              <w:jc w:val="both"/>
              <w:rPr>
                <w:rFonts w:ascii="Times New Roman" w:hAnsi="Times New Roman" w:cs="Times New Roman"/>
              </w:rPr>
            </w:pPr>
            <w:r w:rsidRPr="00A756F0">
              <w:rPr>
                <w:rFonts w:ascii="Times New Roman" w:hAnsi="Times New Roman" w:cs="Times New Roman" w:hint="eastAsia"/>
              </w:rPr>
              <w:t>21</w:t>
            </w:r>
          </w:p>
          <w:p w14:paraId="3475BA9A" w14:textId="1722B2AE" w:rsidR="004338BC" w:rsidRPr="00A756F0" w:rsidRDefault="004338BC" w:rsidP="00B53F2A">
            <w:pPr>
              <w:widowControl/>
              <w:jc w:val="both"/>
              <w:rPr>
                <w:rFonts w:ascii="Times New Roman" w:hAnsi="Times New Roman" w:cs="Times New Roman"/>
              </w:rPr>
            </w:pPr>
            <w:r w:rsidRPr="00A756F0">
              <w:rPr>
                <w:rFonts w:ascii="Times New Roman" w:hAnsi="Times New Roman" w:cs="Times New Roman" w:hint="eastAsia"/>
              </w:rPr>
              <w:t>22</w:t>
            </w:r>
          </w:p>
        </w:tc>
        <w:tc>
          <w:tcPr>
            <w:tcW w:w="8222" w:type="dxa"/>
          </w:tcPr>
          <w:p w14:paraId="23847752" w14:textId="77777777" w:rsidR="00CD1738" w:rsidRPr="00A756F0" w:rsidRDefault="00CD1738" w:rsidP="00244B93">
            <w:pPr>
              <w:widowControl/>
              <w:jc w:val="both"/>
              <w:rPr>
                <w:rFonts w:ascii="Times New Roman" w:hAnsi="Times New Roman" w:cs="Times New Roman"/>
                <w:b/>
                <w:bCs/>
              </w:rPr>
            </w:pPr>
            <w:r w:rsidRPr="00A756F0">
              <w:rPr>
                <w:rFonts w:ascii="Times New Roman" w:hAnsi="Times New Roman" w:cs="Times New Roman" w:hint="eastAsia"/>
                <w:b/>
                <w:bCs/>
              </w:rPr>
              <w:t>Begin</w:t>
            </w:r>
          </w:p>
          <w:p w14:paraId="2BE2424F" w14:textId="45BC8625" w:rsidR="00CD1738" w:rsidRPr="00A756F0" w:rsidRDefault="002C7C94" w:rsidP="00244B93">
            <w:pPr>
              <w:widowControl/>
              <w:jc w:val="both"/>
              <w:rPr>
                <w:rFonts w:ascii="Times New Roman" w:hAnsi="Times New Roman" w:cs="Times New Roman"/>
                <w:b/>
                <w:bCs/>
              </w:rPr>
            </w:pPr>
            <w:r w:rsidRPr="00A756F0">
              <w:rPr>
                <w:rFonts w:ascii="Times New Roman" w:hAnsi="Times New Roman" w:cs="Times New Roman" w:hint="eastAsia"/>
              </w:rPr>
              <w:t xml:space="preserve">    Initialize context solution</w:t>
            </w:r>
            <w:r w:rsidR="00BA63C2" w:rsidRPr="00A756F0">
              <w:rPr>
                <w:rFonts w:ascii="Times New Roman" w:hAnsi="Times New Roman" w:cs="Times New Roman" w:hint="eastAsia"/>
              </w:rPr>
              <w:t xml:space="preserve"> </w:t>
            </w:r>
            <m:oMath>
              <m:r>
                <w:rPr>
                  <w:rFonts w:ascii="Cambria Math" w:hAnsi="Cambria Math" w:cs="Times New Roman" w:hint="eastAsia"/>
                </w:rPr>
                <m:t>b</m:t>
              </m:r>
              <m:r>
                <w:rPr>
                  <w:rFonts w:ascii="Cambria Math" w:hAnsi="Cambria Math" w:cs="Times New Roman"/>
                </w:rPr>
                <m:t>=∅</m:t>
              </m:r>
            </m:oMath>
          </w:p>
          <w:p w14:paraId="1B753214" w14:textId="65462172" w:rsidR="00AC7FD8" w:rsidRPr="00A756F0" w:rsidRDefault="00AC7FD8" w:rsidP="00244B93">
            <w:pPr>
              <w:widowControl/>
              <w:jc w:val="both"/>
              <w:rPr>
                <w:rFonts w:ascii="Times New Roman" w:hAnsi="Times New Roman" w:cs="Times New Roman"/>
                <w:b/>
                <w:bCs/>
              </w:rPr>
            </w:pPr>
            <w:r w:rsidRPr="00A756F0">
              <w:rPr>
                <w:rFonts w:ascii="Times New Roman" w:hAnsi="Times New Roman" w:cs="Times New Roman" w:hint="eastAsia"/>
              </w:rPr>
              <w:t xml:space="preserve">    </w:t>
            </w:r>
            <w:r w:rsidRPr="00A756F0">
              <w:rPr>
                <w:rFonts w:ascii="Times New Roman" w:hAnsi="Times New Roman" w:cs="Times New Roman" w:hint="eastAsia"/>
                <w:b/>
                <w:bCs/>
              </w:rPr>
              <w:t>For</w:t>
            </w:r>
            <w:r w:rsidRPr="00A756F0">
              <w:rPr>
                <w:rFonts w:ascii="Times New Roman" w:hAnsi="Times New Roman" w:cs="Times New Roman" w:hint="eastAsia"/>
              </w:rPr>
              <w:t xml:space="preserve"> each route </w:t>
            </w:r>
            <m:oMath>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k</m:t>
                  </m:r>
                </m:sub>
              </m:sSub>
            </m:oMath>
            <w:r w:rsidRPr="00A756F0">
              <w:rPr>
                <w:rFonts w:ascii="Times New Roman" w:hAnsi="Times New Roman" w:cs="Times New Roman" w:hint="eastAsia"/>
              </w:rPr>
              <w:t xml:space="preserve"> in </w:t>
            </w:r>
            <m:oMath>
              <m:r>
                <w:rPr>
                  <w:rFonts w:ascii="Cambria Math" w:hAnsi="Cambria Math" w:cs="Times New Roman" w:hint="eastAsia"/>
                </w:rPr>
                <m:t>M</m:t>
              </m:r>
            </m:oMath>
            <w:r w:rsidRPr="00A756F0">
              <w:rPr>
                <w:rFonts w:ascii="Times New Roman" w:hAnsi="Times New Roman" w:cs="Times New Roman" w:hint="eastAsia"/>
              </w:rPr>
              <w:t xml:space="preserve"> </w:t>
            </w:r>
            <w:r w:rsidRPr="00A756F0">
              <w:rPr>
                <w:rFonts w:ascii="Times New Roman" w:hAnsi="Times New Roman" w:cs="Times New Roman" w:hint="eastAsia"/>
                <w:b/>
                <w:bCs/>
              </w:rPr>
              <w:t>Do</w:t>
            </w:r>
          </w:p>
          <w:p w14:paraId="69A368AE" w14:textId="1B719DA4" w:rsidR="006F071B" w:rsidRPr="00A756F0" w:rsidRDefault="006F071B" w:rsidP="00244B93">
            <w:pPr>
              <w:widowControl/>
              <w:jc w:val="both"/>
              <w:rPr>
                <w:rFonts w:ascii="Times New Roman" w:hAnsi="Times New Roman" w:cs="Times New Roman"/>
                <w:b/>
                <w:bCs/>
              </w:rPr>
            </w:pPr>
            <w:r w:rsidRPr="00A756F0">
              <w:rPr>
                <w:rFonts w:ascii="Times New Roman" w:hAnsi="Times New Roman" w:cs="Times New Roman" w:hint="eastAsia"/>
              </w:rPr>
              <w:t xml:space="preserve">        Initialize subpopulation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0</m:t>
                  </m:r>
                </m:sup>
              </m:sSubSup>
            </m:oMath>
          </w:p>
          <w:p w14:paraId="42C897A1" w14:textId="78336C83" w:rsidR="002C7C94" w:rsidRPr="00A756F0" w:rsidRDefault="002C7C94" w:rsidP="00244B93">
            <w:pPr>
              <w:widowControl/>
              <w:jc w:val="both"/>
              <w:rPr>
                <w:rFonts w:ascii="Times New Roman" w:hAnsi="Times New Roman" w:cs="Times New Roman"/>
              </w:rPr>
            </w:pPr>
            <w:r w:rsidRPr="00A756F0">
              <w:rPr>
                <w:rFonts w:ascii="Times New Roman" w:hAnsi="Times New Roman" w:cs="Times New Roman" w:hint="eastAsia"/>
              </w:rPr>
              <w:t xml:space="preserve">    </w:t>
            </w:r>
            <w:r w:rsidR="00AC7FD8" w:rsidRPr="00A756F0">
              <w:rPr>
                <w:rFonts w:ascii="Times New Roman" w:hAnsi="Times New Roman" w:cs="Times New Roman" w:hint="eastAsia"/>
              </w:rPr>
              <w:t xml:space="preserve">    </w:t>
            </w:r>
            <w:r w:rsidRPr="00A756F0">
              <w:rPr>
                <w:rFonts w:ascii="Times New Roman" w:hAnsi="Times New Roman" w:cs="Times New Roman" w:hint="eastAsia"/>
              </w:rPr>
              <w:t xml:space="preserve">Evaluate the fitness of </w:t>
            </w:r>
            <w:proofErr w:type="gramStart"/>
            <w:r w:rsidRPr="00A756F0">
              <w:rPr>
                <w:rFonts w:ascii="Times New Roman" w:hAnsi="Times New Roman" w:cs="Times New Roman" w:hint="eastAsia"/>
              </w:rPr>
              <w:t>each individual</w:t>
            </w:r>
            <w:proofErr w:type="gramEnd"/>
            <w:r w:rsidRPr="00A756F0">
              <w:rPr>
                <w:rFonts w:ascii="Times New Roman" w:hAnsi="Times New Roman" w:cs="Times New Roman" w:hint="eastAsia"/>
              </w:rPr>
              <w:t xml:space="preserve"> in </w:t>
            </w:r>
            <m:oMath>
              <m:sSubSup>
                <m:sSubSupPr>
                  <m:ctrlPr>
                    <w:rPr>
                      <w:rFonts w:ascii="Cambria Math" w:hAnsi="Cambria Math" w:cs="Times New Roman"/>
                      <w:i/>
                    </w:rPr>
                  </m:ctrlPr>
                </m:sSubSupPr>
                <m:e>
                  <m:r>
                    <w:rPr>
                      <w:rFonts w:ascii="Cambria Math" w:hAnsi="Cambria Math" w:cs="Times New Roman" w:hint="eastAsia"/>
                    </w:rPr>
                    <m:t>P</m:t>
                  </m:r>
                  <m:ctrlPr>
                    <w:rPr>
                      <w:rFonts w:ascii="Cambria Math" w:hAnsi="Cambria Math" w:cs="Times New Roman" w:hint="eastAsia"/>
                      <w:i/>
                    </w:rPr>
                  </m:ctrlPr>
                </m:e>
                <m:sub>
                  <m:r>
                    <w:rPr>
                      <w:rFonts w:ascii="Cambria Math" w:hAnsi="Cambria Math" w:cs="Times New Roman" w:hint="eastAsia"/>
                    </w:rPr>
                    <m:t>k</m:t>
                  </m:r>
                </m:sub>
                <m:sup>
                  <m:r>
                    <w:rPr>
                      <w:rFonts w:ascii="Cambria Math" w:hAnsi="Cambria Math" w:cs="Times New Roman" w:hint="eastAsia"/>
                    </w:rPr>
                    <m:t>0</m:t>
                  </m:r>
                </m:sup>
              </m:sSubSup>
            </m:oMath>
            <w:r w:rsidR="003D3424" w:rsidRPr="00A756F0">
              <w:rPr>
                <w:rFonts w:ascii="Times New Roman" w:hAnsi="Times New Roman" w:cs="Times New Roman" w:hint="eastAsia"/>
              </w:rPr>
              <w:t xml:space="preserve"> combined with </w:t>
            </w:r>
            <m:oMath>
              <m:r>
                <w:rPr>
                  <w:rFonts w:ascii="Cambria Math" w:hAnsi="Cambria Math" w:cs="Times New Roman" w:hint="eastAsia"/>
                </w:rPr>
                <m:t>b</m:t>
              </m:r>
            </m:oMath>
          </w:p>
          <w:p w14:paraId="26728837" w14:textId="005EF045" w:rsidR="00BA63C2" w:rsidRPr="00A756F0" w:rsidRDefault="00BA63C2" w:rsidP="00244B93">
            <w:pPr>
              <w:widowControl/>
              <w:jc w:val="both"/>
              <w:rPr>
                <w:rFonts w:ascii="Times New Roman" w:hAnsi="Times New Roman" w:cs="Times New Roman"/>
              </w:rPr>
            </w:pPr>
            <w:r w:rsidRPr="00A756F0">
              <w:rPr>
                <w:rFonts w:ascii="Times New Roman" w:hAnsi="Times New Roman" w:cs="Times New Roman" w:hint="eastAsia"/>
              </w:rPr>
              <w:t xml:space="preserve">    </w:t>
            </w:r>
            <w:r w:rsidR="00AC7FD8" w:rsidRPr="00A756F0">
              <w:rPr>
                <w:rFonts w:ascii="Times New Roman" w:hAnsi="Times New Roman" w:cs="Times New Roman" w:hint="eastAsia"/>
              </w:rPr>
              <w:t xml:space="preserve">    </w:t>
            </w:r>
            <w:r w:rsidRPr="00A756F0">
              <w:rPr>
                <w:rFonts w:ascii="Times New Roman" w:hAnsi="Times New Roman" w:cs="Times New Roman" w:hint="eastAsia"/>
              </w:rPr>
              <w:t xml:space="preserve">Update </w:t>
            </w:r>
            <m:oMath>
              <m:r>
                <w:rPr>
                  <w:rFonts w:ascii="Cambria Math" w:hAnsi="Cambria Math" w:cs="Times New Roman" w:hint="eastAsia"/>
                </w:rPr>
                <m:t>b</m:t>
              </m:r>
            </m:oMath>
            <w:r w:rsidRPr="00A756F0">
              <w:rPr>
                <w:rFonts w:ascii="Times New Roman" w:hAnsi="Times New Roman" w:cs="Times New Roman" w:hint="eastAsia"/>
              </w:rPr>
              <w:t xml:space="preserve"> based on</w:t>
            </w:r>
            <w:r w:rsidR="001A1F4C" w:rsidRPr="00A756F0">
              <w:rPr>
                <w:rFonts w:ascii="Times New Roman" w:hAnsi="Times New Roman" w:cs="Times New Roman" w:hint="eastAsia"/>
              </w:rPr>
              <w:t xml:space="preserve"> the best individual in</w:t>
            </w:r>
            <w:r w:rsidRPr="00A756F0">
              <w:rPr>
                <w:rFonts w:ascii="Times New Roman" w:hAnsi="Times New Roman" w:cs="Times New Roman" w:hint="eastAsia"/>
              </w:rPr>
              <w:t xml:space="preserve">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0</m:t>
                  </m:r>
                </m:sup>
              </m:sSubSup>
            </m:oMath>
          </w:p>
          <w:p w14:paraId="574D4605" w14:textId="6EF7576E" w:rsidR="00AC7FD8" w:rsidRPr="00A756F0" w:rsidRDefault="00AC7FD8" w:rsidP="00244B93">
            <w:pPr>
              <w:widowControl/>
              <w:jc w:val="both"/>
              <w:rPr>
                <w:rFonts w:ascii="Times New Roman" w:hAnsi="Times New Roman" w:cs="Times New Roman"/>
              </w:rPr>
            </w:pPr>
            <w:r w:rsidRPr="00A756F0">
              <w:rPr>
                <w:rFonts w:ascii="Times New Roman" w:hAnsi="Times New Roman" w:cs="Times New Roman" w:hint="eastAsia"/>
              </w:rPr>
              <w:t xml:space="preserve">    </w:t>
            </w:r>
            <w:r w:rsidRPr="00A756F0">
              <w:rPr>
                <w:rFonts w:ascii="Times New Roman" w:hAnsi="Times New Roman" w:cs="Times New Roman" w:hint="eastAsia"/>
                <w:b/>
                <w:bCs/>
              </w:rPr>
              <w:t>End For</w:t>
            </w:r>
          </w:p>
          <w:p w14:paraId="77C1E6CD" w14:textId="3DD2262C" w:rsidR="002C6E92" w:rsidRPr="00A756F0" w:rsidRDefault="002C6E92" w:rsidP="00244B93">
            <w:pPr>
              <w:widowControl/>
              <w:jc w:val="both"/>
              <w:rPr>
                <w:rFonts w:ascii="Times New Roman" w:hAnsi="Times New Roman" w:cs="Times New Roman"/>
                <w:b/>
                <w:bCs/>
              </w:rPr>
            </w:pPr>
            <w:r w:rsidRPr="00A756F0">
              <w:rPr>
                <w:rFonts w:ascii="Times New Roman" w:hAnsi="Times New Roman" w:cs="Times New Roman" w:hint="eastAsia"/>
              </w:rPr>
              <w:t xml:space="preserve">    </w:t>
            </w:r>
            <w:r w:rsidRPr="00A756F0">
              <w:rPr>
                <w:rFonts w:ascii="Times New Roman" w:hAnsi="Times New Roman" w:cs="Times New Roman"/>
                <w:b/>
                <w:bCs/>
              </w:rPr>
              <w:t>F</w:t>
            </w:r>
            <w:r w:rsidRPr="00A756F0">
              <w:rPr>
                <w:rFonts w:ascii="Times New Roman" w:hAnsi="Times New Roman" w:cs="Times New Roman" w:hint="eastAsia"/>
                <w:b/>
                <w:bCs/>
              </w:rPr>
              <w:t>or</w:t>
            </w:r>
            <w:r w:rsidRPr="00A756F0">
              <w:rPr>
                <w:rFonts w:ascii="Times New Roman" w:hAnsi="Times New Roman" w:cs="Times New Roman" w:hint="eastAsia"/>
              </w:rPr>
              <w:t xml:space="preserve"> each generation</w:t>
            </w:r>
            <w:r w:rsidR="009405B5" w:rsidRPr="00A756F0">
              <w:rPr>
                <w:rFonts w:ascii="Times New Roman" w:hAnsi="Times New Roman" w:cs="Times New Roman" w:hint="eastAsia"/>
              </w:rPr>
              <w:t xml:space="preserve"> </w:t>
            </w:r>
            <w:r w:rsidR="005D32DD" w:rsidRPr="00A756F0">
              <w:rPr>
                <w:rFonts w:ascii="Times New Roman" w:hAnsi="Times New Roman" w:cs="Times New Roman" w:hint="eastAsia"/>
              </w:rPr>
              <w:t>g</w:t>
            </w:r>
            <w:r w:rsidR="009405B5" w:rsidRPr="00A756F0">
              <w:rPr>
                <w:rFonts w:ascii="Times New Roman" w:hAnsi="Times New Roman" w:cs="Times New Roman" w:hint="eastAsia"/>
              </w:rPr>
              <w:t xml:space="preserve"> = </w:t>
            </w:r>
            <w:r w:rsidR="004F393C" w:rsidRPr="00A756F0">
              <w:rPr>
                <w:rFonts w:ascii="Times New Roman" w:hAnsi="Times New Roman" w:cs="Times New Roman" w:hint="eastAsia"/>
              </w:rPr>
              <w:t>0</w:t>
            </w:r>
            <w:r w:rsidR="009405B5" w:rsidRPr="00A756F0">
              <w:rPr>
                <w:rFonts w:ascii="Times New Roman" w:hAnsi="Times New Roman" w:cs="Times New Roman" w:hint="eastAsia"/>
              </w:rPr>
              <w:t xml:space="preserve"> to </w:t>
            </w:r>
            <m:oMath>
              <m:r>
                <w:rPr>
                  <w:rFonts w:ascii="Cambria Math" w:hAnsi="Cambria Math" w:cs="Times New Roman" w:hint="eastAsia"/>
                </w:rPr>
                <m:t>G</m:t>
              </m:r>
            </m:oMath>
            <w:r w:rsidRPr="00A756F0">
              <w:rPr>
                <w:rFonts w:ascii="Times New Roman" w:hAnsi="Times New Roman" w:cs="Times New Roman" w:hint="eastAsia"/>
              </w:rPr>
              <w:t xml:space="preserve"> </w:t>
            </w:r>
            <w:r w:rsidRPr="00A756F0">
              <w:rPr>
                <w:rFonts w:ascii="Times New Roman" w:hAnsi="Times New Roman" w:cs="Times New Roman" w:hint="eastAsia"/>
                <w:b/>
                <w:bCs/>
              </w:rPr>
              <w:t>Do</w:t>
            </w:r>
          </w:p>
          <w:p w14:paraId="0D4505EC" w14:textId="435EA887" w:rsidR="00FC4ACD" w:rsidRPr="00A756F0" w:rsidRDefault="00FC4ACD" w:rsidP="00244B93">
            <w:pPr>
              <w:widowControl/>
              <w:jc w:val="both"/>
              <w:rPr>
                <w:rFonts w:ascii="Times New Roman" w:hAnsi="Times New Roman" w:cs="Times New Roman"/>
              </w:rPr>
            </w:pPr>
            <w:r w:rsidRPr="00A756F0">
              <w:rPr>
                <w:rFonts w:ascii="Times New Roman" w:hAnsi="Times New Roman" w:cs="Times New Roman" w:hint="eastAsia"/>
              </w:rPr>
              <w:t xml:space="preserve">        </w:t>
            </w:r>
            <w:r w:rsidRPr="00A756F0">
              <w:rPr>
                <w:rFonts w:ascii="Times New Roman" w:hAnsi="Times New Roman" w:cs="Times New Roman" w:hint="eastAsia"/>
                <w:b/>
                <w:bCs/>
              </w:rPr>
              <w:t>For</w:t>
            </w:r>
            <w:r w:rsidRPr="00A756F0">
              <w:rPr>
                <w:rFonts w:ascii="Times New Roman" w:hAnsi="Times New Roman" w:cs="Times New Roman" w:hint="eastAsia"/>
              </w:rPr>
              <w:t xml:space="preserve"> each route </w:t>
            </w:r>
            <m:oMath>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k</m:t>
                  </m:r>
                </m:sub>
              </m:sSub>
            </m:oMath>
            <w:r w:rsidRPr="00A756F0">
              <w:rPr>
                <w:rFonts w:ascii="Times New Roman" w:hAnsi="Times New Roman" w:cs="Times New Roman" w:hint="eastAsia"/>
              </w:rPr>
              <w:t xml:space="preserve"> in </w:t>
            </w:r>
            <m:oMath>
              <m:r>
                <w:rPr>
                  <w:rFonts w:ascii="Cambria Math" w:hAnsi="Cambria Math" w:cs="Times New Roman" w:hint="eastAsia"/>
                </w:rPr>
                <m:t>M</m:t>
              </m:r>
            </m:oMath>
            <w:r w:rsidRPr="00A756F0">
              <w:rPr>
                <w:rFonts w:ascii="Times New Roman" w:hAnsi="Times New Roman" w:cs="Times New Roman" w:hint="eastAsia"/>
              </w:rPr>
              <w:t xml:space="preserve"> </w:t>
            </w:r>
            <w:r w:rsidRPr="00A756F0">
              <w:rPr>
                <w:rFonts w:ascii="Times New Roman" w:hAnsi="Times New Roman" w:cs="Times New Roman" w:hint="eastAsia"/>
                <w:b/>
                <w:bCs/>
              </w:rPr>
              <w:t>Do</w:t>
            </w:r>
          </w:p>
          <w:p w14:paraId="48E00FBE" w14:textId="6D23C853" w:rsidR="0052091F" w:rsidRPr="00A756F0" w:rsidRDefault="0052091F" w:rsidP="00244B93">
            <w:pPr>
              <w:widowControl/>
              <w:jc w:val="both"/>
              <w:rPr>
                <w:rFonts w:ascii="Times New Roman" w:hAnsi="Times New Roman" w:cs="Times New Roman"/>
              </w:rPr>
            </w:pPr>
            <w:r w:rsidRPr="00A756F0">
              <w:rPr>
                <w:rFonts w:ascii="Times New Roman" w:hAnsi="Times New Roman" w:cs="Times New Roman" w:hint="eastAsia"/>
              </w:rPr>
              <w:t xml:space="preserve">        </w:t>
            </w:r>
            <w:r w:rsidR="003D1E38" w:rsidRPr="00A756F0">
              <w:rPr>
                <w:rFonts w:ascii="Times New Roman" w:hAnsi="Times New Roman" w:cs="Times New Roman" w:hint="eastAsia"/>
              </w:rPr>
              <w:t xml:space="preserve">    </w:t>
            </w:r>
            <w:r w:rsidR="00BA63C2" w:rsidRPr="00A756F0">
              <w:rPr>
                <w:rFonts w:ascii="Times New Roman" w:hAnsi="Times New Roman" w:cs="Times New Roman" w:hint="eastAsia"/>
              </w:rPr>
              <w:t>Preserve the</w:t>
            </w:r>
            <w:r w:rsidRPr="00A756F0">
              <w:rPr>
                <w:rFonts w:ascii="Times New Roman" w:hAnsi="Times New Roman" w:cs="Times New Roman"/>
              </w:rPr>
              <w:t xml:space="preserve"> </w:t>
            </w:r>
            <w:r w:rsidR="00912955" w:rsidRPr="00A756F0">
              <w:rPr>
                <w:rFonts w:ascii="Times New Roman" w:hAnsi="Times New Roman" w:cs="Times New Roman" w:hint="eastAsia"/>
              </w:rPr>
              <w:t xml:space="preserve">top </w:t>
            </w:r>
            <m:oMath>
              <m:r>
                <w:rPr>
                  <w:rFonts w:ascii="Cambria Math" w:hAnsi="Cambria Math" w:cs="Times New Roman" w:hint="eastAsia"/>
                </w:rPr>
                <m:t>E</m:t>
              </m:r>
            </m:oMath>
            <w:r w:rsidR="00AE225C" w:rsidRPr="00A756F0">
              <w:rPr>
                <w:rFonts w:ascii="Times New Roman" w:hAnsi="Times New Roman" w:cs="Times New Roman" w:hint="eastAsia"/>
              </w:rPr>
              <w:t xml:space="preserve"> </w:t>
            </w:r>
            <w:r w:rsidR="00912955" w:rsidRPr="00A756F0">
              <w:rPr>
                <w:rFonts w:ascii="Times New Roman" w:hAnsi="Times New Roman" w:cs="Times New Roman" w:hint="eastAsia"/>
              </w:rPr>
              <w:t>individuals</w:t>
            </w:r>
            <w:r w:rsidRPr="00A756F0">
              <w:rPr>
                <w:rFonts w:ascii="Times New Roman" w:hAnsi="Times New Roman" w:cs="Times New Roman"/>
              </w:rPr>
              <w:t xml:space="preserve"> from</w:t>
            </w:r>
            <w:r w:rsidR="00037176" w:rsidRPr="00A756F0">
              <w:rPr>
                <w:rFonts w:ascii="Times New Roman" w:hAnsi="Times New Roman" w:cs="Times New Roman" w:hint="eastAsia"/>
              </w:rPr>
              <w:t xml:space="preserve">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g</m:t>
                  </m:r>
                </m:sup>
              </m:sSubSup>
            </m:oMath>
            <w:r w:rsidR="00037176" w:rsidRPr="00A756F0">
              <w:rPr>
                <w:rFonts w:ascii="Times New Roman" w:hAnsi="Times New Roman" w:cs="Times New Roman" w:hint="eastAsia"/>
              </w:rPr>
              <w:t xml:space="preserve"> and </w:t>
            </w:r>
            <w:r w:rsidR="00BA63C2" w:rsidRPr="00A756F0">
              <w:rPr>
                <w:rFonts w:ascii="Times New Roman" w:hAnsi="Times New Roman" w:cs="Times New Roman" w:hint="eastAsia"/>
              </w:rPr>
              <w:t xml:space="preserve">retain </w:t>
            </w:r>
            <w:r w:rsidR="00037176" w:rsidRPr="00A756F0">
              <w:rPr>
                <w:rFonts w:ascii="Times New Roman" w:hAnsi="Times New Roman" w:cs="Times New Roman" w:hint="eastAsia"/>
              </w:rPr>
              <w:t xml:space="preserve">to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g+1</m:t>
                  </m:r>
                </m:sup>
              </m:sSubSup>
            </m:oMath>
          </w:p>
          <w:p w14:paraId="142A64BE" w14:textId="42C30A7C" w:rsidR="002C6E92" w:rsidRPr="00A756F0" w:rsidRDefault="00F76FD5" w:rsidP="00244B93">
            <w:pPr>
              <w:widowControl/>
              <w:jc w:val="both"/>
              <w:rPr>
                <w:rFonts w:ascii="Times New Roman" w:hAnsi="Times New Roman" w:cs="Times New Roman"/>
                <w:b/>
                <w:bCs/>
              </w:rPr>
            </w:pPr>
            <w:r w:rsidRPr="00A756F0">
              <w:rPr>
                <w:rFonts w:ascii="Times New Roman" w:hAnsi="Times New Roman" w:cs="Times New Roman" w:hint="eastAsia"/>
              </w:rPr>
              <w:t xml:space="preserve">        </w:t>
            </w:r>
            <w:r w:rsidR="003D1E38" w:rsidRPr="00A756F0">
              <w:rPr>
                <w:rFonts w:ascii="Times New Roman" w:hAnsi="Times New Roman" w:cs="Times New Roman" w:hint="eastAsia"/>
              </w:rPr>
              <w:t xml:space="preserve">    </w:t>
            </w:r>
            <w:r w:rsidR="008B7584" w:rsidRPr="00A756F0">
              <w:rPr>
                <w:rFonts w:ascii="Times New Roman" w:hAnsi="Times New Roman" w:cs="Times New Roman"/>
                <w:b/>
                <w:bCs/>
              </w:rPr>
              <w:t>While</w:t>
            </w:r>
            <w:r w:rsidR="008B7584" w:rsidRPr="00A756F0">
              <w:rPr>
                <w:rFonts w:ascii="Times New Roman" w:hAnsi="Times New Roman" w:cs="Times New Roman"/>
              </w:rPr>
              <w:t xml:space="preserve"> </w:t>
            </w:r>
            <m:oMath>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g+1</m:t>
                      </m:r>
                    </m:sup>
                  </m:sSubSup>
                </m:e>
              </m:d>
              <m:r>
                <w:rPr>
                  <w:rFonts w:ascii="Cambria Math" w:hAnsi="Cambria Math" w:cs="Times New Roman" w:hint="eastAsia"/>
                </w:rPr>
                <m:t>&lt;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sub</m:t>
                  </m:r>
                </m:sub>
              </m:sSub>
            </m:oMath>
            <w:r w:rsidR="008B7584" w:rsidRPr="00A756F0">
              <w:rPr>
                <w:rFonts w:ascii="Times New Roman" w:hAnsi="Times New Roman" w:cs="Times New Roman" w:hint="eastAsia"/>
              </w:rPr>
              <w:t xml:space="preserve"> </w:t>
            </w:r>
            <w:r w:rsidR="008B7584" w:rsidRPr="00A756F0">
              <w:rPr>
                <w:rFonts w:ascii="Times New Roman" w:hAnsi="Times New Roman" w:cs="Times New Roman"/>
                <w:b/>
                <w:bCs/>
              </w:rPr>
              <w:t>Do</w:t>
            </w:r>
          </w:p>
          <w:p w14:paraId="5670B5A8" w14:textId="32F149EC" w:rsidR="009268EC" w:rsidRPr="00A756F0" w:rsidRDefault="009268EC" w:rsidP="00244B93">
            <w:pPr>
              <w:widowControl/>
              <w:jc w:val="both"/>
              <w:rPr>
                <w:rFonts w:ascii="Times New Roman" w:hAnsi="Times New Roman" w:cs="Times New Roman"/>
              </w:rPr>
            </w:pPr>
            <w:r w:rsidRPr="00A756F0">
              <w:rPr>
                <w:rFonts w:ascii="Times New Roman" w:hAnsi="Times New Roman" w:cs="Times New Roman" w:hint="eastAsia"/>
              </w:rPr>
              <w:t xml:space="preserve">            </w:t>
            </w:r>
            <w:r w:rsidR="003D1E38" w:rsidRPr="00A756F0">
              <w:rPr>
                <w:rFonts w:ascii="Times New Roman" w:hAnsi="Times New Roman" w:cs="Times New Roman" w:hint="eastAsia"/>
              </w:rPr>
              <w:t xml:space="preserve">    </w:t>
            </w:r>
            <m:oMath>
              <m:r>
                <w:rPr>
                  <w:rFonts w:ascii="Cambria Math" w:hAnsi="Cambria Math" w:cs="Times New Roman"/>
                </w:rPr>
                <m:t>n=</m:t>
              </m:r>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g+1</m:t>
                      </m:r>
                    </m:sup>
                  </m:sSubSup>
                </m:e>
              </m:d>
              <m:r>
                <w:rPr>
                  <w:rFonts w:ascii="Cambria Math" w:hAnsi="Cambria Math" w:cs="Times New Roman"/>
                </w:rPr>
                <m:t>+1</m:t>
              </m:r>
            </m:oMath>
          </w:p>
          <w:p w14:paraId="51E39853" w14:textId="75F780B7" w:rsidR="00F76FD5" w:rsidRPr="00A756F0" w:rsidRDefault="00F76FD5" w:rsidP="00244B93">
            <w:pPr>
              <w:widowControl/>
              <w:jc w:val="both"/>
              <w:rPr>
                <w:rFonts w:ascii="Times New Roman" w:hAnsi="Times New Roman" w:cs="Times New Roman"/>
              </w:rPr>
            </w:pPr>
            <w:r w:rsidRPr="00A756F0">
              <w:rPr>
                <w:rFonts w:ascii="Times New Roman" w:hAnsi="Times New Roman" w:cs="Times New Roman" w:hint="eastAsia"/>
              </w:rPr>
              <w:t xml:space="preserve">            </w:t>
            </w:r>
            <w:r w:rsidR="003D1E38" w:rsidRPr="00A756F0">
              <w:rPr>
                <w:rFonts w:ascii="Times New Roman" w:hAnsi="Times New Roman" w:cs="Times New Roman" w:hint="eastAsia"/>
              </w:rPr>
              <w:t xml:space="preserve">    </w:t>
            </w:r>
            <w:r w:rsidR="0052091F" w:rsidRPr="00A756F0">
              <w:rPr>
                <w:rFonts w:ascii="Times New Roman" w:hAnsi="Times New Roman" w:cs="Times New Roman"/>
              </w:rPr>
              <w:t>Select</w:t>
            </w:r>
            <w:r w:rsidR="006778AD" w:rsidRPr="00A756F0">
              <w:rPr>
                <w:rFonts w:ascii="Times New Roman" w:hAnsi="Times New Roman" w:cs="Times New Roman" w:hint="eastAsia"/>
              </w:rPr>
              <w:t xml:space="preserve"> parents</w:t>
            </w:r>
            <w:r w:rsidR="0052091F" w:rsidRPr="00A756F0">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k,a</m:t>
                  </m:r>
                </m:sub>
                <m:sup>
                  <m:r>
                    <w:rPr>
                      <w:rFonts w:ascii="Cambria Math" w:hAnsi="Cambria Math" w:cs="Times New Roman"/>
                    </w:rPr>
                    <m:t>g</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k, b</m:t>
                  </m:r>
                </m:sub>
                <m:sup>
                  <m:r>
                    <w:rPr>
                      <w:rFonts w:ascii="Cambria Math" w:hAnsi="Cambria Math" w:cs="Times New Roman"/>
                    </w:rPr>
                    <m:t>g</m:t>
                  </m:r>
                </m:sup>
              </m:sSubSup>
              <m:r>
                <w:rPr>
                  <w:rFonts w:ascii="Cambria Math" w:hAnsi="Cambria Math" w:cs="Times New Roman"/>
                </w:rPr>
                <m:t xml:space="preserve"> </m:t>
              </m:r>
            </m:oMath>
            <w:r w:rsidR="00653A62" w:rsidRPr="00A756F0">
              <w:rPr>
                <w:rFonts w:ascii="Times New Roman" w:hAnsi="Times New Roman" w:cs="Times New Roman" w:hint="eastAsia"/>
              </w:rPr>
              <w:t xml:space="preserve">from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g</m:t>
                  </m:r>
                </m:sup>
              </m:sSubSup>
              <m:r>
                <w:rPr>
                  <w:rFonts w:ascii="Cambria Math" w:hAnsi="Cambria Math" w:cs="Times New Roman"/>
                </w:rPr>
                <m:t xml:space="preserve"> </m:t>
              </m:r>
            </m:oMath>
            <w:r w:rsidR="0052091F" w:rsidRPr="00A756F0">
              <w:rPr>
                <w:rFonts w:ascii="Times New Roman" w:hAnsi="Times New Roman" w:cs="Times New Roman"/>
              </w:rPr>
              <w:t>based on fitness</w:t>
            </w:r>
          </w:p>
          <w:p w14:paraId="7A79DBF9" w14:textId="4D8A372C" w:rsidR="0052091F" w:rsidRPr="00A756F0" w:rsidRDefault="0052091F" w:rsidP="00244B93">
            <w:pPr>
              <w:widowControl/>
              <w:jc w:val="both"/>
              <w:rPr>
                <w:rFonts w:ascii="Times New Roman" w:hAnsi="Times New Roman" w:cs="Times New Roman"/>
              </w:rPr>
            </w:pPr>
            <w:r w:rsidRPr="00A756F0">
              <w:rPr>
                <w:rFonts w:ascii="Times New Roman" w:hAnsi="Times New Roman" w:cs="Times New Roman" w:hint="eastAsia"/>
              </w:rPr>
              <w:t xml:space="preserve">            </w:t>
            </w:r>
            <w:r w:rsidR="003D1E38" w:rsidRPr="00A756F0">
              <w:rPr>
                <w:rFonts w:ascii="Times New Roman" w:hAnsi="Times New Roman" w:cs="Times New Roman" w:hint="eastAsia"/>
              </w:rPr>
              <w:t xml:space="preserve">    </w:t>
            </w:r>
            <w:r w:rsidRPr="00A756F0">
              <w:rPr>
                <w:rFonts w:ascii="Times New Roman" w:hAnsi="Times New Roman" w:cs="Times New Roman"/>
              </w:rPr>
              <w:t xml:space="preserve">Perform Crossover to </w:t>
            </w:r>
            <w:r w:rsidR="00D81CF9" w:rsidRPr="00A756F0">
              <w:rPr>
                <w:rFonts w:ascii="Times New Roman" w:hAnsi="Times New Roman" w:cs="Times New Roman" w:hint="eastAsia"/>
              </w:rPr>
              <w:t>produce</w:t>
            </w:r>
            <w:r w:rsidRPr="00A756F0">
              <w:rPr>
                <w:rFonts w:ascii="Times New Roman" w:hAnsi="Times New Roman" w:cs="Times New Roman"/>
              </w:rPr>
              <w:t xml:space="preserve"> offspring</w:t>
            </w:r>
            <w:r w:rsidR="00D81CF9" w:rsidRPr="00A756F0">
              <w:rPr>
                <w:rFonts w:ascii="Times New Roman" w:hAnsi="Times New Roman" w:cs="Times New Roman" w:hint="eastAsia"/>
              </w:rPr>
              <w:t xml:space="preserve">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k,n</m:t>
                  </m:r>
                </m:sub>
                <m:sup>
                  <m:r>
                    <w:rPr>
                      <w:rFonts w:ascii="Cambria Math" w:hAnsi="Cambria Math" w:cs="Times New Roman"/>
                    </w:rPr>
                    <m:t>g+1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k,n+1</m:t>
                  </m:r>
                </m:sub>
                <m:sup>
                  <m:r>
                    <w:rPr>
                      <w:rFonts w:ascii="Cambria Math" w:hAnsi="Cambria Math" w:cs="Times New Roman"/>
                    </w:rPr>
                    <m:t>g+1</m:t>
                  </m:r>
                </m:sup>
              </m:sSubSup>
            </m:oMath>
          </w:p>
          <w:p w14:paraId="21D15D1C" w14:textId="48A711E3" w:rsidR="0052091F" w:rsidRPr="00A756F0" w:rsidRDefault="0052091F" w:rsidP="00244B93">
            <w:pPr>
              <w:widowControl/>
              <w:jc w:val="both"/>
              <w:rPr>
                <w:rFonts w:ascii="Times New Roman" w:hAnsi="Times New Roman" w:cs="Times New Roman"/>
              </w:rPr>
            </w:pPr>
            <w:r w:rsidRPr="00A756F0">
              <w:rPr>
                <w:rFonts w:ascii="Times New Roman" w:hAnsi="Times New Roman" w:cs="Times New Roman" w:hint="eastAsia"/>
              </w:rPr>
              <w:t xml:space="preserve">            </w:t>
            </w:r>
            <w:r w:rsidR="003D1E38" w:rsidRPr="00A756F0">
              <w:rPr>
                <w:rFonts w:ascii="Times New Roman" w:hAnsi="Times New Roman" w:cs="Times New Roman" w:hint="eastAsia"/>
              </w:rPr>
              <w:t xml:space="preserve">    </w:t>
            </w:r>
            <w:r w:rsidRPr="00A756F0">
              <w:rPr>
                <w:rFonts w:ascii="Times New Roman" w:hAnsi="Times New Roman" w:cs="Times New Roman"/>
              </w:rPr>
              <w:t>Mutat</w:t>
            </w:r>
            <w:r w:rsidR="00D81CF9" w:rsidRPr="00A756F0">
              <w:rPr>
                <w:rFonts w:ascii="Times New Roman" w:hAnsi="Times New Roman" w:cs="Times New Roman" w:hint="eastAsia"/>
              </w:rPr>
              <w:t xml:space="preserve">e offspring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k,n</m:t>
                  </m:r>
                </m:sub>
                <m:sup>
                  <m:r>
                    <w:rPr>
                      <w:rFonts w:ascii="Cambria Math" w:hAnsi="Cambria Math" w:cs="Times New Roman"/>
                    </w:rPr>
                    <m:t>g+1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k,n+1</m:t>
                  </m:r>
                </m:sub>
                <m:sup>
                  <m:r>
                    <w:rPr>
                      <w:rFonts w:ascii="Cambria Math" w:hAnsi="Cambria Math" w:cs="Times New Roman"/>
                    </w:rPr>
                    <m:t>g+1</m:t>
                  </m:r>
                </m:sup>
              </m:sSubSup>
            </m:oMath>
          </w:p>
          <w:p w14:paraId="79974A94" w14:textId="1F36F012" w:rsidR="00975C4C" w:rsidRPr="00A756F0" w:rsidRDefault="0052091F" w:rsidP="00244B93">
            <w:pPr>
              <w:widowControl/>
              <w:jc w:val="both"/>
              <w:rPr>
                <w:rFonts w:ascii="Times New Roman" w:hAnsi="Times New Roman" w:cs="Times New Roman"/>
              </w:rPr>
            </w:pPr>
            <w:r w:rsidRPr="00A756F0">
              <w:rPr>
                <w:rFonts w:ascii="Times New Roman" w:hAnsi="Times New Roman" w:cs="Times New Roman" w:hint="eastAsia"/>
              </w:rPr>
              <w:t xml:space="preserve">            </w:t>
            </w:r>
            <w:r w:rsidR="003D1E38" w:rsidRPr="00A756F0">
              <w:rPr>
                <w:rFonts w:ascii="Times New Roman" w:hAnsi="Times New Roman" w:cs="Times New Roman" w:hint="eastAsia"/>
              </w:rPr>
              <w:t xml:space="preserve">    </w:t>
            </w:r>
            <w:r w:rsidRPr="00A756F0">
              <w:rPr>
                <w:rFonts w:ascii="Times New Roman" w:hAnsi="Times New Roman" w:cs="Times New Roman"/>
              </w:rPr>
              <w:t xml:space="preserve">Add </w:t>
            </w:r>
            <w:r w:rsidR="00AE225C" w:rsidRPr="00A756F0">
              <w:rPr>
                <w:rFonts w:ascii="Times New Roman" w:hAnsi="Times New Roman" w:cs="Times New Roman" w:hint="eastAsia"/>
              </w:rPr>
              <w:t xml:space="preserve">offspring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k,n</m:t>
                  </m:r>
                </m:sub>
                <m:sup>
                  <m:r>
                    <w:rPr>
                      <w:rFonts w:ascii="Cambria Math" w:hAnsi="Cambria Math" w:cs="Times New Roman"/>
                    </w:rPr>
                    <m:t>g+1</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k,n+1</m:t>
                  </m:r>
                </m:sub>
                <m:sup>
                  <m:r>
                    <w:rPr>
                      <w:rFonts w:ascii="Cambria Math" w:hAnsi="Cambria Math" w:cs="Times New Roman"/>
                    </w:rPr>
                    <m:t>g+1</m:t>
                  </m:r>
                </m:sup>
              </m:sSubSup>
            </m:oMath>
            <w:r w:rsidRPr="00A756F0">
              <w:rPr>
                <w:rFonts w:ascii="Times New Roman" w:hAnsi="Times New Roman" w:cs="Times New Roman"/>
              </w:rPr>
              <w:t xml:space="preserve"> to</w:t>
            </w:r>
            <w:r w:rsidR="00D81CF9" w:rsidRPr="00A756F0">
              <w:rPr>
                <w:rFonts w:ascii="Times New Roman" w:hAnsi="Times New Roman" w:cs="Times New Roman" w:hint="eastAsia"/>
              </w:rPr>
              <w:t xml:space="preserve"> the</w:t>
            </w:r>
            <w:r w:rsidRPr="00A756F0">
              <w:rPr>
                <w:rFonts w:ascii="Times New Roman" w:hAnsi="Times New Roman" w:cs="Times New Roman"/>
              </w:rPr>
              <w:t xml:space="preserve"> </w:t>
            </w:r>
            <w:r w:rsidR="00AE225C" w:rsidRPr="00A756F0">
              <w:rPr>
                <w:rFonts w:ascii="Times New Roman" w:hAnsi="Times New Roman" w:cs="Times New Roman" w:hint="eastAsia"/>
              </w:rPr>
              <w:t xml:space="preserve">new population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g+1</m:t>
                  </m:r>
                </m:sup>
              </m:sSubSup>
            </m:oMath>
          </w:p>
          <w:p w14:paraId="22942957" w14:textId="256E899D" w:rsidR="00F76FD5" w:rsidRPr="00A756F0" w:rsidRDefault="003D1E38" w:rsidP="00244B93">
            <w:pPr>
              <w:widowControl/>
              <w:jc w:val="both"/>
              <w:rPr>
                <w:rFonts w:ascii="Times New Roman" w:hAnsi="Times New Roman" w:cs="Times New Roman"/>
                <w:b/>
                <w:bCs/>
              </w:rPr>
            </w:pPr>
            <w:r w:rsidRPr="00A756F0">
              <w:rPr>
                <w:rFonts w:ascii="Times New Roman" w:hAnsi="Times New Roman" w:cs="Times New Roman" w:hint="eastAsia"/>
              </w:rPr>
              <w:t xml:space="preserve">    </w:t>
            </w:r>
            <w:r w:rsidR="00F76FD5" w:rsidRPr="00A756F0">
              <w:rPr>
                <w:rFonts w:ascii="Times New Roman" w:hAnsi="Times New Roman" w:cs="Times New Roman" w:hint="eastAsia"/>
              </w:rPr>
              <w:t xml:space="preserve">        </w:t>
            </w:r>
            <w:r w:rsidR="00F76FD5" w:rsidRPr="00A756F0">
              <w:rPr>
                <w:rFonts w:ascii="Times New Roman" w:hAnsi="Times New Roman" w:cs="Times New Roman" w:hint="eastAsia"/>
                <w:b/>
                <w:bCs/>
              </w:rPr>
              <w:t xml:space="preserve">End </w:t>
            </w:r>
            <w:r w:rsidR="0052091F" w:rsidRPr="00A756F0">
              <w:rPr>
                <w:rFonts w:ascii="Times New Roman" w:hAnsi="Times New Roman" w:cs="Times New Roman" w:hint="eastAsia"/>
                <w:b/>
                <w:bCs/>
              </w:rPr>
              <w:t>While</w:t>
            </w:r>
          </w:p>
          <w:p w14:paraId="7B6E19E0" w14:textId="641ACC90" w:rsidR="003D1E38" w:rsidRPr="00A756F0" w:rsidRDefault="003D1E38" w:rsidP="00244B93">
            <w:pPr>
              <w:widowControl/>
              <w:jc w:val="both"/>
              <w:rPr>
                <w:rFonts w:ascii="Times New Roman" w:hAnsi="Times New Roman" w:cs="Times New Roman"/>
              </w:rPr>
            </w:pPr>
            <w:r w:rsidRPr="00A756F0">
              <w:rPr>
                <w:rFonts w:ascii="Times New Roman" w:hAnsi="Times New Roman" w:cs="Times New Roman" w:hint="eastAsia"/>
              </w:rPr>
              <w:t xml:space="preserve">            Evaluate the fitness of </w:t>
            </w:r>
            <w:proofErr w:type="gramStart"/>
            <w:r w:rsidRPr="00A756F0">
              <w:rPr>
                <w:rFonts w:ascii="Times New Roman" w:hAnsi="Times New Roman" w:cs="Times New Roman" w:hint="eastAsia"/>
              </w:rPr>
              <w:t>each individual</w:t>
            </w:r>
            <w:proofErr w:type="gramEnd"/>
            <w:r w:rsidRPr="00A756F0">
              <w:rPr>
                <w:rFonts w:ascii="Times New Roman" w:hAnsi="Times New Roman" w:cs="Times New Roman" w:hint="eastAsia"/>
              </w:rPr>
              <w:t xml:space="preserve"> in </w:t>
            </w:r>
            <m:oMath>
              <m:sSubSup>
                <m:sSubSupPr>
                  <m:ctrlPr>
                    <w:rPr>
                      <w:rFonts w:ascii="Cambria Math" w:hAnsi="Cambria Math" w:cs="Times New Roman"/>
                      <w:i/>
                    </w:rPr>
                  </m:ctrlPr>
                </m:sSubSupPr>
                <m:e>
                  <m:r>
                    <w:rPr>
                      <w:rFonts w:ascii="Cambria Math" w:hAnsi="Cambria Math" w:cs="Times New Roman" w:hint="eastAsia"/>
                    </w:rPr>
                    <m:t>P</m:t>
                  </m:r>
                  <m:ctrlPr>
                    <w:rPr>
                      <w:rFonts w:ascii="Cambria Math" w:hAnsi="Cambria Math" w:cs="Times New Roman" w:hint="eastAsia"/>
                      <w:i/>
                    </w:rPr>
                  </m:ctrlPr>
                </m:e>
                <m:sub>
                  <m:r>
                    <w:rPr>
                      <w:rFonts w:ascii="Cambria Math" w:hAnsi="Cambria Math" w:cs="Times New Roman" w:hint="eastAsia"/>
                    </w:rPr>
                    <m:t>k</m:t>
                  </m:r>
                </m:sub>
                <m:sup>
                  <m:r>
                    <w:rPr>
                      <w:rFonts w:ascii="Cambria Math" w:hAnsi="Cambria Math" w:cs="Times New Roman"/>
                    </w:rPr>
                    <m:t>g+1</m:t>
                  </m:r>
                </m:sup>
              </m:sSubSup>
            </m:oMath>
            <w:r w:rsidR="004338BC" w:rsidRPr="00A756F0">
              <w:rPr>
                <w:rFonts w:ascii="Times New Roman" w:hAnsi="Times New Roman" w:cs="Times New Roman" w:hint="eastAsia"/>
              </w:rPr>
              <w:t xml:space="preserve"> combined with </w:t>
            </w:r>
            <m:oMath>
              <m:r>
                <w:rPr>
                  <w:rFonts w:ascii="Cambria Math" w:hAnsi="Cambria Math" w:cs="Times New Roman" w:hint="eastAsia"/>
                </w:rPr>
                <m:t>b</m:t>
              </m:r>
            </m:oMath>
          </w:p>
          <w:p w14:paraId="3DFCBD36" w14:textId="6DA79CAE" w:rsidR="003D1E38" w:rsidRPr="00A756F0" w:rsidRDefault="003D1E38" w:rsidP="00244B93">
            <w:pPr>
              <w:widowControl/>
              <w:jc w:val="both"/>
              <w:rPr>
                <w:rFonts w:ascii="Times New Roman" w:hAnsi="Times New Roman" w:cs="Times New Roman"/>
                <w:b/>
                <w:bCs/>
              </w:rPr>
            </w:pPr>
            <w:r w:rsidRPr="00A756F0">
              <w:rPr>
                <w:rFonts w:ascii="Times New Roman" w:hAnsi="Times New Roman" w:cs="Times New Roman" w:hint="eastAsia"/>
              </w:rPr>
              <w:t xml:space="preserve">            Update </w:t>
            </w:r>
            <m:oMath>
              <m:r>
                <w:rPr>
                  <w:rFonts w:ascii="Cambria Math" w:hAnsi="Cambria Math" w:cs="Times New Roman" w:hint="eastAsia"/>
                </w:rPr>
                <m:t>b</m:t>
              </m:r>
            </m:oMath>
            <w:r w:rsidRPr="00A756F0">
              <w:rPr>
                <w:rFonts w:ascii="Times New Roman" w:hAnsi="Times New Roman" w:cs="Times New Roman" w:hint="eastAsia"/>
              </w:rPr>
              <w:t xml:space="preserve"> based on </w:t>
            </w:r>
            <w:r w:rsidR="003D3424" w:rsidRPr="00A756F0">
              <w:rPr>
                <w:rFonts w:ascii="Times New Roman" w:hAnsi="Times New Roman" w:cs="Times New Roman" w:hint="eastAsia"/>
              </w:rPr>
              <w:t xml:space="preserve">the best individual in </w:t>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g+1</m:t>
                  </m:r>
                </m:sup>
              </m:sSubSup>
            </m:oMath>
          </w:p>
          <w:p w14:paraId="25F9BEE5" w14:textId="497F6039" w:rsidR="003D1E38" w:rsidRPr="00A756F0" w:rsidRDefault="003D1E38" w:rsidP="00244B93">
            <w:pPr>
              <w:widowControl/>
              <w:jc w:val="both"/>
              <w:rPr>
                <w:rFonts w:ascii="Times New Roman" w:hAnsi="Times New Roman" w:cs="Times New Roman"/>
                <w:b/>
                <w:bCs/>
              </w:rPr>
            </w:pPr>
            <w:r w:rsidRPr="00A756F0">
              <w:rPr>
                <w:rFonts w:ascii="Times New Roman" w:hAnsi="Times New Roman" w:cs="Times New Roman" w:hint="eastAsia"/>
              </w:rPr>
              <w:t xml:space="preserve">        </w:t>
            </w:r>
            <w:r w:rsidRPr="00A756F0">
              <w:rPr>
                <w:rFonts w:ascii="Times New Roman" w:hAnsi="Times New Roman" w:cs="Times New Roman" w:hint="eastAsia"/>
                <w:b/>
                <w:bCs/>
              </w:rPr>
              <w:t>End For</w:t>
            </w:r>
          </w:p>
          <w:p w14:paraId="76C0D4AC" w14:textId="0D8721DA" w:rsidR="002C6E92" w:rsidRPr="00A756F0" w:rsidRDefault="002C6E92" w:rsidP="00244B93">
            <w:pPr>
              <w:widowControl/>
              <w:jc w:val="both"/>
              <w:rPr>
                <w:rFonts w:ascii="Times New Roman" w:hAnsi="Times New Roman" w:cs="Times New Roman"/>
                <w:b/>
                <w:bCs/>
              </w:rPr>
            </w:pPr>
            <w:r w:rsidRPr="00A756F0">
              <w:rPr>
                <w:rFonts w:ascii="Times New Roman" w:hAnsi="Times New Roman" w:cs="Times New Roman" w:hint="eastAsia"/>
              </w:rPr>
              <w:t xml:space="preserve">    </w:t>
            </w:r>
            <w:r w:rsidRPr="00A756F0">
              <w:rPr>
                <w:rFonts w:ascii="Times New Roman" w:hAnsi="Times New Roman" w:cs="Times New Roman" w:hint="eastAsia"/>
                <w:b/>
                <w:bCs/>
              </w:rPr>
              <w:t>End For</w:t>
            </w:r>
          </w:p>
          <w:p w14:paraId="2216890C" w14:textId="77777777" w:rsidR="00CD1738" w:rsidRPr="00A756F0" w:rsidRDefault="00CD1738" w:rsidP="00244B93">
            <w:pPr>
              <w:widowControl/>
              <w:jc w:val="both"/>
              <w:rPr>
                <w:rFonts w:ascii="Times New Roman" w:hAnsi="Times New Roman" w:cs="Times New Roman"/>
                <w:b/>
                <w:bCs/>
              </w:rPr>
            </w:pPr>
            <w:r w:rsidRPr="00A756F0">
              <w:rPr>
                <w:rFonts w:ascii="Times New Roman" w:hAnsi="Times New Roman" w:cs="Times New Roman" w:hint="eastAsia"/>
                <w:b/>
                <w:bCs/>
              </w:rPr>
              <w:t>End</w:t>
            </w:r>
          </w:p>
        </w:tc>
      </w:tr>
    </w:tbl>
    <w:p w14:paraId="0994A945" w14:textId="1FDDF450" w:rsidR="00AF3BB3" w:rsidRPr="00A756F0" w:rsidRDefault="00244B93" w:rsidP="00244B93">
      <w:pPr>
        <w:pStyle w:val="af6"/>
        <w:jc w:val="center"/>
        <w:rPr>
          <w:rFonts w:ascii="Times New Roman" w:eastAsia="標楷體" w:hAnsi="Times New Roman" w:cs="Times New Roman"/>
          <w:sz w:val="24"/>
          <w:szCs w:val="24"/>
        </w:rPr>
      </w:pPr>
      <w:bookmarkStart w:id="33" w:name="_Ref234496776"/>
      <w:r w:rsidRPr="00A756F0">
        <w:rPr>
          <w:rFonts w:ascii="Times New Roman" w:hAnsi="Times New Roman" w:cs="Times New Roman"/>
          <w:b/>
          <w:bCs/>
          <w:sz w:val="24"/>
          <w:szCs w:val="24"/>
        </w:rPr>
        <w:t xml:space="preserve">Figure </w:t>
      </w:r>
      <w:r w:rsidRPr="00A756F0">
        <w:rPr>
          <w:rFonts w:ascii="Times New Roman" w:hAnsi="Times New Roman" w:cs="Times New Roman"/>
          <w:b/>
          <w:bCs/>
          <w:sz w:val="24"/>
          <w:szCs w:val="24"/>
        </w:rPr>
        <w:fldChar w:fldCharType="begin"/>
      </w:r>
      <w:r w:rsidRPr="00A756F0">
        <w:rPr>
          <w:rFonts w:ascii="Times New Roman" w:hAnsi="Times New Roman" w:cs="Times New Roman"/>
          <w:b/>
          <w:bCs/>
          <w:sz w:val="24"/>
          <w:szCs w:val="24"/>
        </w:rPr>
        <w:instrText xml:space="preserve"> SEQ Figure \* ARABIC </w:instrText>
      </w:r>
      <w:r w:rsidRPr="00A756F0">
        <w:rPr>
          <w:rFonts w:ascii="Times New Roman" w:hAnsi="Times New Roman" w:cs="Times New Roman"/>
          <w:b/>
          <w:bCs/>
          <w:sz w:val="24"/>
          <w:szCs w:val="24"/>
        </w:rPr>
        <w:fldChar w:fldCharType="separate"/>
      </w:r>
      <w:r w:rsidRPr="00A756F0">
        <w:rPr>
          <w:rFonts w:ascii="Times New Roman" w:hAnsi="Times New Roman" w:cs="Times New Roman"/>
          <w:b/>
          <w:bCs/>
          <w:noProof/>
          <w:sz w:val="24"/>
          <w:szCs w:val="24"/>
        </w:rPr>
        <w:t>3</w:t>
      </w:r>
      <w:r w:rsidRPr="00A756F0">
        <w:rPr>
          <w:rFonts w:ascii="Times New Roman" w:hAnsi="Times New Roman" w:cs="Times New Roman"/>
          <w:b/>
          <w:bCs/>
          <w:sz w:val="24"/>
          <w:szCs w:val="24"/>
        </w:rPr>
        <w:fldChar w:fldCharType="end"/>
      </w:r>
      <w:bookmarkEnd w:id="33"/>
      <w:r w:rsidRPr="00A756F0">
        <w:rPr>
          <w:rFonts w:ascii="Times New Roman" w:hAnsi="Times New Roman" w:cs="Times New Roman"/>
          <w:b/>
          <w:bCs/>
          <w:sz w:val="24"/>
          <w:szCs w:val="24"/>
        </w:rPr>
        <w:t>.</w:t>
      </w:r>
      <w:r w:rsidRPr="00A756F0">
        <w:rPr>
          <w:rFonts w:ascii="Times New Roman" w:hAnsi="Times New Roman" w:cs="Times New Roman"/>
          <w:sz w:val="24"/>
          <w:szCs w:val="24"/>
        </w:rPr>
        <w:t xml:space="preserve"> </w:t>
      </w:r>
      <w:r w:rsidR="00B53F2A" w:rsidRPr="00A756F0">
        <w:rPr>
          <w:rFonts w:ascii="Times New Roman" w:eastAsia="標楷體" w:hAnsi="Times New Roman" w:cs="Times New Roman" w:hint="eastAsia"/>
          <w:sz w:val="24"/>
          <w:szCs w:val="24"/>
        </w:rPr>
        <w:t>P</w:t>
      </w:r>
      <w:r w:rsidR="00B53F2A" w:rsidRPr="00A756F0">
        <w:rPr>
          <w:rFonts w:ascii="Times New Roman" w:eastAsia="標楷體" w:hAnsi="Times New Roman" w:cs="Times New Roman"/>
          <w:sz w:val="24"/>
          <w:szCs w:val="24"/>
        </w:rPr>
        <w:t xml:space="preserve">seudocode </w:t>
      </w:r>
      <w:r w:rsidR="00B53F2A" w:rsidRPr="00A756F0">
        <w:rPr>
          <w:rFonts w:ascii="Times New Roman" w:eastAsia="標楷體" w:hAnsi="Times New Roman" w:cs="Times New Roman" w:hint="eastAsia"/>
          <w:sz w:val="24"/>
          <w:szCs w:val="24"/>
        </w:rPr>
        <w:t xml:space="preserve">of </w:t>
      </w:r>
      <w:r w:rsidRPr="00A756F0">
        <w:rPr>
          <w:rFonts w:ascii="Times New Roman" w:eastAsia="標楷體" w:hAnsi="Times New Roman" w:cs="Times New Roman"/>
          <w:sz w:val="24"/>
          <w:szCs w:val="24"/>
        </w:rPr>
        <w:t>CCGA</w:t>
      </w:r>
      <w:r w:rsidR="00F424DD" w:rsidRPr="00A756F0">
        <w:rPr>
          <w:rFonts w:ascii="Times New Roman" w:eastAsia="標楷體" w:hAnsi="Times New Roman" w:cs="Times New Roman" w:hint="eastAsia"/>
          <w:sz w:val="24"/>
          <w:szCs w:val="24"/>
        </w:rPr>
        <w:t>.</w:t>
      </w:r>
    </w:p>
    <w:p w14:paraId="46BB84A1" w14:textId="63C6C74D" w:rsidR="00AF3BB3" w:rsidRPr="00E508FD" w:rsidRDefault="00AF3BB3" w:rsidP="00B53F2A">
      <w:pPr>
        <w:widowControl/>
        <w:spacing w:before="240" w:line="240" w:lineRule="auto"/>
        <w:outlineLvl w:val="2"/>
        <w:rPr>
          <w:rFonts w:ascii="Times New Roman" w:eastAsia="標楷體" w:hAnsi="Times New Roman" w:cs="Times New Roman"/>
        </w:rPr>
      </w:pPr>
      <w:bookmarkStart w:id="34" w:name="_Toc233808523"/>
      <w:proofErr w:type="gramStart"/>
      <w:r w:rsidRPr="00E508FD">
        <w:rPr>
          <w:rFonts w:ascii="Times New Roman" w:eastAsia="標楷體" w:hAnsi="Times New Roman" w:cs="Times New Roman"/>
        </w:rPr>
        <w:t>4.</w:t>
      </w:r>
      <w:r w:rsidR="00256AEE" w:rsidRPr="00E508FD">
        <w:rPr>
          <w:rFonts w:ascii="Times New Roman" w:eastAsia="標楷體" w:hAnsi="Times New Roman" w:cs="Times New Roman"/>
        </w:rPr>
        <w:t>5</w:t>
      </w:r>
      <w:r w:rsidRPr="00E508FD">
        <w:rPr>
          <w:rFonts w:ascii="Times New Roman" w:eastAsia="標楷體" w:hAnsi="Times New Roman" w:cs="Times New Roman"/>
        </w:rPr>
        <w:t>.</w:t>
      </w:r>
      <w:r w:rsidR="00E82B85" w:rsidRPr="00E508FD">
        <w:rPr>
          <w:rFonts w:ascii="Times New Roman" w:eastAsia="標楷體" w:hAnsi="Times New Roman" w:cs="Times New Roman"/>
        </w:rPr>
        <w:t>3</w:t>
      </w:r>
      <w:r w:rsidRPr="00E508FD">
        <w:rPr>
          <w:rFonts w:ascii="Times New Roman" w:eastAsia="標楷體" w:hAnsi="Times New Roman" w:cs="Times New Roman"/>
        </w:rPr>
        <w:t xml:space="preserve"> </w:t>
      </w:r>
      <w:bookmarkEnd w:id="34"/>
      <w:r w:rsidR="00E508FD">
        <w:rPr>
          <w:rFonts w:ascii="Times New Roman" w:eastAsia="標楷體" w:hAnsi="Times New Roman" w:cs="Times New Roman" w:hint="eastAsia"/>
        </w:rPr>
        <w:t xml:space="preserve"> </w:t>
      </w:r>
      <w:r w:rsidR="00B53F2A" w:rsidRPr="00E508FD">
        <w:rPr>
          <w:rFonts w:ascii="Times New Roman" w:eastAsia="標楷體" w:hAnsi="Times New Roman" w:cs="Times New Roman" w:hint="eastAsia"/>
        </w:rPr>
        <w:t>Store</w:t>
      </w:r>
      <w:proofErr w:type="gramEnd"/>
      <w:r w:rsidR="00B53F2A" w:rsidRPr="00E508FD">
        <w:rPr>
          <w:rFonts w:ascii="Times New Roman" w:eastAsia="標楷體" w:hAnsi="Times New Roman" w:cs="Times New Roman" w:hint="eastAsia"/>
        </w:rPr>
        <w:t xml:space="preserve"> Assignment</w:t>
      </w:r>
    </w:p>
    <w:p w14:paraId="0D4957D4" w14:textId="27B7D626" w:rsidR="009F3D9C" w:rsidRPr="00A756F0" w:rsidRDefault="00B53F2A" w:rsidP="00BB002B">
      <w:pPr>
        <w:widowControl/>
        <w:spacing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 xml:space="preserve">This stage assigned candidate stores to main routes with available capacity under volume and time window constraints to maximize route utilization and reduce support route requirements. HACO was adopted for candidate store </w:t>
      </w:r>
      <w:proofErr w:type="gramStart"/>
      <w:r w:rsidRPr="00A756F0">
        <w:rPr>
          <w:rFonts w:ascii="Times New Roman" w:eastAsia="標楷體" w:hAnsi="Times New Roman" w:cs="Times New Roman"/>
        </w:rPr>
        <w:t>assignment</w:t>
      </w:r>
      <w:proofErr w:type="gramEnd"/>
      <w:r w:rsidRPr="00A756F0">
        <w:rPr>
          <w:rFonts w:ascii="Times New Roman" w:eastAsia="標楷體" w:hAnsi="Times New Roman" w:cs="Times New Roman"/>
        </w:rPr>
        <w:t xml:space="preserve">, where a greedy strategy generated the initial solution for pheromone initialization, and multiple ant solutions were constructed in each iteration. VND was </w:t>
      </w:r>
      <w:r w:rsidRPr="00A756F0">
        <w:rPr>
          <w:rFonts w:ascii="Times New Roman" w:eastAsia="標楷體" w:hAnsi="Times New Roman" w:cs="Times New Roman"/>
        </w:rPr>
        <w:lastRenderedPageBreak/>
        <w:t>applied to the best solution after each iteration to further improve solution quality.</w:t>
      </w:r>
      <w:r w:rsidR="00EF4252" w:rsidRPr="00A756F0">
        <w:rPr>
          <w:rFonts w:ascii="Times New Roman" w:eastAsia="標楷體" w:hAnsi="Times New Roman" w:cs="Times New Roman"/>
        </w:rPr>
        <w:t xml:space="preserve"> The </w:t>
      </w:r>
      <w:proofErr w:type="gramStart"/>
      <w:r w:rsidR="00EF4252" w:rsidRPr="00A756F0">
        <w:rPr>
          <w:rFonts w:ascii="Times New Roman" w:eastAsia="標楷體" w:hAnsi="Times New Roman" w:cs="Times New Roman"/>
        </w:rPr>
        <w:t xml:space="preserve">pseudocode </w:t>
      </w:r>
      <w:r w:rsidR="00CD3BF4">
        <w:rPr>
          <w:rFonts w:ascii="Times New Roman" w:eastAsia="標楷體" w:hAnsi="Times New Roman" w:cs="Times New Roman" w:hint="eastAsia"/>
        </w:rPr>
        <w:t xml:space="preserve"> </w:t>
      </w:r>
      <w:r w:rsidR="00EF4252" w:rsidRPr="00A756F0">
        <w:rPr>
          <w:rFonts w:ascii="Times New Roman" w:eastAsia="標楷體" w:hAnsi="Times New Roman" w:cs="Times New Roman"/>
        </w:rPr>
        <w:t>present</w:t>
      </w:r>
      <w:r w:rsidR="00CD3BF4">
        <w:rPr>
          <w:rFonts w:ascii="Times New Roman" w:eastAsia="標楷體" w:hAnsi="Times New Roman" w:cs="Times New Roman" w:hint="eastAsia"/>
        </w:rPr>
        <w:t>s</w:t>
      </w:r>
      <w:proofErr w:type="gramEnd"/>
      <w:r w:rsidR="00EF4252" w:rsidRPr="00A756F0">
        <w:rPr>
          <w:rFonts w:ascii="Times New Roman" w:eastAsia="標楷體" w:hAnsi="Times New Roman" w:cs="Times New Roman"/>
        </w:rPr>
        <w:t xml:space="preserve"> in </w:t>
      </w:r>
      <w:r w:rsidR="00EF4252" w:rsidRPr="00B577A8">
        <w:rPr>
          <w:rFonts w:ascii="Times New Roman" w:eastAsia="標楷體" w:hAnsi="Times New Roman" w:cs="Times New Roman"/>
        </w:rPr>
        <w:fldChar w:fldCharType="begin"/>
      </w:r>
      <w:r w:rsidR="00EF4252" w:rsidRPr="00B577A8">
        <w:rPr>
          <w:rFonts w:ascii="Times New Roman" w:eastAsia="標楷體" w:hAnsi="Times New Roman" w:cs="Times New Roman"/>
        </w:rPr>
        <w:instrText xml:space="preserve"> REF _Ref234497252 \h </w:instrText>
      </w:r>
      <w:r w:rsidR="00A756F0" w:rsidRPr="00B577A8">
        <w:rPr>
          <w:rFonts w:ascii="Times New Roman" w:eastAsia="標楷體" w:hAnsi="Times New Roman" w:cs="Times New Roman"/>
        </w:rPr>
        <w:instrText xml:space="preserve"> \* MERGEFORMAT </w:instrText>
      </w:r>
      <w:r w:rsidR="00EF4252" w:rsidRPr="00B577A8">
        <w:rPr>
          <w:rFonts w:ascii="Times New Roman" w:eastAsia="標楷體" w:hAnsi="Times New Roman" w:cs="Times New Roman"/>
        </w:rPr>
      </w:r>
      <w:r w:rsidR="00EF4252" w:rsidRPr="00B577A8">
        <w:rPr>
          <w:rFonts w:ascii="Times New Roman" w:eastAsia="標楷體" w:hAnsi="Times New Roman" w:cs="Times New Roman"/>
        </w:rPr>
        <w:fldChar w:fldCharType="separate"/>
      </w:r>
      <w:r w:rsidR="00EF4252" w:rsidRPr="00B577A8">
        <w:rPr>
          <w:rFonts w:ascii="Times New Roman" w:hAnsi="Times New Roman" w:cs="Times New Roman"/>
        </w:rPr>
        <w:t xml:space="preserve">Figure </w:t>
      </w:r>
      <w:r w:rsidR="00EF4252" w:rsidRPr="00B577A8">
        <w:rPr>
          <w:rFonts w:ascii="Times New Roman" w:hAnsi="Times New Roman" w:cs="Times New Roman"/>
          <w:noProof/>
        </w:rPr>
        <w:t>4</w:t>
      </w:r>
      <w:r w:rsidR="00EF4252" w:rsidRPr="00B577A8">
        <w:rPr>
          <w:rFonts w:ascii="Times New Roman" w:eastAsia="標楷體" w:hAnsi="Times New Roman" w:cs="Times New Roman"/>
        </w:rPr>
        <w:fldChar w:fldCharType="end"/>
      </w:r>
      <w:r w:rsidR="00EF4252" w:rsidRPr="00B577A8">
        <w:rPr>
          <w:rFonts w:ascii="Times New Roman" w:eastAsia="標楷體" w:hAnsi="Times New Roman" w:cs="Times New Roman" w:hint="eastAsia"/>
        </w:rPr>
        <w:t>.</w:t>
      </w:r>
    </w:p>
    <w:tbl>
      <w:tblPr>
        <w:tblStyle w:val="af7"/>
        <w:tblW w:w="0" w:type="auto"/>
        <w:jc w:val="center"/>
        <w:tblLayout w:type="fixed"/>
        <w:tblLook w:val="04A0" w:firstRow="1" w:lastRow="0" w:firstColumn="1" w:lastColumn="0" w:noHBand="0" w:noVBand="1"/>
      </w:tblPr>
      <w:tblGrid>
        <w:gridCol w:w="562"/>
        <w:gridCol w:w="8222"/>
      </w:tblGrid>
      <w:tr w:rsidR="007923A9" w:rsidRPr="00A756F0" w14:paraId="07087A34" w14:textId="77777777" w:rsidTr="00A756F0">
        <w:trPr>
          <w:jc w:val="center"/>
        </w:trPr>
        <w:tc>
          <w:tcPr>
            <w:tcW w:w="562" w:type="dxa"/>
          </w:tcPr>
          <w:p w14:paraId="3C253592"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01</w:t>
            </w:r>
          </w:p>
          <w:p w14:paraId="7A84ED44"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02</w:t>
            </w:r>
          </w:p>
          <w:p w14:paraId="588F31A1"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03</w:t>
            </w:r>
          </w:p>
          <w:p w14:paraId="086FC4EF"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04</w:t>
            </w:r>
          </w:p>
          <w:p w14:paraId="42E2B753"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05</w:t>
            </w:r>
          </w:p>
          <w:p w14:paraId="0E9FD554"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06</w:t>
            </w:r>
          </w:p>
          <w:p w14:paraId="24C7B9C1"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07</w:t>
            </w:r>
          </w:p>
          <w:p w14:paraId="1D2DEA78"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08</w:t>
            </w:r>
          </w:p>
          <w:p w14:paraId="0588D0C5"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09</w:t>
            </w:r>
          </w:p>
          <w:p w14:paraId="6CBDBA81"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10</w:t>
            </w:r>
          </w:p>
          <w:p w14:paraId="45A8D5C2"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11</w:t>
            </w:r>
          </w:p>
          <w:p w14:paraId="791D46B8"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12</w:t>
            </w:r>
          </w:p>
          <w:p w14:paraId="732EF97A"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13</w:t>
            </w:r>
          </w:p>
          <w:p w14:paraId="6C25A83E"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14</w:t>
            </w:r>
          </w:p>
          <w:p w14:paraId="31502A18" w14:textId="70614268"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rPr>
              <w:t>15</w:t>
            </w:r>
          </w:p>
        </w:tc>
        <w:tc>
          <w:tcPr>
            <w:tcW w:w="8222" w:type="dxa"/>
          </w:tcPr>
          <w:p w14:paraId="6B6BA8F1" w14:textId="77777777" w:rsidR="007923A9" w:rsidRPr="00A756F0" w:rsidRDefault="007923A9" w:rsidP="00450C2E">
            <w:pPr>
              <w:widowControl/>
              <w:jc w:val="both"/>
              <w:rPr>
                <w:rFonts w:ascii="Times New Roman" w:hAnsi="Times New Roman" w:cs="Times New Roman"/>
                <w:b/>
                <w:bCs/>
              </w:rPr>
            </w:pPr>
            <w:r w:rsidRPr="00A756F0">
              <w:rPr>
                <w:rFonts w:ascii="Times New Roman" w:hAnsi="Times New Roman" w:cs="Times New Roman" w:hint="eastAsia"/>
                <w:b/>
                <w:bCs/>
              </w:rPr>
              <w:t>Begin</w:t>
            </w:r>
          </w:p>
          <w:p w14:paraId="412F5434" w14:textId="1C8D2ED5" w:rsidR="007923A9" w:rsidRPr="00A756F0" w:rsidRDefault="007923A9" w:rsidP="00450C2E">
            <w:pPr>
              <w:widowControl/>
              <w:jc w:val="both"/>
              <w:rPr>
                <w:rFonts w:ascii="Times New Roman" w:hAnsi="Times New Roman" w:cs="Times New Roman"/>
                <w:b/>
                <w:bCs/>
              </w:rPr>
            </w:pPr>
            <w:r w:rsidRPr="00A756F0">
              <w:rPr>
                <w:rFonts w:ascii="Times New Roman" w:hAnsi="Times New Roman" w:cs="Times New Roman" w:hint="eastAsia"/>
              </w:rPr>
              <w:t xml:space="preserve">    </w:t>
            </w:r>
            <w:r w:rsidR="00436F76" w:rsidRPr="00A756F0">
              <w:rPr>
                <w:rFonts w:ascii="Times New Roman" w:hAnsi="Times New Roman" w:cs="Times New Roman" w:hint="eastAsia"/>
              </w:rPr>
              <w:t>Generate and evaluate solution</w:t>
            </w:r>
            <w:r w:rsidR="00FC5D5D" w:rsidRPr="00A756F0">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gr</m:t>
                  </m:r>
                </m:sub>
              </m:sSub>
            </m:oMath>
          </w:p>
          <w:p w14:paraId="1C3D17AB" w14:textId="4276804F" w:rsidR="007923A9" w:rsidRPr="00A756F0" w:rsidRDefault="007923A9" w:rsidP="00450C2E">
            <w:pPr>
              <w:widowControl/>
              <w:jc w:val="both"/>
              <w:rPr>
                <w:rFonts w:ascii="Times New Roman" w:hAnsi="Times New Roman" w:cs="Times New Roman"/>
                <w:i/>
              </w:rPr>
            </w:pPr>
            <w:r w:rsidRPr="00A756F0">
              <w:rPr>
                <w:rFonts w:ascii="Times New Roman" w:hAnsi="Times New Roman" w:cs="Times New Roman" w:hint="eastAsia"/>
              </w:rPr>
              <w:t xml:space="preserve">    Initialize pheromone</w:t>
            </w:r>
            <w:r w:rsidR="00436F76" w:rsidRPr="00A756F0">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0</m:t>
                  </m:r>
                </m:sub>
              </m:sSub>
            </m:oMath>
          </w:p>
          <w:p w14:paraId="6EC1C72C" w14:textId="77777777" w:rsidR="007923A9" w:rsidRPr="00A756F0" w:rsidRDefault="007923A9" w:rsidP="00450C2E">
            <w:pPr>
              <w:widowControl/>
              <w:jc w:val="both"/>
              <w:rPr>
                <w:rFonts w:ascii="Times New Roman" w:hAnsi="Times New Roman" w:cs="Times New Roman"/>
                <w:b/>
                <w:bCs/>
              </w:rPr>
            </w:pPr>
            <w:r w:rsidRPr="00A756F0">
              <w:rPr>
                <w:rFonts w:ascii="Times New Roman" w:hAnsi="Times New Roman" w:cs="Times New Roman" w:hint="eastAsia"/>
              </w:rPr>
              <w:t xml:space="preserve">    </w:t>
            </w:r>
            <w:r w:rsidRPr="00A756F0">
              <w:rPr>
                <w:rFonts w:ascii="Times New Roman" w:hAnsi="Times New Roman" w:cs="Times New Roman" w:hint="eastAsia"/>
                <w:b/>
                <w:bCs/>
              </w:rPr>
              <w:t xml:space="preserve">While </w:t>
            </w:r>
            <w:r w:rsidRPr="00A756F0">
              <w:rPr>
                <w:rFonts w:ascii="Times New Roman" w:hAnsi="Times New Roman" w:cs="Times New Roman"/>
              </w:rPr>
              <w:t>stopping criterion is not met</w:t>
            </w:r>
            <w:r w:rsidRPr="00A756F0">
              <w:rPr>
                <w:rFonts w:ascii="Times New Roman" w:hAnsi="Times New Roman" w:cs="Times New Roman" w:hint="eastAsia"/>
              </w:rPr>
              <w:t xml:space="preserve"> </w:t>
            </w:r>
            <w:r w:rsidRPr="00A756F0">
              <w:rPr>
                <w:rFonts w:ascii="Times New Roman" w:hAnsi="Times New Roman" w:cs="Times New Roman" w:hint="eastAsia"/>
                <w:b/>
                <w:bCs/>
              </w:rPr>
              <w:t>Do</w:t>
            </w:r>
          </w:p>
          <w:p w14:paraId="17F15CE1" w14:textId="402E8CBD" w:rsidR="006D3560" w:rsidRPr="00A756F0" w:rsidRDefault="007923A9" w:rsidP="00450C2E">
            <w:pPr>
              <w:widowControl/>
              <w:jc w:val="both"/>
              <w:rPr>
                <w:rFonts w:ascii="Times New Roman" w:hAnsi="Times New Roman" w:cs="Times New Roman"/>
              </w:rPr>
            </w:pPr>
            <w:r w:rsidRPr="00A756F0">
              <w:rPr>
                <w:rFonts w:ascii="Times New Roman" w:hAnsi="Times New Roman" w:cs="Times New Roman" w:hint="eastAsia"/>
                <w:b/>
                <w:bCs/>
              </w:rPr>
              <w:t xml:space="preserve">        </w:t>
            </w:r>
            <w:r w:rsidRPr="00A756F0">
              <w:rPr>
                <w:rFonts w:ascii="Times New Roman" w:hAnsi="Times New Roman" w:cs="Times New Roman" w:hint="eastAsia"/>
              </w:rPr>
              <w:t xml:space="preserve">Initialize solution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iter</m:t>
                  </m:r>
                </m:sub>
              </m:sSub>
              <m:r>
                <w:rPr>
                  <w:rFonts w:ascii="Cambria Math" w:hAnsi="Cambria Math" w:cs="Times New Roman"/>
                </w:rPr>
                <m:t>=∅</m:t>
              </m:r>
            </m:oMath>
          </w:p>
          <w:p w14:paraId="552C444A"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hint="eastAsia"/>
                <w:b/>
                <w:bCs/>
              </w:rPr>
              <w:t xml:space="preserve">        For</w:t>
            </w:r>
            <w:r w:rsidRPr="00A756F0">
              <w:rPr>
                <w:rFonts w:ascii="Times New Roman" w:hAnsi="Times New Roman" w:cs="Times New Roman" w:hint="eastAsia"/>
              </w:rPr>
              <w:t xml:space="preserve"> each ant m </w:t>
            </w:r>
            <w:r w:rsidRPr="00A756F0">
              <w:rPr>
                <w:rFonts w:ascii="Times New Roman" w:hAnsi="Times New Roman" w:cs="Times New Roman" w:hint="eastAsia"/>
                <w:b/>
                <w:bCs/>
              </w:rPr>
              <w:t>Do</w:t>
            </w:r>
          </w:p>
          <w:p w14:paraId="1E44AED7" w14:textId="738DBAC1"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hint="eastAsia"/>
                <w:b/>
                <w:bCs/>
              </w:rPr>
              <w:t xml:space="preserve">            </w:t>
            </w:r>
            <m:oMath>
              <m:sSub>
                <m:sSubPr>
                  <m:ctrlPr>
                    <w:rPr>
                      <w:rFonts w:ascii="Cambria Math" w:hAnsi="Cambria Math" w:cs="Times New Roman"/>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Times New Roman"/>
                    </w:rPr>
                    <m:t>m</m:t>
                  </m:r>
                </m:sub>
              </m:sSub>
            </m:oMath>
            <w:r w:rsidRPr="00A756F0">
              <w:rPr>
                <w:rFonts w:ascii="Times New Roman" w:hAnsi="Times New Roman" w:cs="Times New Roman" w:hint="eastAsia"/>
              </w:rPr>
              <w:t>= Solution Construction</w:t>
            </w:r>
          </w:p>
          <w:p w14:paraId="4BF42D6B" w14:textId="77777777" w:rsidR="007923A9" w:rsidRPr="00A756F0" w:rsidRDefault="007923A9" w:rsidP="00450C2E">
            <w:pPr>
              <w:widowControl/>
              <w:jc w:val="both"/>
              <w:rPr>
                <w:rFonts w:ascii="Times New Roman" w:hAnsi="Times New Roman" w:cs="Times New Roman"/>
                <w:b/>
                <w:bCs/>
              </w:rPr>
            </w:pPr>
            <w:r w:rsidRPr="00A756F0">
              <w:rPr>
                <w:rFonts w:ascii="Times New Roman" w:hAnsi="Times New Roman" w:cs="Times New Roman" w:hint="eastAsia"/>
                <w:b/>
                <w:bCs/>
              </w:rPr>
              <w:t xml:space="preserve">            If </w:t>
            </w:r>
            <w:proofErr w:type="gramStart"/>
            <w:r w:rsidRPr="00A756F0">
              <w:rPr>
                <w:rFonts w:ascii="Times New Roman" w:hAnsi="Times New Roman" w:cs="Times New Roman" w:hint="eastAsia"/>
              </w:rPr>
              <w:t>cost</w:t>
            </w:r>
            <w:r w:rsidRPr="00A756F0">
              <w:rPr>
                <w:rFonts w:ascii="Times New Roman" w:hAnsi="Times New Roman" w:cs="Times New Roman" w:hint="eastAsia"/>
                <w:b/>
                <w:bCs/>
              </w:rPr>
              <w:t>(</w:t>
            </w:r>
            <w:proofErr w:type="gramEnd"/>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m:t>
                  </m:r>
                </m:sub>
              </m:sSub>
            </m:oMath>
            <w:r w:rsidRPr="00A756F0">
              <w:rPr>
                <w:rFonts w:ascii="Times New Roman" w:hAnsi="Times New Roman" w:cs="Times New Roman" w:hint="eastAsia"/>
              </w:rPr>
              <w:t xml:space="preserve">) &lt; </w:t>
            </w:r>
            <w:proofErr w:type="gramStart"/>
            <w:r w:rsidRPr="00A756F0">
              <w:rPr>
                <w:rFonts w:ascii="Times New Roman" w:hAnsi="Times New Roman" w:cs="Times New Roman" w:hint="eastAsia"/>
              </w:rPr>
              <w:t>cost(</w:t>
            </w:r>
            <w:proofErr w:type="gramEnd"/>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iter</m:t>
                  </m:r>
                </m:sub>
              </m:sSub>
            </m:oMath>
            <w:r w:rsidRPr="00A756F0">
              <w:rPr>
                <w:rFonts w:ascii="Times New Roman" w:hAnsi="Times New Roman" w:cs="Times New Roman" w:hint="eastAsia"/>
              </w:rPr>
              <w:t>)</w:t>
            </w:r>
            <w:r w:rsidRPr="00A756F0">
              <w:rPr>
                <w:rFonts w:ascii="Times New Roman" w:hAnsi="Times New Roman" w:cs="Times New Roman" w:hint="eastAsia"/>
                <w:b/>
                <w:bCs/>
              </w:rPr>
              <w:t>Then</w:t>
            </w:r>
          </w:p>
          <w:p w14:paraId="717F4E5D"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hint="eastAsia"/>
                <w:b/>
                <w:bCs/>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iter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m:t>
                  </m:r>
                </m:sub>
              </m:sSub>
            </m:oMath>
          </w:p>
          <w:p w14:paraId="3BEE4696" w14:textId="77777777" w:rsidR="007923A9" w:rsidRPr="00A756F0" w:rsidRDefault="007923A9" w:rsidP="00450C2E">
            <w:pPr>
              <w:widowControl/>
              <w:jc w:val="both"/>
              <w:rPr>
                <w:rFonts w:ascii="Times New Roman" w:hAnsi="Times New Roman" w:cs="Times New Roman"/>
                <w:b/>
                <w:bCs/>
              </w:rPr>
            </w:pPr>
            <w:r w:rsidRPr="00A756F0">
              <w:rPr>
                <w:rFonts w:ascii="Times New Roman" w:hAnsi="Times New Roman" w:cs="Times New Roman" w:hint="eastAsia"/>
                <w:b/>
                <w:bCs/>
              </w:rPr>
              <w:t xml:space="preserve">            End If</w:t>
            </w:r>
          </w:p>
          <w:p w14:paraId="3F16CB9F" w14:textId="77777777" w:rsidR="007923A9" w:rsidRPr="00A756F0" w:rsidRDefault="007923A9" w:rsidP="00450C2E">
            <w:pPr>
              <w:widowControl/>
              <w:jc w:val="both"/>
              <w:rPr>
                <w:rFonts w:ascii="Times New Roman" w:hAnsi="Times New Roman" w:cs="Times New Roman"/>
                <w:b/>
                <w:bCs/>
              </w:rPr>
            </w:pPr>
            <w:r w:rsidRPr="00A756F0">
              <w:rPr>
                <w:rFonts w:ascii="Times New Roman" w:hAnsi="Times New Roman" w:cs="Times New Roman" w:hint="eastAsia"/>
                <w:b/>
                <w:bCs/>
              </w:rPr>
              <w:t xml:space="preserve">        End For</w:t>
            </w:r>
          </w:p>
          <w:p w14:paraId="688E7883" w14:textId="1F4267D7" w:rsidR="007923A9" w:rsidRPr="00A756F0" w:rsidRDefault="007923A9" w:rsidP="00450C2E">
            <w:pPr>
              <w:widowControl/>
              <w:jc w:val="both"/>
              <w:rPr>
                <w:rFonts w:ascii="Times New Roman" w:hAnsi="Times New Roman" w:cs="Times New Roman"/>
                <w:b/>
                <w:bCs/>
              </w:rPr>
            </w:pPr>
            <w:r w:rsidRPr="00A756F0">
              <w:rPr>
                <w:rFonts w:ascii="Times New Roman" w:hAnsi="Times New Roman" w:cs="Times New Roman" w:hint="eastAsia"/>
                <w:b/>
                <w:bCs/>
              </w:rPr>
              <w:t xml:space="preserve">        </w:t>
            </w:r>
            <w:r w:rsidRPr="00A756F0">
              <w:rPr>
                <w:rFonts w:ascii="Times New Roman" w:hAnsi="Times New Roman" w:cs="Times New Roman" w:hint="eastAsia"/>
              </w:rPr>
              <w:t xml:space="preserve">Apply VND to improve the solution </w:t>
            </w:r>
            <m:oMath>
              <m:sSub>
                <m:sSubPr>
                  <m:ctrlPr>
                    <w:rPr>
                      <w:rFonts w:ascii="Cambria Math" w:hAnsi="Cambria Math" w:cs="Times New Roman"/>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Times New Roman"/>
                    </w:rPr>
                    <m:t>iter</m:t>
                  </m:r>
                </m:sub>
              </m:sSub>
            </m:oMath>
          </w:p>
          <w:p w14:paraId="2FE3DB96" w14:textId="77777777" w:rsidR="007923A9" w:rsidRPr="00A756F0" w:rsidRDefault="007923A9" w:rsidP="00450C2E">
            <w:pPr>
              <w:widowControl/>
              <w:jc w:val="both"/>
              <w:rPr>
                <w:rFonts w:ascii="Times New Roman" w:hAnsi="Times New Roman" w:cs="Times New Roman"/>
              </w:rPr>
            </w:pPr>
            <w:r w:rsidRPr="00A756F0">
              <w:rPr>
                <w:rFonts w:ascii="Times New Roman" w:hAnsi="Times New Roman" w:cs="Times New Roman" w:hint="eastAsia"/>
                <w:b/>
                <w:bCs/>
              </w:rPr>
              <w:t xml:space="preserve">        </w:t>
            </w:r>
            <w:r w:rsidRPr="00A756F0">
              <w:rPr>
                <w:rFonts w:ascii="Times New Roman" w:hAnsi="Times New Roman" w:cs="Times New Roman" w:hint="eastAsia"/>
              </w:rPr>
              <w:t xml:space="preserve">Update global pheromone </w:t>
            </w:r>
            <m:oMath>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i,j</m:t>
                  </m:r>
                </m:sub>
              </m:sSub>
            </m:oMath>
            <w:r w:rsidRPr="00A756F0">
              <w:rPr>
                <w:rFonts w:ascii="Times New Roman" w:hAnsi="Times New Roman" w:cs="Times New Roman" w:hint="eastAsia"/>
              </w:rPr>
              <w:t xml:space="preserve"> based on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best</m:t>
                  </m:r>
                </m:sub>
              </m:sSub>
            </m:oMath>
          </w:p>
          <w:p w14:paraId="536BD698" w14:textId="77777777" w:rsidR="007923A9" w:rsidRPr="00A756F0" w:rsidRDefault="007923A9" w:rsidP="00450C2E">
            <w:pPr>
              <w:widowControl/>
              <w:jc w:val="both"/>
              <w:rPr>
                <w:rFonts w:ascii="Times New Roman" w:hAnsi="Times New Roman" w:cs="Times New Roman"/>
                <w:b/>
                <w:bCs/>
              </w:rPr>
            </w:pPr>
            <w:r w:rsidRPr="00A756F0">
              <w:rPr>
                <w:rFonts w:ascii="Times New Roman" w:hAnsi="Times New Roman" w:cs="Times New Roman" w:hint="eastAsia"/>
              </w:rPr>
              <w:t xml:space="preserve">    </w:t>
            </w:r>
            <w:r w:rsidRPr="00A756F0">
              <w:rPr>
                <w:rFonts w:ascii="Times New Roman" w:hAnsi="Times New Roman" w:cs="Times New Roman" w:hint="eastAsia"/>
                <w:b/>
                <w:bCs/>
              </w:rPr>
              <w:t>End While</w:t>
            </w:r>
          </w:p>
          <w:p w14:paraId="6B145B89" w14:textId="77777777" w:rsidR="007923A9" w:rsidRPr="00A756F0" w:rsidRDefault="007923A9" w:rsidP="00450C2E">
            <w:pPr>
              <w:widowControl/>
              <w:jc w:val="both"/>
              <w:rPr>
                <w:rFonts w:ascii="Times New Roman" w:hAnsi="Times New Roman" w:cs="Times New Roman"/>
                <w:b/>
                <w:bCs/>
              </w:rPr>
            </w:pPr>
            <w:r w:rsidRPr="00A756F0">
              <w:rPr>
                <w:rFonts w:ascii="Times New Roman" w:hAnsi="Times New Roman" w:cs="Times New Roman" w:hint="eastAsia"/>
                <w:b/>
                <w:bCs/>
              </w:rPr>
              <w:t>End</w:t>
            </w:r>
          </w:p>
        </w:tc>
      </w:tr>
    </w:tbl>
    <w:p w14:paraId="6B44D1DD" w14:textId="21AE8C0B" w:rsidR="007923A9" w:rsidRPr="00A756F0" w:rsidRDefault="00460A41" w:rsidP="00450C2E">
      <w:pPr>
        <w:widowControl/>
        <w:spacing w:after="0" w:line="240" w:lineRule="auto"/>
        <w:jc w:val="center"/>
        <w:rPr>
          <w:rFonts w:ascii="Times New Roman" w:eastAsia="標楷體" w:hAnsi="Times New Roman" w:cs="Times New Roman"/>
        </w:rPr>
      </w:pPr>
      <w:bookmarkStart w:id="35" w:name="_Ref234497252"/>
      <w:r w:rsidRPr="00A756F0">
        <w:rPr>
          <w:rFonts w:ascii="Times New Roman" w:hAnsi="Times New Roman" w:cs="Times New Roman"/>
          <w:b/>
          <w:bCs/>
        </w:rPr>
        <w:t xml:space="preserve">Figure </w:t>
      </w:r>
      <w:r w:rsidRPr="00A756F0">
        <w:rPr>
          <w:rFonts w:ascii="Times New Roman" w:hAnsi="Times New Roman" w:cs="Times New Roman"/>
          <w:b/>
          <w:bCs/>
        </w:rPr>
        <w:fldChar w:fldCharType="begin"/>
      </w:r>
      <w:r w:rsidRPr="00A756F0">
        <w:rPr>
          <w:rFonts w:ascii="Times New Roman" w:hAnsi="Times New Roman" w:cs="Times New Roman"/>
          <w:b/>
          <w:bCs/>
        </w:rPr>
        <w:instrText xml:space="preserve"> SEQ Figure \* ARABIC </w:instrText>
      </w:r>
      <w:r w:rsidRPr="00A756F0">
        <w:rPr>
          <w:rFonts w:ascii="Times New Roman" w:hAnsi="Times New Roman" w:cs="Times New Roman"/>
          <w:b/>
          <w:bCs/>
        </w:rPr>
        <w:fldChar w:fldCharType="separate"/>
      </w:r>
      <w:r w:rsidRPr="00A756F0">
        <w:rPr>
          <w:rFonts w:ascii="Times New Roman" w:hAnsi="Times New Roman" w:cs="Times New Roman"/>
          <w:b/>
          <w:bCs/>
          <w:noProof/>
        </w:rPr>
        <w:t>4</w:t>
      </w:r>
      <w:r w:rsidRPr="00A756F0">
        <w:rPr>
          <w:rFonts w:ascii="Times New Roman" w:hAnsi="Times New Roman" w:cs="Times New Roman"/>
          <w:b/>
          <w:bCs/>
        </w:rPr>
        <w:fldChar w:fldCharType="end"/>
      </w:r>
      <w:bookmarkEnd w:id="35"/>
      <w:r w:rsidRPr="00A756F0">
        <w:rPr>
          <w:rFonts w:ascii="Times New Roman" w:hAnsi="Times New Roman" w:cs="Times New Roman" w:hint="eastAsia"/>
          <w:b/>
          <w:bCs/>
        </w:rPr>
        <w:t xml:space="preserve">. </w:t>
      </w:r>
      <w:r w:rsidRPr="00A756F0">
        <w:rPr>
          <w:rFonts w:ascii="Times New Roman" w:eastAsia="標楷體" w:hAnsi="Times New Roman" w:cs="Times New Roman" w:hint="eastAsia"/>
        </w:rPr>
        <w:t>P</w:t>
      </w:r>
      <w:r w:rsidRPr="00A756F0">
        <w:rPr>
          <w:rFonts w:ascii="Times New Roman" w:eastAsia="標楷體" w:hAnsi="Times New Roman" w:cs="Times New Roman"/>
        </w:rPr>
        <w:t xml:space="preserve">seudocode </w:t>
      </w:r>
      <w:r w:rsidRPr="00A756F0">
        <w:rPr>
          <w:rFonts w:ascii="Times New Roman" w:eastAsia="標楷體" w:hAnsi="Times New Roman" w:cs="Times New Roman" w:hint="eastAsia"/>
        </w:rPr>
        <w:t>of HACO</w:t>
      </w:r>
      <w:r w:rsidR="00F424DD" w:rsidRPr="00A756F0">
        <w:rPr>
          <w:rFonts w:ascii="Times New Roman" w:eastAsia="標楷體" w:hAnsi="Times New Roman" w:cs="Times New Roman" w:hint="eastAsia"/>
        </w:rPr>
        <w:t>.</w:t>
      </w:r>
    </w:p>
    <w:p w14:paraId="394CD9D9" w14:textId="5BD8C7C3" w:rsidR="00DE25C6" w:rsidRPr="00E508FD" w:rsidRDefault="00AF3BB3" w:rsidP="00460A41">
      <w:pPr>
        <w:widowControl/>
        <w:spacing w:before="240" w:line="240" w:lineRule="auto"/>
        <w:outlineLvl w:val="2"/>
        <w:rPr>
          <w:rFonts w:ascii="Times New Roman" w:eastAsia="標楷體" w:hAnsi="Times New Roman" w:cs="Times New Roman"/>
        </w:rPr>
      </w:pPr>
      <w:bookmarkStart w:id="36" w:name="_Toc233808524"/>
      <w:proofErr w:type="gramStart"/>
      <w:r w:rsidRPr="00E508FD">
        <w:rPr>
          <w:rFonts w:ascii="Times New Roman" w:eastAsia="標楷體" w:hAnsi="Times New Roman" w:cs="Times New Roman" w:hint="eastAsia"/>
        </w:rPr>
        <w:t>4.</w:t>
      </w:r>
      <w:r w:rsidR="00256AEE" w:rsidRPr="00E508FD">
        <w:rPr>
          <w:rFonts w:ascii="Times New Roman" w:eastAsia="標楷體" w:hAnsi="Times New Roman" w:cs="Times New Roman" w:hint="eastAsia"/>
        </w:rPr>
        <w:t>5</w:t>
      </w:r>
      <w:r w:rsidRPr="00E508FD">
        <w:rPr>
          <w:rFonts w:ascii="Times New Roman" w:eastAsia="標楷體" w:hAnsi="Times New Roman" w:cs="Times New Roman" w:hint="eastAsia"/>
        </w:rPr>
        <w:t>.</w:t>
      </w:r>
      <w:r w:rsidR="00E82B85" w:rsidRPr="00E508FD">
        <w:rPr>
          <w:rFonts w:ascii="Times New Roman" w:eastAsia="標楷體" w:hAnsi="Times New Roman" w:cs="Times New Roman" w:hint="eastAsia"/>
        </w:rPr>
        <w:t>4</w:t>
      </w:r>
      <w:r w:rsidR="00E508FD">
        <w:rPr>
          <w:rFonts w:ascii="Times New Roman" w:eastAsia="標楷體" w:hAnsi="Times New Roman" w:cs="Times New Roman" w:hint="eastAsia"/>
        </w:rPr>
        <w:t xml:space="preserve"> </w:t>
      </w:r>
      <w:r w:rsidRPr="00E508FD">
        <w:rPr>
          <w:rFonts w:ascii="Times New Roman" w:eastAsia="標楷體" w:hAnsi="Times New Roman" w:cs="Times New Roman" w:hint="eastAsia"/>
        </w:rPr>
        <w:t xml:space="preserve"> </w:t>
      </w:r>
      <w:bookmarkEnd w:id="36"/>
      <w:r w:rsidR="00460A41" w:rsidRPr="00E508FD">
        <w:rPr>
          <w:rFonts w:ascii="Times New Roman" w:eastAsia="標楷體" w:hAnsi="Times New Roman" w:cs="Times New Roman" w:hint="eastAsia"/>
        </w:rPr>
        <w:t>Support</w:t>
      </w:r>
      <w:proofErr w:type="gramEnd"/>
      <w:r w:rsidR="00460A41" w:rsidRPr="00E508FD">
        <w:rPr>
          <w:rFonts w:ascii="Times New Roman" w:eastAsia="標楷體" w:hAnsi="Times New Roman" w:cs="Times New Roman" w:hint="eastAsia"/>
        </w:rPr>
        <w:t xml:space="preserve"> Route Planning</w:t>
      </w:r>
    </w:p>
    <w:p w14:paraId="2C5C44B0" w14:textId="5268D0DD" w:rsidR="00FD7147" w:rsidRPr="00A756F0" w:rsidRDefault="00880F26" w:rsidP="00BB002B">
      <w:pPr>
        <w:widowControl/>
        <w:spacing w:line="240" w:lineRule="auto"/>
        <w:jc w:val="both"/>
        <w:rPr>
          <w:rFonts w:ascii="Times New Roman" w:eastAsia="標楷體" w:hAnsi="Times New Roman" w:cs="Times New Roman"/>
        </w:rPr>
      </w:pPr>
      <w:r w:rsidRPr="00A756F0">
        <w:rPr>
          <w:rFonts w:ascii="Times New Roman" w:eastAsia="標楷體" w:hAnsi="Times New Roman" w:cs="Times New Roman"/>
        </w:rPr>
        <w:tab/>
      </w:r>
      <w:r w:rsidR="00D53A44" w:rsidRPr="00D53A44">
        <w:rPr>
          <w:rFonts w:ascii="Times New Roman" w:eastAsia="標楷體" w:hAnsi="Times New Roman" w:cs="Times New Roman"/>
        </w:rPr>
        <w:t>After store assignment, the support route planning stage was conducted to construct additional routes for stores that could not be reassigned to main routes due to vehicle capacity and time constraints. MACS was adopted for route construction and optimization, where ACS-VEI minimizes the number of support vehicles and ACS-DIST further reduces the total travel distance under a fixed number of vehicles. The complete pseudocode of MACS present</w:t>
      </w:r>
      <w:r w:rsidR="00D644A1">
        <w:rPr>
          <w:rFonts w:ascii="Times New Roman" w:eastAsia="標楷體" w:hAnsi="Times New Roman" w:cs="Times New Roman" w:hint="eastAsia"/>
        </w:rPr>
        <w:t>s</w:t>
      </w:r>
      <w:r w:rsidR="00D53A44" w:rsidRPr="00D53A44">
        <w:rPr>
          <w:rFonts w:ascii="Times New Roman" w:eastAsia="標楷體" w:hAnsi="Times New Roman" w:cs="Times New Roman"/>
        </w:rPr>
        <w:t xml:space="preserve"> in</w:t>
      </w:r>
      <w:r w:rsidR="00EF4252" w:rsidRPr="00A756F0">
        <w:rPr>
          <w:rFonts w:ascii="Times New Roman" w:eastAsia="標楷體" w:hAnsi="Times New Roman" w:cs="Times New Roman" w:hint="eastAsia"/>
        </w:rPr>
        <w:t xml:space="preserve"> </w:t>
      </w:r>
      <w:r w:rsidR="00EF4252" w:rsidRPr="00B577A8">
        <w:rPr>
          <w:rFonts w:ascii="Times New Roman" w:eastAsia="標楷體" w:hAnsi="Times New Roman" w:cs="Times New Roman"/>
        </w:rPr>
        <w:fldChar w:fldCharType="begin"/>
      </w:r>
      <w:r w:rsidR="00EF4252" w:rsidRPr="00B577A8">
        <w:rPr>
          <w:rFonts w:ascii="Times New Roman" w:eastAsia="標楷體" w:hAnsi="Times New Roman" w:cs="Times New Roman"/>
        </w:rPr>
        <w:instrText xml:space="preserve"> REF _Ref234497784 \h </w:instrText>
      </w:r>
      <w:r w:rsidR="00A756F0" w:rsidRPr="00B577A8">
        <w:rPr>
          <w:rFonts w:ascii="Times New Roman" w:eastAsia="標楷體" w:hAnsi="Times New Roman" w:cs="Times New Roman"/>
        </w:rPr>
        <w:instrText xml:space="preserve"> \* MERGEFORMAT </w:instrText>
      </w:r>
      <w:r w:rsidR="00EF4252" w:rsidRPr="00B577A8">
        <w:rPr>
          <w:rFonts w:ascii="Times New Roman" w:eastAsia="標楷體" w:hAnsi="Times New Roman" w:cs="Times New Roman"/>
        </w:rPr>
      </w:r>
      <w:r w:rsidR="00EF4252" w:rsidRPr="00B577A8">
        <w:rPr>
          <w:rFonts w:ascii="Times New Roman" w:eastAsia="標楷體" w:hAnsi="Times New Roman" w:cs="Times New Roman"/>
        </w:rPr>
        <w:fldChar w:fldCharType="separate"/>
      </w:r>
      <w:r w:rsidR="00EF4252" w:rsidRPr="00B577A8">
        <w:rPr>
          <w:rFonts w:ascii="Times New Roman" w:hAnsi="Times New Roman" w:cs="Times New Roman"/>
        </w:rPr>
        <w:t xml:space="preserve">Figure </w:t>
      </w:r>
      <w:r w:rsidR="00EF4252" w:rsidRPr="00B577A8">
        <w:rPr>
          <w:rFonts w:ascii="Times New Roman" w:hAnsi="Times New Roman" w:cs="Times New Roman"/>
          <w:noProof/>
        </w:rPr>
        <w:t>5</w:t>
      </w:r>
      <w:r w:rsidR="00EF4252" w:rsidRPr="00B577A8">
        <w:rPr>
          <w:rFonts w:ascii="Times New Roman" w:eastAsia="標楷體" w:hAnsi="Times New Roman" w:cs="Times New Roman"/>
        </w:rPr>
        <w:fldChar w:fldCharType="end"/>
      </w:r>
      <w:r w:rsidR="00EF4252" w:rsidRPr="00A756F0">
        <w:rPr>
          <w:rFonts w:ascii="Times New Roman" w:eastAsia="標楷體" w:hAnsi="Times New Roman" w:cs="Times New Roman"/>
        </w:rPr>
        <w:t>.</w:t>
      </w:r>
    </w:p>
    <w:tbl>
      <w:tblPr>
        <w:tblStyle w:val="af7"/>
        <w:tblW w:w="0" w:type="auto"/>
        <w:jc w:val="center"/>
        <w:tblLayout w:type="fixed"/>
        <w:tblLook w:val="04A0" w:firstRow="1" w:lastRow="0" w:firstColumn="1" w:lastColumn="0" w:noHBand="0" w:noVBand="1"/>
      </w:tblPr>
      <w:tblGrid>
        <w:gridCol w:w="562"/>
        <w:gridCol w:w="8222"/>
      </w:tblGrid>
      <w:tr w:rsidR="00FD7147" w:rsidRPr="00A756F0" w14:paraId="6330F043" w14:textId="77777777" w:rsidTr="00A756F0">
        <w:trPr>
          <w:jc w:val="center"/>
        </w:trPr>
        <w:tc>
          <w:tcPr>
            <w:tcW w:w="562" w:type="dxa"/>
          </w:tcPr>
          <w:p w14:paraId="335320BA" w14:textId="77777777" w:rsidR="00FD7147" w:rsidRPr="00A756F0" w:rsidRDefault="00FD7147" w:rsidP="00BB002B">
            <w:pPr>
              <w:widowControl/>
              <w:jc w:val="both"/>
              <w:rPr>
                <w:rFonts w:ascii="Times New Roman" w:hAnsi="Times New Roman" w:cs="Times New Roman"/>
              </w:rPr>
            </w:pPr>
            <w:r w:rsidRPr="00A756F0">
              <w:rPr>
                <w:rFonts w:ascii="Times New Roman" w:hAnsi="Times New Roman" w:cs="Times New Roman"/>
              </w:rPr>
              <w:t>01</w:t>
            </w:r>
          </w:p>
          <w:p w14:paraId="171B5AE9"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02</w:t>
            </w:r>
          </w:p>
          <w:p w14:paraId="0F7B603C"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03</w:t>
            </w:r>
          </w:p>
          <w:p w14:paraId="0B278B22"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04</w:t>
            </w:r>
          </w:p>
          <w:p w14:paraId="071146B6"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05</w:t>
            </w:r>
          </w:p>
          <w:p w14:paraId="3CD25FCD"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06</w:t>
            </w:r>
          </w:p>
          <w:p w14:paraId="6DB21157"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07</w:t>
            </w:r>
          </w:p>
          <w:p w14:paraId="63501696"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08</w:t>
            </w:r>
          </w:p>
          <w:p w14:paraId="127F6C8F"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09</w:t>
            </w:r>
          </w:p>
          <w:p w14:paraId="3D746B4A"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10</w:t>
            </w:r>
          </w:p>
          <w:p w14:paraId="3644B858"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11</w:t>
            </w:r>
          </w:p>
          <w:p w14:paraId="0560E63C"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t>12</w:t>
            </w:r>
          </w:p>
          <w:p w14:paraId="716D2C3D"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rPr>
              <w:lastRenderedPageBreak/>
              <w:t>13</w:t>
            </w:r>
          </w:p>
          <w:p w14:paraId="044712F4"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t>14</w:t>
            </w:r>
          </w:p>
          <w:p w14:paraId="35AED89B"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t>15</w:t>
            </w:r>
          </w:p>
          <w:p w14:paraId="0FB89478"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t>16</w:t>
            </w:r>
          </w:p>
          <w:p w14:paraId="3724711F"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t>17</w:t>
            </w:r>
          </w:p>
        </w:tc>
        <w:tc>
          <w:tcPr>
            <w:tcW w:w="8222" w:type="dxa"/>
          </w:tcPr>
          <w:p w14:paraId="0C148E94" w14:textId="77777777" w:rsidR="00FD7147" w:rsidRPr="00A756F0" w:rsidRDefault="00FD7147" w:rsidP="00450C2E">
            <w:pPr>
              <w:widowControl/>
              <w:jc w:val="both"/>
              <w:rPr>
                <w:rFonts w:ascii="Times New Roman" w:hAnsi="Times New Roman" w:cs="Times New Roman"/>
                <w:b/>
                <w:bCs/>
              </w:rPr>
            </w:pPr>
            <w:r w:rsidRPr="00A756F0">
              <w:rPr>
                <w:rFonts w:ascii="Times New Roman" w:hAnsi="Times New Roman" w:cs="Times New Roman" w:hint="eastAsia"/>
                <w:b/>
                <w:bCs/>
              </w:rPr>
              <w:lastRenderedPageBreak/>
              <w:t>Begin</w:t>
            </w:r>
          </w:p>
          <w:p w14:paraId="0BAE6EDA" w14:textId="00BEC0EC"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t xml:space="preserve">    Generate and evaluate solution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nn</m:t>
                  </m:r>
                </m:sub>
              </m:sSub>
            </m:oMath>
            <w:r w:rsidR="0060702C" w:rsidRPr="00A756F0">
              <w:rPr>
                <w:rFonts w:ascii="Times New Roman" w:hAnsi="Times New Roman" w:cs="Times New Roman" w:hint="eastAsia"/>
              </w:rPr>
              <w:t xml:space="preserve"> using </w:t>
            </w:r>
            <w:r w:rsidR="0060702C" w:rsidRPr="00A756F0">
              <w:rPr>
                <w:rFonts w:ascii="Times New Roman" w:hAnsi="Times New Roman" w:cs="Times New Roman"/>
              </w:rPr>
              <w:t xml:space="preserve">nearest </w:t>
            </w:r>
            <w:proofErr w:type="gramStart"/>
            <w:r w:rsidR="0060702C" w:rsidRPr="00A756F0">
              <w:rPr>
                <w:rFonts w:ascii="Times New Roman" w:hAnsi="Times New Roman" w:cs="Times New Roman"/>
              </w:rPr>
              <w:t>neighbor</w:t>
            </w:r>
            <w:proofErr w:type="gramEnd"/>
            <w:r w:rsidR="0060702C" w:rsidRPr="00A756F0">
              <w:rPr>
                <w:rFonts w:ascii="Times New Roman" w:hAnsi="Times New Roman" w:cs="Times New Roman"/>
              </w:rPr>
              <w:t xml:space="preserve"> </w:t>
            </w:r>
            <w:proofErr w:type="gramStart"/>
            <w:r w:rsidR="0060702C" w:rsidRPr="00A756F0">
              <w:rPr>
                <w:rFonts w:ascii="Times New Roman" w:hAnsi="Times New Roman" w:cs="Times New Roman"/>
              </w:rPr>
              <w:t>heuristic</w:t>
            </w:r>
            <w:proofErr w:type="gramEnd"/>
          </w:p>
          <w:p w14:paraId="3DDF65AE" w14:textId="321A292F"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t xml:space="preserve">    Initialize pheromone </w:t>
            </w:r>
            <m:oMath>
              <m:r>
                <w:rPr>
                  <w:rFonts w:ascii="Cambria Math" w:hAnsi="Cambria Math" w:cs="Times New Roman"/>
                </w:rPr>
                <m:t>τ</m:t>
              </m:r>
            </m:oMath>
            <w:r w:rsidRPr="00A756F0">
              <w:rPr>
                <w:rFonts w:ascii="Times New Roman" w:hAnsi="Times New Roman" w:cs="Times New Roman" w:hint="eastAsia"/>
              </w:rPr>
              <w:t xml:space="preserve"> based on solution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nn</m:t>
                  </m:r>
                </m:sub>
              </m:sSub>
            </m:oMath>
          </w:p>
          <w:p w14:paraId="3E4C9ECD" w14:textId="6CA61039"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t xml:space="preserve">    Initialize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best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nn</m:t>
                  </m:r>
                </m:sub>
              </m:sSub>
            </m:oMath>
          </w:p>
          <w:p w14:paraId="1C74E91B" w14:textId="77777777" w:rsidR="00FD7147" w:rsidRPr="00A756F0" w:rsidRDefault="00FD7147" w:rsidP="00450C2E">
            <w:pPr>
              <w:widowControl/>
              <w:jc w:val="both"/>
              <w:rPr>
                <w:rFonts w:ascii="Times New Roman" w:hAnsi="Times New Roman" w:cs="Times New Roman"/>
                <w:b/>
                <w:bCs/>
              </w:rPr>
            </w:pPr>
            <w:r w:rsidRPr="00A756F0">
              <w:rPr>
                <w:rFonts w:ascii="Times New Roman" w:hAnsi="Times New Roman" w:cs="Times New Roman" w:hint="eastAsia"/>
              </w:rPr>
              <w:t xml:space="preserve">    </w:t>
            </w:r>
            <w:r w:rsidRPr="00A756F0">
              <w:rPr>
                <w:rFonts w:ascii="Times New Roman" w:hAnsi="Times New Roman" w:cs="Times New Roman" w:hint="eastAsia"/>
                <w:b/>
                <w:bCs/>
              </w:rPr>
              <w:t xml:space="preserve">While </w:t>
            </w:r>
            <w:r w:rsidRPr="00A756F0">
              <w:rPr>
                <w:rFonts w:ascii="Times New Roman" w:hAnsi="Times New Roman" w:cs="Times New Roman"/>
              </w:rPr>
              <w:t>stopping criterion is not met</w:t>
            </w:r>
            <w:r w:rsidRPr="00A756F0">
              <w:rPr>
                <w:rFonts w:ascii="Times New Roman" w:hAnsi="Times New Roman" w:cs="Times New Roman"/>
                <w:b/>
                <w:bCs/>
              </w:rPr>
              <w:t xml:space="preserve"> Do</w:t>
            </w:r>
          </w:p>
          <w:p w14:paraId="4C1F60FD"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t xml:space="preserve">        </w:t>
            </w:r>
            <m:oMath>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best</m:t>
                  </m:r>
                </m:sub>
              </m:sSub>
              <m:r>
                <w:rPr>
                  <w:rFonts w:ascii="Cambria Math" w:hAnsi="Cambria Math" w:cs="Times New Roman"/>
                </w:rPr>
                <m:t>|</m:t>
              </m:r>
            </m:oMath>
          </w:p>
          <w:p w14:paraId="6AD89BE1"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t xml:space="preserve">        </w:t>
            </w:r>
            <w:r w:rsidRPr="00A756F0">
              <w:rPr>
                <w:rFonts w:ascii="Times New Roman" w:hAnsi="Times New Roman" w:cs="Times New Roman" w:hint="eastAsia"/>
                <w:b/>
                <w:bCs/>
              </w:rPr>
              <w:t>Activate</w:t>
            </w:r>
            <w:r w:rsidRPr="00A756F0">
              <w:rPr>
                <w:rFonts w:ascii="Times New Roman" w:hAnsi="Times New Roman" w:cs="Times New Roman" w:hint="eastAsia"/>
              </w:rPr>
              <w:t xml:space="preserve"> ACS-</w:t>
            </w:r>
            <w:proofErr w:type="gramStart"/>
            <w:r w:rsidRPr="00A756F0">
              <w:rPr>
                <w:rFonts w:ascii="Times New Roman" w:hAnsi="Times New Roman" w:cs="Times New Roman" w:hint="eastAsia"/>
              </w:rPr>
              <w:t>VEI(</w:t>
            </w:r>
            <w:proofErr w:type="gramEnd"/>
            <m:oMath>
              <m:r>
                <w:rPr>
                  <w:rFonts w:ascii="Cambria Math" w:hAnsi="Cambria Math" w:cs="Times New Roman" w:hint="eastAsia"/>
                </w:rPr>
                <m:t>k</m:t>
              </m:r>
              <m:r>
                <w:rPr>
                  <w:rFonts w:ascii="Cambria Math" w:hAnsi="Cambria Math" w:cs="Cambria Math"/>
                </w:rPr>
                <m:t>-</m:t>
              </m:r>
              <m:r>
                <w:rPr>
                  <w:rFonts w:ascii="Cambria Math" w:hAnsi="Cambria Math" w:cs="Times New Roman" w:hint="eastAsia"/>
                </w:rPr>
                <m:t>1</m:t>
              </m:r>
            </m:oMath>
            <w:r w:rsidRPr="00A756F0">
              <w:rPr>
                <w:rFonts w:ascii="Times New Roman" w:hAnsi="Times New Roman" w:cs="Times New Roman" w:hint="eastAsia"/>
              </w:rPr>
              <w:t>)</w:t>
            </w:r>
          </w:p>
          <w:p w14:paraId="12E0FC01" w14:textId="7B78C9C5"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t xml:space="preserve">        </w:t>
            </w:r>
            <w:r w:rsidRPr="00A756F0">
              <w:rPr>
                <w:rFonts w:ascii="Times New Roman" w:hAnsi="Times New Roman" w:cs="Times New Roman" w:hint="eastAsia"/>
                <w:b/>
                <w:bCs/>
              </w:rPr>
              <w:t>Activate</w:t>
            </w:r>
            <w:r w:rsidRPr="00A756F0">
              <w:rPr>
                <w:rFonts w:ascii="Times New Roman" w:hAnsi="Times New Roman" w:cs="Times New Roman" w:hint="eastAsia"/>
              </w:rPr>
              <w:t xml:space="preserve"> ACS-</w:t>
            </w:r>
            <w:proofErr w:type="gramStart"/>
            <w:r w:rsidR="00B16CC2" w:rsidRPr="00A756F0">
              <w:rPr>
                <w:rFonts w:ascii="Times New Roman" w:hAnsi="Times New Roman" w:cs="Times New Roman" w:hint="eastAsia"/>
              </w:rPr>
              <w:t>DIST</w:t>
            </w:r>
            <w:r w:rsidRPr="00A756F0">
              <w:rPr>
                <w:rFonts w:ascii="Times New Roman" w:hAnsi="Times New Roman" w:cs="Times New Roman" w:hint="eastAsia"/>
              </w:rPr>
              <w:t>(</w:t>
            </w:r>
            <w:proofErr w:type="gramEnd"/>
            <m:oMath>
              <m:r>
                <w:rPr>
                  <w:rFonts w:ascii="Cambria Math" w:hAnsi="Cambria Math" w:cs="Times New Roman" w:hint="eastAsia"/>
                </w:rPr>
                <m:t>k</m:t>
              </m:r>
            </m:oMath>
            <w:r w:rsidRPr="00A756F0">
              <w:rPr>
                <w:rFonts w:ascii="Times New Roman" w:hAnsi="Times New Roman" w:cs="Times New Roman" w:hint="eastAsia"/>
              </w:rPr>
              <w:t>)</w:t>
            </w:r>
          </w:p>
          <w:p w14:paraId="5C30702D" w14:textId="200ADF67" w:rsidR="00FD7147" w:rsidRPr="00A756F0" w:rsidRDefault="00FD7147" w:rsidP="00450C2E">
            <w:pPr>
              <w:widowControl/>
              <w:jc w:val="both"/>
              <w:rPr>
                <w:rFonts w:ascii="Times New Roman" w:hAnsi="Times New Roman" w:cs="Times New Roman"/>
                <w:b/>
                <w:bCs/>
              </w:rPr>
            </w:pPr>
            <w:r w:rsidRPr="00A756F0">
              <w:rPr>
                <w:rFonts w:ascii="Times New Roman" w:hAnsi="Times New Roman" w:cs="Times New Roman" w:hint="eastAsia"/>
              </w:rPr>
              <w:t xml:space="preserve">        </w:t>
            </w:r>
            <w:r w:rsidRPr="00A756F0">
              <w:rPr>
                <w:rFonts w:ascii="Times New Roman" w:hAnsi="Times New Roman" w:cs="Times New Roman" w:hint="eastAsia"/>
                <w:b/>
                <w:bCs/>
              </w:rPr>
              <w:t>While</w:t>
            </w:r>
            <w:r w:rsidRPr="00A756F0">
              <w:rPr>
                <w:rFonts w:ascii="Times New Roman" w:hAnsi="Times New Roman" w:cs="Times New Roman" w:hint="eastAsia"/>
              </w:rPr>
              <w:t xml:space="preserve"> </w:t>
            </w:r>
            <w:r w:rsidRPr="00A756F0">
              <w:rPr>
                <w:rFonts w:ascii="Times New Roman" w:hAnsi="Times New Roman" w:cs="Times New Roman"/>
              </w:rPr>
              <w:t>ACS-VEI and ACS-</w:t>
            </w:r>
            <w:r w:rsidR="00B16CC2" w:rsidRPr="00A756F0">
              <w:rPr>
                <w:rFonts w:ascii="Times New Roman" w:hAnsi="Times New Roman" w:cs="Times New Roman" w:hint="eastAsia"/>
              </w:rPr>
              <w:t xml:space="preserve">DIST </w:t>
            </w:r>
            <w:r w:rsidRPr="00A756F0">
              <w:rPr>
                <w:rFonts w:ascii="Times New Roman" w:hAnsi="Times New Roman" w:cs="Times New Roman"/>
              </w:rPr>
              <w:t>are active</w:t>
            </w:r>
            <w:r w:rsidRPr="00A756F0">
              <w:rPr>
                <w:rFonts w:ascii="Times New Roman" w:hAnsi="Times New Roman" w:cs="Times New Roman" w:hint="eastAsia"/>
              </w:rPr>
              <w:t xml:space="preserve"> </w:t>
            </w:r>
            <w:r w:rsidRPr="00A756F0">
              <w:rPr>
                <w:rFonts w:ascii="Times New Roman" w:hAnsi="Times New Roman" w:cs="Times New Roman" w:hint="eastAsia"/>
                <w:b/>
                <w:bCs/>
              </w:rPr>
              <w:t>Do</w:t>
            </w:r>
          </w:p>
          <w:p w14:paraId="494C68EE" w14:textId="437472D8"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b/>
                <w:bCs/>
              </w:rPr>
              <w:t xml:space="preserve">       </w:t>
            </w:r>
            <w:r w:rsidRPr="00A756F0">
              <w:rPr>
                <w:rFonts w:ascii="Times New Roman" w:hAnsi="Times New Roman" w:cs="Times New Roman" w:hint="eastAsia"/>
              </w:rPr>
              <w:t xml:space="preserve">    </w:t>
            </w:r>
            <w:r w:rsidRPr="00A756F0">
              <w:rPr>
                <w:rFonts w:ascii="Times New Roman" w:hAnsi="Times New Roman" w:cs="Times New Roman" w:hint="eastAsia"/>
                <w:b/>
                <w:bCs/>
              </w:rPr>
              <w:t xml:space="preserve"> Wait</w:t>
            </w:r>
            <w:r w:rsidRPr="00A756F0">
              <w:rPr>
                <w:rFonts w:ascii="Times New Roman" w:hAnsi="Times New Roman" w:cs="Times New Roman" w:hint="eastAsia"/>
              </w:rPr>
              <w:t xml:space="preserve"> an improved solution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opt</m:t>
                  </m:r>
                </m:sub>
              </m:sSub>
            </m:oMath>
            <w:r w:rsidRPr="00A756F0">
              <w:rPr>
                <w:rFonts w:ascii="Times New Roman" w:hAnsi="Times New Roman" w:cs="Times New Roman" w:hint="eastAsia"/>
              </w:rPr>
              <w:t xml:space="preserve"> from ACS-VEI or ACS-</w:t>
            </w:r>
            <w:r w:rsidR="00B16CC2" w:rsidRPr="00A756F0">
              <w:rPr>
                <w:rFonts w:ascii="Times New Roman" w:hAnsi="Times New Roman" w:cs="Times New Roman" w:hint="eastAsia"/>
              </w:rPr>
              <w:t>DIST</w:t>
            </w:r>
          </w:p>
          <w:p w14:paraId="13625299"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b/>
                <w:bCs/>
              </w:rPr>
              <w:t xml:space="preserve">       </w:t>
            </w:r>
            <w:r w:rsidRPr="00A756F0">
              <w:rPr>
                <w:rFonts w:ascii="Times New Roman" w:hAnsi="Times New Roman" w:cs="Times New Roman" w:hint="eastAsia"/>
              </w:rPr>
              <w:t xml:space="preserve">    </w:t>
            </w:r>
            <w:r w:rsidRPr="00A756F0">
              <w:rPr>
                <w:rFonts w:ascii="Times New Roman" w:hAnsi="Times New Roman" w:cs="Times New Roman" w:hint="eastAsia"/>
                <w:b/>
                <w:bCs/>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best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opt</m:t>
                  </m:r>
                </m:sub>
              </m:sSub>
            </m:oMath>
          </w:p>
          <w:p w14:paraId="3E076CC8" w14:textId="77777777"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b/>
                <w:bCs/>
              </w:rPr>
              <w:t xml:space="preserve">    </w:t>
            </w:r>
            <w:r w:rsidRPr="00A756F0">
              <w:rPr>
                <w:rFonts w:ascii="Times New Roman" w:hAnsi="Times New Roman" w:cs="Times New Roman" w:hint="eastAsia"/>
              </w:rPr>
              <w:t xml:space="preserve">    </w:t>
            </w:r>
            <w:r w:rsidRPr="00A756F0">
              <w:rPr>
                <w:rFonts w:ascii="Times New Roman" w:hAnsi="Times New Roman" w:cs="Times New Roman" w:hint="eastAsia"/>
                <w:b/>
                <w:bCs/>
              </w:rPr>
              <w:t xml:space="preserve">    </w:t>
            </w:r>
            <w:r w:rsidRPr="00A756F0">
              <w:rPr>
                <w:rFonts w:ascii="Times New Roman" w:hAnsi="Times New Roman" w:cs="Times New Roman"/>
                <w:b/>
                <w:bCs/>
              </w:rPr>
              <w:t>I</w:t>
            </w:r>
            <w:r w:rsidRPr="00A756F0">
              <w:rPr>
                <w:rFonts w:ascii="Times New Roman" w:hAnsi="Times New Roman" w:cs="Times New Roman" w:hint="eastAsia"/>
                <w:b/>
                <w:bCs/>
              </w:rPr>
              <w:t>f</w:t>
            </w:r>
            <w:r w:rsidRPr="00A756F0">
              <w:rPr>
                <w:rFonts w:ascii="Times New Roman" w:hAnsi="Times New Roman" w:cs="Times New Roman" w:hint="eastAsia"/>
              </w:rPr>
              <w:t xml:space="preserve">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best</m:t>
                  </m:r>
                </m:sub>
              </m:sSub>
              <m:r>
                <w:rPr>
                  <w:rFonts w:ascii="Cambria Math" w:hAnsi="Cambria Math" w:cs="Times New Roman"/>
                </w:rPr>
                <m:t>|&lt;k</m:t>
              </m:r>
            </m:oMath>
            <w:r w:rsidRPr="00A756F0">
              <w:rPr>
                <w:rFonts w:ascii="Times New Roman" w:hAnsi="Times New Roman" w:cs="Times New Roman" w:hint="eastAsia"/>
              </w:rPr>
              <w:t xml:space="preserve"> </w:t>
            </w:r>
            <w:r w:rsidRPr="00A756F0">
              <w:rPr>
                <w:rFonts w:ascii="Times New Roman" w:hAnsi="Times New Roman" w:cs="Times New Roman" w:hint="eastAsia"/>
                <w:b/>
                <w:bCs/>
              </w:rPr>
              <w:t>Then</w:t>
            </w:r>
          </w:p>
          <w:p w14:paraId="3DE50D26" w14:textId="2080B31E" w:rsidR="00FD7147" w:rsidRPr="00A756F0" w:rsidRDefault="00FD7147" w:rsidP="00450C2E">
            <w:pPr>
              <w:widowControl/>
              <w:jc w:val="both"/>
              <w:rPr>
                <w:rFonts w:ascii="Times New Roman" w:hAnsi="Times New Roman" w:cs="Times New Roman"/>
              </w:rPr>
            </w:pPr>
            <w:r w:rsidRPr="00A756F0">
              <w:rPr>
                <w:rFonts w:ascii="Times New Roman" w:hAnsi="Times New Roman" w:cs="Times New Roman" w:hint="eastAsia"/>
              </w:rPr>
              <w:lastRenderedPageBreak/>
              <w:t xml:space="preserve">            </w:t>
            </w:r>
            <w:r w:rsidRPr="00A756F0">
              <w:rPr>
                <w:rFonts w:ascii="Times New Roman" w:hAnsi="Times New Roman" w:cs="Times New Roman" w:hint="eastAsia"/>
                <w:b/>
                <w:bCs/>
              </w:rPr>
              <w:t xml:space="preserve">    Kill</w:t>
            </w:r>
            <w:r w:rsidRPr="00A756F0">
              <w:rPr>
                <w:rFonts w:ascii="Times New Roman" w:hAnsi="Times New Roman" w:cs="Times New Roman" w:hint="eastAsia"/>
              </w:rPr>
              <w:t xml:space="preserve"> ACS-VEI and ACS-</w:t>
            </w:r>
            <w:r w:rsidR="00B16CC2" w:rsidRPr="00A756F0">
              <w:rPr>
                <w:rFonts w:ascii="Times New Roman" w:hAnsi="Times New Roman" w:cs="Times New Roman" w:hint="eastAsia"/>
              </w:rPr>
              <w:t>DIST</w:t>
            </w:r>
          </w:p>
          <w:p w14:paraId="17363224" w14:textId="77777777" w:rsidR="00FD7147" w:rsidRPr="00A756F0" w:rsidRDefault="00FD7147" w:rsidP="00450C2E">
            <w:pPr>
              <w:widowControl/>
              <w:jc w:val="both"/>
              <w:rPr>
                <w:rFonts w:ascii="Times New Roman" w:hAnsi="Times New Roman" w:cs="Times New Roman"/>
                <w:b/>
                <w:bCs/>
              </w:rPr>
            </w:pPr>
            <w:r w:rsidRPr="00A756F0">
              <w:rPr>
                <w:rFonts w:ascii="Times New Roman" w:hAnsi="Times New Roman" w:cs="Times New Roman" w:hint="eastAsia"/>
                <w:b/>
                <w:bCs/>
              </w:rPr>
              <w:t xml:space="preserve">     </w:t>
            </w:r>
            <w:r w:rsidRPr="00A756F0">
              <w:rPr>
                <w:rFonts w:ascii="Times New Roman" w:hAnsi="Times New Roman" w:cs="Times New Roman" w:hint="eastAsia"/>
              </w:rPr>
              <w:t xml:space="preserve">    </w:t>
            </w:r>
            <w:r w:rsidRPr="00A756F0">
              <w:rPr>
                <w:rFonts w:ascii="Times New Roman" w:hAnsi="Times New Roman" w:cs="Times New Roman" w:hint="eastAsia"/>
                <w:b/>
                <w:bCs/>
              </w:rPr>
              <w:t xml:space="preserve">   End If</w:t>
            </w:r>
          </w:p>
          <w:p w14:paraId="152E3F8F" w14:textId="77777777" w:rsidR="00FD7147" w:rsidRPr="00A756F0" w:rsidRDefault="00FD7147" w:rsidP="00450C2E">
            <w:pPr>
              <w:widowControl/>
              <w:jc w:val="both"/>
              <w:rPr>
                <w:rFonts w:ascii="Times New Roman" w:hAnsi="Times New Roman" w:cs="Times New Roman"/>
                <w:b/>
                <w:bCs/>
              </w:rPr>
            </w:pPr>
            <w:r w:rsidRPr="00A756F0">
              <w:rPr>
                <w:rFonts w:ascii="Times New Roman" w:hAnsi="Times New Roman" w:cs="Times New Roman" w:hint="eastAsia"/>
                <w:b/>
                <w:bCs/>
              </w:rPr>
              <w:t xml:space="preserve">     </w:t>
            </w:r>
            <w:r w:rsidRPr="00A756F0">
              <w:rPr>
                <w:rFonts w:ascii="Times New Roman" w:hAnsi="Times New Roman" w:cs="Times New Roman" w:hint="eastAsia"/>
              </w:rPr>
              <w:t xml:space="preserve">   </w:t>
            </w:r>
            <w:r w:rsidRPr="00A756F0">
              <w:rPr>
                <w:rFonts w:ascii="Times New Roman" w:hAnsi="Times New Roman" w:cs="Times New Roman" w:hint="eastAsia"/>
                <w:b/>
                <w:bCs/>
              </w:rPr>
              <w:t>End While</w:t>
            </w:r>
          </w:p>
          <w:p w14:paraId="2A49186F" w14:textId="77777777" w:rsidR="00FD7147" w:rsidRPr="00A756F0" w:rsidRDefault="00FD7147" w:rsidP="00450C2E">
            <w:pPr>
              <w:widowControl/>
              <w:jc w:val="both"/>
              <w:rPr>
                <w:rFonts w:ascii="Times New Roman" w:hAnsi="Times New Roman" w:cs="Times New Roman"/>
                <w:b/>
                <w:bCs/>
              </w:rPr>
            </w:pPr>
            <w:r w:rsidRPr="00A756F0">
              <w:rPr>
                <w:rFonts w:ascii="Times New Roman" w:hAnsi="Times New Roman" w:cs="Times New Roman" w:hint="eastAsia"/>
                <w:b/>
                <w:bCs/>
              </w:rPr>
              <w:t xml:space="preserve">    End While</w:t>
            </w:r>
          </w:p>
          <w:p w14:paraId="513B18BD" w14:textId="77777777" w:rsidR="00FD7147" w:rsidRPr="00A756F0" w:rsidRDefault="00FD7147" w:rsidP="00450C2E">
            <w:pPr>
              <w:widowControl/>
              <w:jc w:val="both"/>
              <w:rPr>
                <w:rFonts w:ascii="Times New Roman" w:hAnsi="Times New Roman" w:cs="Times New Roman"/>
                <w:b/>
                <w:bCs/>
              </w:rPr>
            </w:pPr>
            <w:r w:rsidRPr="00A756F0">
              <w:rPr>
                <w:rFonts w:ascii="Times New Roman" w:hAnsi="Times New Roman" w:cs="Times New Roman" w:hint="eastAsia"/>
                <w:b/>
                <w:bCs/>
              </w:rPr>
              <w:t>End</w:t>
            </w:r>
          </w:p>
        </w:tc>
      </w:tr>
    </w:tbl>
    <w:p w14:paraId="677E1FDE" w14:textId="0A4C06D3" w:rsidR="00FD7147" w:rsidRPr="00A756F0" w:rsidRDefault="00EF4252" w:rsidP="00450C2E">
      <w:pPr>
        <w:widowControl/>
        <w:spacing w:after="0" w:line="240" w:lineRule="auto"/>
        <w:jc w:val="center"/>
        <w:rPr>
          <w:rFonts w:ascii="Times New Roman" w:eastAsia="標楷體" w:hAnsi="Times New Roman" w:cs="Times New Roman"/>
        </w:rPr>
      </w:pPr>
      <w:bookmarkStart w:id="37" w:name="_Ref234497784"/>
      <w:bookmarkStart w:id="38" w:name="_Toc233808427"/>
      <w:r w:rsidRPr="00A756F0">
        <w:rPr>
          <w:rFonts w:ascii="Times New Roman" w:hAnsi="Times New Roman" w:cs="Times New Roman"/>
          <w:b/>
          <w:bCs/>
        </w:rPr>
        <w:t xml:space="preserve">Figure </w:t>
      </w:r>
      <w:r w:rsidRPr="00A756F0">
        <w:rPr>
          <w:rFonts w:ascii="Times New Roman" w:hAnsi="Times New Roman" w:cs="Times New Roman"/>
          <w:b/>
          <w:bCs/>
        </w:rPr>
        <w:fldChar w:fldCharType="begin"/>
      </w:r>
      <w:r w:rsidRPr="00A756F0">
        <w:rPr>
          <w:rFonts w:ascii="Times New Roman" w:hAnsi="Times New Roman" w:cs="Times New Roman"/>
          <w:b/>
          <w:bCs/>
        </w:rPr>
        <w:instrText xml:space="preserve"> SEQ Figure \* ARABIC </w:instrText>
      </w:r>
      <w:r w:rsidRPr="00A756F0">
        <w:rPr>
          <w:rFonts w:ascii="Times New Roman" w:hAnsi="Times New Roman" w:cs="Times New Roman"/>
          <w:b/>
          <w:bCs/>
        </w:rPr>
        <w:fldChar w:fldCharType="separate"/>
      </w:r>
      <w:r w:rsidRPr="00A756F0">
        <w:rPr>
          <w:rFonts w:ascii="Times New Roman" w:hAnsi="Times New Roman" w:cs="Times New Roman"/>
          <w:b/>
          <w:bCs/>
          <w:noProof/>
        </w:rPr>
        <w:t>5</w:t>
      </w:r>
      <w:r w:rsidRPr="00A756F0">
        <w:rPr>
          <w:rFonts w:ascii="Times New Roman" w:hAnsi="Times New Roman" w:cs="Times New Roman"/>
          <w:b/>
          <w:bCs/>
        </w:rPr>
        <w:fldChar w:fldCharType="end"/>
      </w:r>
      <w:bookmarkEnd w:id="37"/>
      <w:r w:rsidRPr="00A756F0">
        <w:rPr>
          <w:rFonts w:ascii="Times New Roman" w:hAnsi="Times New Roman" w:cs="Times New Roman" w:hint="eastAsia"/>
          <w:b/>
          <w:bCs/>
        </w:rPr>
        <w:t>.</w:t>
      </w:r>
      <w:r w:rsidR="008F4E90" w:rsidRPr="00A756F0">
        <w:rPr>
          <w:rFonts w:ascii="Times New Roman" w:eastAsia="標楷體" w:hAnsi="Times New Roman" w:cs="Times New Roman" w:hint="eastAsia"/>
        </w:rPr>
        <w:t xml:space="preserve"> </w:t>
      </w:r>
      <w:r w:rsidRPr="00A756F0">
        <w:rPr>
          <w:rFonts w:ascii="Times New Roman" w:eastAsia="標楷體" w:hAnsi="Times New Roman" w:cs="Times New Roman" w:hint="eastAsia"/>
        </w:rPr>
        <w:t>P</w:t>
      </w:r>
      <w:r w:rsidRPr="00A756F0">
        <w:rPr>
          <w:rFonts w:ascii="Times New Roman" w:eastAsia="標楷體" w:hAnsi="Times New Roman" w:cs="Times New Roman"/>
        </w:rPr>
        <w:t xml:space="preserve">seudocode </w:t>
      </w:r>
      <w:r w:rsidRPr="00A756F0">
        <w:rPr>
          <w:rFonts w:ascii="Times New Roman" w:eastAsia="標楷體" w:hAnsi="Times New Roman" w:cs="Times New Roman" w:hint="eastAsia"/>
        </w:rPr>
        <w:t xml:space="preserve">of </w:t>
      </w:r>
      <w:r w:rsidR="008F4E90" w:rsidRPr="00A756F0">
        <w:rPr>
          <w:rFonts w:ascii="Times New Roman" w:eastAsia="標楷體" w:hAnsi="Times New Roman" w:cs="Times New Roman" w:hint="eastAsia"/>
        </w:rPr>
        <w:t>MACS</w:t>
      </w:r>
      <w:bookmarkEnd w:id="38"/>
      <w:r w:rsidR="00F424DD" w:rsidRPr="00A756F0">
        <w:rPr>
          <w:rFonts w:ascii="Times New Roman" w:eastAsia="標楷體" w:hAnsi="Times New Roman" w:cs="Times New Roman" w:hint="eastAsia"/>
        </w:rPr>
        <w:t>.</w:t>
      </w:r>
    </w:p>
    <w:p w14:paraId="66D9E050" w14:textId="0C32AA5B" w:rsidR="00D80879" w:rsidRPr="004328B3" w:rsidRDefault="00D80879" w:rsidP="008A0EC0">
      <w:pPr>
        <w:widowControl/>
        <w:spacing w:before="240" w:line="240" w:lineRule="auto"/>
        <w:outlineLvl w:val="2"/>
        <w:rPr>
          <w:rFonts w:ascii="Times New Roman" w:eastAsia="標楷體" w:hAnsi="Times New Roman" w:cs="Times New Roman"/>
        </w:rPr>
      </w:pPr>
      <w:bookmarkStart w:id="39" w:name="_Toc233808525"/>
      <w:proofErr w:type="gramStart"/>
      <w:r w:rsidRPr="004328B3">
        <w:rPr>
          <w:rFonts w:ascii="Times New Roman" w:eastAsia="標楷體" w:hAnsi="Times New Roman" w:cs="Times New Roman" w:hint="eastAsia"/>
        </w:rPr>
        <w:t>4.</w:t>
      </w:r>
      <w:r w:rsidR="00256AEE" w:rsidRPr="004328B3">
        <w:rPr>
          <w:rFonts w:ascii="Times New Roman" w:eastAsia="標楷體" w:hAnsi="Times New Roman" w:cs="Times New Roman" w:hint="eastAsia"/>
        </w:rPr>
        <w:t>5</w:t>
      </w:r>
      <w:r w:rsidRPr="004328B3">
        <w:rPr>
          <w:rFonts w:ascii="Times New Roman" w:eastAsia="標楷體" w:hAnsi="Times New Roman" w:cs="Times New Roman" w:hint="eastAsia"/>
        </w:rPr>
        <w:t xml:space="preserve">.5 </w:t>
      </w:r>
      <w:bookmarkEnd w:id="39"/>
      <w:r w:rsidR="004328B3">
        <w:rPr>
          <w:rFonts w:ascii="Times New Roman" w:eastAsia="標楷體" w:hAnsi="Times New Roman" w:cs="Times New Roman" w:hint="eastAsia"/>
        </w:rPr>
        <w:t xml:space="preserve"> </w:t>
      </w:r>
      <w:r w:rsidR="008A0EC0" w:rsidRPr="004328B3">
        <w:rPr>
          <w:rFonts w:ascii="Times New Roman" w:eastAsia="標楷體" w:hAnsi="Times New Roman" w:cs="Times New Roman"/>
        </w:rPr>
        <w:t>Performance</w:t>
      </w:r>
      <w:proofErr w:type="gramEnd"/>
      <w:r w:rsidR="008A0EC0" w:rsidRPr="004328B3">
        <w:rPr>
          <w:rFonts w:ascii="Times New Roman" w:eastAsia="標楷體" w:hAnsi="Times New Roman" w:cs="Times New Roman"/>
        </w:rPr>
        <w:t xml:space="preserve"> Evaluation</w:t>
      </w:r>
    </w:p>
    <w:p w14:paraId="2BF28254" w14:textId="0F5AB4DB" w:rsidR="0056225D" w:rsidRPr="00A756F0" w:rsidRDefault="008A0EC0" w:rsidP="005E7DA6">
      <w:pPr>
        <w:widowControl/>
        <w:spacing w:after="0" w:line="240" w:lineRule="auto"/>
        <w:ind w:firstLine="480"/>
        <w:jc w:val="both"/>
        <w:rPr>
          <w:rFonts w:ascii="Times New Roman" w:eastAsia="標楷體" w:hAnsi="Times New Roman" w:cs="Times New Roman"/>
        </w:rPr>
      </w:pPr>
      <w:r w:rsidRPr="00A756F0">
        <w:rPr>
          <w:rFonts w:ascii="Times New Roman" w:eastAsia="標楷體" w:hAnsi="Times New Roman" w:cs="Times New Roman"/>
        </w:rPr>
        <w:t>This section integrated the routes generated by the proposed method and evaluated their performance. The main and support routes were combined to form the final plan, and Google Routes API was applied to obtain travel distances and estimated travel times. The results were evaluated using quantitative metrics, including vehicle number, total travel distance, average route loading rate, and on-time rate, for comparing different planning strategies.</w:t>
      </w:r>
    </w:p>
    <w:p w14:paraId="2360ED27" w14:textId="60347025" w:rsidR="0006555F" w:rsidRPr="004328B3" w:rsidRDefault="006B51B1" w:rsidP="005E7DA6">
      <w:pPr>
        <w:widowControl/>
        <w:spacing w:before="240" w:line="240" w:lineRule="auto"/>
        <w:outlineLvl w:val="1"/>
        <w:rPr>
          <w:rFonts w:ascii="Times New Roman" w:eastAsia="標楷體" w:hAnsi="Times New Roman" w:cs="Times New Roman"/>
          <w:i/>
          <w:iCs/>
        </w:rPr>
      </w:pPr>
      <w:bookmarkStart w:id="40" w:name="_Toc233808526"/>
      <w:r w:rsidRPr="004328B3">
        <w:rPr>
          <w:rFonts w:ascii="Times New Roman" w:eastAsia="標楷體" w:hAnsi="Times New Roman" w:cs="Times New Roman" w:hint="eastAsia"/>
          <w:i/>
          <w:iCs/>
        </w:rPr>
        <w:t>4.</w:t>
      </w:r>
      <w:r w:rsidR="00256AEE" w:rsidRPr="004328B3">
        <w:rPr>
          <w:rFonts w:ascii="Times New Roman" w:eastAsia="標楷體" w:hAnsi="Times New Roman" w:cs="Times New Roman" w:hint="eastAsia"/>
          <w:i/>
          <w:iCs/>
        </w:rPr>
        <w:t>6</w:t>
      </w:r>
      <w:r w:rsidRPr="004328B3">
        <w:rPr>
          <w:rFonts w:ascii="Times New Roman" w:eastAsia="標楷體" w:hAnsi="Times New Roman" w:cs="Times New Roman" w:hint="eastAsia"/>
          <w:i/>
          <w:iCs/>
        </w:rPr>
        <w:t xml:space="preserve"> </w:t>
      </w:r>
      <w:bookmarkEnd w:id="40"/>
      <w:r w:rsidR="005E7DA6" w:rsidRPr="004328B3">
        <w:rPr>
          <w:rFonts w:ascii="Times New Roman" w:eastAsia="標楷體" w:hAnsi="Times New Roman" w:cs="Times New Roman" w:hint="eastAsia"/>
          <w:i/>
          <w:iCs/>
        </w:rPr>
        <w:t>Results and analysis</w:t>
      </w:r>
    </w:p>
    <w:p w14:paraId="5BAE8782" w14:textId="0EBE2101" w:rsidR="00A14A88" w:rsidRPr="004328B3" w:rsidRDefault="00A14A88" w:rsidP="00F424DD">
      <w:pPr>
        <w:widowControl/>
        <w:spacing w:before="240" w:line="240" w:lineRule="auto"/>
        <w:outlineLvl w:val="2"/>
        <w:rPr>
          <w:rFonts w:ascii="Times New Roman" w:eastAsia="標楷體" w:hAnsi="Times New Roman" w:cs="Times New Roman"/>
        </w:rPr>
      </w:pPr>
      <w:bookmarkStart w:id="41" w:name="_Toc233808527"/>
      <w:proofErr w:type="gramStart"/>
      <w:r w:rsidRPr="004328B3">
        <w:rPr>
          <w:rFonts w:ascii="Times New Roman" w:eastAsia="標楷體" w:hAnsi="Times New Roman" w:cs="Times New Roman" w:hint="eastAsia"/>
        </w:rPr>
        <w:t xml:space="preserve">4.6.1 </w:t>
      </w:r>
      <w:bookmarkEnd w:id="41"/>
      <w:r w:rsidR="004328B3">
        <w:rPr>
          <w:rFonts w:ascii="Times New Roman" w:eastAsia="標楷體" w:hAnsi="Times New Roman" w:cs="Times New Roman" w:hint="eastAsia"/>
        </w:rPr>
        <w:t xml:space="preserve"> </w:t>
      </w:r>
      <w:r w:rsidR="00F424DD" w:rsidRPr="004328B3">
        <w:rPr>
          <w:rFonts w:ascii="Times New Roman" w:eastAsia="標楷體" w:hAnsi="Times New Roman" w:cs="Times New Roman"/>
        </w:rPr>
        <w:t>Notation</w:t>
      </w:r>
      <w:proofErr w:type="gramEnd"/>
      <w:r w:rsidR="00F424DD" w:rsidRPr="004328B3">
        <w:rPr>
          <w:rFonts w:ascii="Times New Roman" w:eastAsia="標楷體" w:hAnsi="Times New Roman" w:cs="Times New Roman"/>
        </w:rPr>
        <w:t xml:space="preserve"> Definitions</w:t>
      </w:r>
    </w:p>
    <w:p w14:paraId="52156F60" w14:textId="163AD4BE" w:rsidR="00A14A88" w:rsidRPr="00A756F0" w:rsidRDefault="00A14A88" w:rsidP="00450C2E">
      <w:pPr>
        <w:spacing w:after="0" w:line="240" w:lineRule="auto"/>
        <w:ind w:firstLine="480"/>
        <w:rPr>
          <w:rFonts w:ascii="Times New Roman" w:eastAsia="標楷體" w:hAnsi="Times New Roman" w:cs="Times New Roman"/>
        </w:rPr>
      </w:pPr>
      <m:oMath>
        <m:r>
          <w:rPr>
            <w:rFonts w:ascii="Cambria Math" w:eastAsia="標楷體" w:hAnsi="Cambria Math" w:cs="Times New Roman"/>
          </w:rPr>
          <m:t>Ins.</m:t>
        </m:r>
      </m:oMath>
      <w:r w:rsidRPr="00A756F0">
        <w:rPr>
          <w:rFonts w:ascii="Times New Roman" w:eastAsia="標楷體" w:hAnsi="Times New Roman" w:cs="Times New Roman" w:hint="eastAsia"/>
        </w:rPr>
        <w:t xml:space="preserve">: </w:t>
      </w:r>
      <w:r w:rsidR="00F424DD" w:rsidRPr="00A756F0">
        <w:rPr>
          <w:rFonts w:ascii="Times New Roman" w:eastAsia="標楷體" w:hAnsi="Times New Roman" w:cs="Times New Roman"/>
        </w:rPr>
        <w:t>Logistics instance index.</w:t>
      </w:r>
    </w:p>
    <w:p w14:paraId="400C60D1" w14:textId="685F5481" w:rsidR="00A14A88" w:rsidRPr="00A756F0" w:rsidRDefault="00822A3B" w:rsidP="00450C2E">
      <w:pPr>
        <w:spacing w:after="0" w:line="240" w:lineRule="auto"/>
        <w:ind w:firstLine="480"/>
      </w:pPr>
      <m:oMath>
        <m:r>
          <w:rPr>
            <w:rFonts w:ascii="Cambria Math" w:eastAsia="標楷體" w:hAnsi="Cambria Math" w:cs="Times New Roman" w:hint="eastAsia"/>
          </w:rPr>
          <m:t>N</m:t>
        </m:r>
        <m:r>
          <w:rPr>
            <w:rFonts w:ascii="Cambria Math" w:eastAsia="標楷體" w:hAnsi="Cambria Math" w:cs="Times New Roman"/>
          </w:rPr>
          <m:t>V</m:t>
        </m:r>
      </m:oMath>
      <w:r w:rsidR="00A14A88" w:rsidRPr="00A756F0">
        <w:rPr>
          <w:rFonts w:ascii="Times New Roman" w:eastAsia="標楷體" w:hAnsi="Times New Roman" w:cs="Times New Roman" w:hint="eastAsia"/>
        </w:rPr>
        <w:t xml:space="preserve">: </w:t>
      </w:r>
      <w:r w:rsidR="00F424DD" w:rsidRPr="00A756F0">
        <w:rPr>
          <w:rFonts w:ascii="Times New Roman" w:eastAsia="標楷體" w:hAnsi="Times New Roman" w:cs="Times New Roman" w:hint="eastAsia"/>
        </w:rPr>
        <w:t>Number of vehicles.</w:t>
      </w:r>
    </w:p>
    <w:p w14:paraId="0AF114DB" w14:textId="2C39BA92" w:rsidR="00A14A88" w:rsidRPr="00A756F0" w:rsidRDefault="00822A3B" w:rsidP="00450C2E">
      <w:pPr>
        <w:spacing w:after="0" w:line="240" w:lineRule="auto"/>
        <w:ind w:firstLine="480"/>
      </w:pPr>
      <m:oMath>
        <m:r>
          <w:rPr>
            <w:rFonts w:ascii="Cambria Math" w:eastAsia="標楷體" w:hAnsi="Cambria Math" w:cs="Times New Roman" w:hint="eastAsia"/>
          </w:rPr>
          <m:t>TD</m:t>
        </m:r>
      </m:oMath>
      <w:r w:rsidR="00A14A88" w:rsidRPr="00A756F0">
        <w:rPr>
          <w:rFonts w:ascii="Times New Roman" w:eastAsia="標楷體" w:hAnsi="Times New Roman" w:cs="Times New Roman" w:hint="eastAsia"/>
        </w:rPr>
        <w:t xml:space="preserve">: </w:t>
      </w:r>
      <w:r w:rsidR="00F424DD" w:rsidRPr="00A756F0">
        <w:rPr>
          <w:rFonts w:ascii="Times New Roman" w:eastAsia="標楷體" w:hAnsi="Times New Roman" w:cs="Times New Roman" w:hint="eastAsia"/>
        </w:rPr>
        <w:t>Total distance.</w:t>
      </w:r>
    </w:p>
    <w:p w14:paraId="3A98F8FF" w14:textId="3DB7477C" w:rsidR="00A14A88" w:rsidRPr="00A756F0" w:rsidRDefault="00A14A88" w:rsidP="00450C2E">
      <w:pPr>
        <w:spacing w:after="0" w:line="240" w:lineRule="auto"/>
        <w:ind w:firstLine="480"/>
        <w:rPr>
          <w:rFonts w:ascii="Times New Roman" w:eastAsia="標楷體" w:hAnsi="Times New Roman" w:cs="Times New Roman"/>
        </w:rPr>
      </w:pPr>
      <m:oMath>
        <m:r>
          <w:rPr>
            <w:rFonts w:ascii="Cambria Math" w:eastAsia="標楷體" w:hAnsi="Cambria Math" w:cs="Times New Roman" w:hint="eastAsia"/>
          </w:rPr>
          <m:t>U</m:t>
        </m:r>
      </m:oMath>
      <w:r w:rsidRPr="00A756F0">
        <w:rPr>
          <w:rFonts w:ascii="Times New Roman" w:eastAsia="標楷體" w:hAnsi="Times New Roman" w:cs="Times New Roman" w:hint="eastAsia"/>
        </w:rPr>
        <w:t xml:space="preserve">: </w:t>
      </w:r>
      <w:r w:rsidR="00F424DD" w:rsidRPr="00A756F0">
        <w:rPr>
          <w:rFonts w:ascii="Times New Roman" w:eastAsia="標楷體" w:hAnsi="Times New Roman" w:cs="Times New Roman" w:hint="eastAsia"/>
        </w:rPr>
        <w:t>Average route loading rate.</w:t>
      </w:r>
    </w:p>
    <w:p w14:paraId="149D785E" w14:textId="3ACDF565" w:rsidR="002F420A" w:rsidRPr="00A756F0" w:rsidRDefault="00A14A88" w:rsidP="00450C2E">
      <w:pPr>
        <w:spacing w:after="0" w:line="240" w:lineRule="auto"/>
        <w:ind w:firstLine="480"/>
        <w:rPr>
          <w:rFonts w:ascii="Times New Roman" w:eastAsia="標楷體" w:hAnsi="Times New Roman" w:cs="Times New Roman"/>
        </w:rPr>
      </w:pPr>
      <m:oMath>
        <m:r>
          <w:rPr>
            <w:rFonts w:ascii="Cambria Math" w:eastAsia="標楷體" w:hAnsi="Cambria Math" w:cs="Times New Roman" w:hint="eastAsia"/>
          </w:rPr>
          <m:t>O</m:t>
        </m:r>
      </m:oMath>
      <w:r w:rsidRPr="00A756F0">
        <w:rPr>
          <w:rFonts w:ascii="Times New Roman" w:eastAsia="標楷體" w:hAnsi="Times New Roman" w:cs="Times New Roman" w:hint="eastAsia"/>
        </w:rPr>
        <w:t xml:space="preserve">: </w:t>
      </w:r>
      <w:r w:rsidR="00F424DD" w:rsidRPr="00A756F0">
        <w:rPr>
          <w:rFonts w:ascii="Times New Roman" w:eastAsia="標楷體" w:hAnsi="Times New Roman" w:cs="Times New Roman" w:hint="eastAsia"/>
        </w:rPr>
        <w:t>On-time rate.</w:t>
      </w:r>
    </w:p>
    <w:p w14:paraId="34B836E2" w14:textId="2F04E2D4" w:rsidR="00115F82" w:rsidRPr="004328B3" w:rsidRDefault="00115F82" w:rsidP="0025528D">
      <w:pPr>
        <w:widowControl/>
        <w:spacing w:before="240" w:line="240" w:lineRule="auto"/>
        <w:outlineLvl w:val="2"/>
        <w:rPr>
          <w:rFonts w:ascii="Times New Roman" w:eastAsia="標楷體" w:hAnsi="Times New Roman" w:cs="Times New Roman"/>
        </w:rPr>
      </w:pPr>
      <w:bookmarkStart w:id="42" w:name="_Toc233808528"/>
      <w:proofErr w:type="gramStart"/>
      <w:r w:rsidRPr="004328B3">
        <w:rPr>
          <w:rFonts w:ascii="Times New Roman" w:eastAsia="標楷體" w:hAnsi="Times New Roman" w:cs="Times New Roman" w:hint="eastAsia"/>
        </w:rPr>
        <w:t>4.</w:t>
      </w:r>
      <w:r w:rsidR="00256AEE" w:rsidRPr="004328B3">
        <w:rPr>
          <w:rFonts w:ascii="Times New Roman" w:eastAsia="標楷體" w:hAnsi="Times New Roman" w:cs="Times New Roman" w:hint="eastAsia"/>
        </w:rPr>
        <w:t>6</w:t>
      </w:r>
      <w:r w:rsidRPr="004328B3">
        <w:rPr>
          <w:rFonts w:ascii="Times New Roman" w:eastAsia="標楷體" w:hAnsi="Times New Roman" w:cs="Times New Roman" w:hint="eastAsia"/>
        </w:rPr>
        <w:t>.</w:t>
      </w:r>
      <w:r w:rsidR="00CA075B" w:rsidRPr="004328B3">
        <w:rPr>
          <w:rFonts w:ascii="Times New Roman" w:eastAsia="標楷體" w:hAnsi="Times New Roman" w:cs="Times New Roman" w:hint="eastAsia"/>
        </w:rPr>
        <w:t>2</w:t>
      </w:r>
      <w:r w:rsidRPr="004328B3">
        <w:rPr>
          <w:rFonts w:ascii="Times New Roman" w:eastAsia="標楷體" w:hAnsi="Times New Roman" w:cs="Times New Roman" w:hint="eastAsia"/>
        </w:rPr>
        <w:t xml:space="preserve"> </w:t>
      </w:r>
      <w:bookmarkEnd w:id="42"/>
      <w:r w:rsidR="004328B3">
        <w:rPr>
          <w:rFonts w:ascii="Times New Roman" w:eastAsia="標楷體" w:hAnsi="Times New Roman" w:cs="Times New Roman" w:hint="eastAsia"/>
        </w:rPr>
        <w:t xml:space="preserve"> </w:t>
      </w:r>
      <w:r w:rsidR="0025528D" w:rsidRPr="004328B3">
        <w:rPr>
          <w:rFonts w:ascii="Times New Roman" w:eastAsia="標楷體" w:hAnsi="Times New Roman" w:cs="Times New Roman"/>
        </w:rPr>
        <w:t>Comparison</w:t>
      </w:r>
      <w:proofErr w:type="gramEnd"/>
      <w:r w:rsidR="0025528D" w:rsidRPr="004328B3">
        <w:rPr>
          <w:rFonts w:ascii="Times New Roman" w:eastAsia="標楷體" w:hAnsi="Times New Roman" w:cs="Times New Roman"/>
        </w:rPr>
        <w:t xml:space="preserve"> of Experimental Results</w:t>
      </w:r>
    </w:p>
    <w:p w14:paraId="2B71CD9E" w14:textId="68B872E8" w:rsidR="00CF1D9F" w:rsidRPr="00CF1D9F" w:rsidRDefault="00CF1D9F" w:rsidP="00CF1D9F">
      <w:pPr>
        <w:spacing w:after="0" w:line="240" w:lineRule="auto"/>
        <w:ind w:firstLine="480"/>
        <w:jc w:val="both"/>
        <w:rPr>
          <w:rFonts w:ascii="Times New Roman" w:eastAsia="標楷體" w:hAnsi="Times New Roman" w:cs="Times New Roman"/>
        </w:rPr>
      </w:pPr>
      <w:r w:rsidRPr="00CF1D9F">
        <w:rPr>
          <w:rFonts w:ascii="Times New Roman" w:eastAsia="標楷體" w:hAnsi="Times New Roman" w:cs="Times New Roman"/>
        </w:rPr>
        <w:t xml:space="preserve">The proposed method was evaluated using manually planned routes provided by the logistics company as the baseline over 26 daily instances. Performance was evaluated in terms of the number of vehicles, total travel distance, average route </w:t>
      </w:r>
      <w:r>
        <w:rPr>
          <w:rFonts w:ascii="Times New Roman" w:eastAsia="標楷體" w:hAnsi="Times New Roman" w:cs="Times New Roman" w:hint="eastAsia"/>
        </w:rPr>
        <w:t>loading rate</w:t>
      </w:r>
      <w:r w:rsidRPr="00CF1D9F">
        <w:rPr>
          <w:rFonts w:ascii="Times New Roman" w:eastAsia="標楷體" w:hAnsi="Times New Roman" w:cs="Times New Roman"/>
        </w:rPr>
        <w:t xml:space="preserve">, on-time rate, and planning time. </w:t>
      </w:r>
      <w:r w:rsidR="00DF5A4C" w:rsidRPr="00B125A3">
        <w:rPr>
          <w:rFonts w:ascii="Times New Roman" w:eastAsia="標楷體" w:hAnsi="Times New Roman" w:cs="Times New Roman"/>
        </w:rPr>
        <w:fldChar w:fldCharType="begin"/>
      </w:r>
      <w:r w:rsidR="00DF5A4C" w:rsidRPr="00B125A3">
        <w:rPr>
          <w:rFonts w:ascii="Times New Roman" w:eastAsia="標楷體" w:hAnsi="Times New Roman" w:cs="Times New Roman"/>
        </w:rPr>
        <w:instrText xml:space="preserve"> REF _Ref234617787 \h </w:instrText>
      </w:r>
      <w:r w:rsidR="00B125A3" w:rsidRPr="00B125A3">
        <w:rPr>
          <w:rFonts w:ascii="Times New Roman" w:eastAsia="標楷體" w:hAnsi="Times New Roman" w:cs="Times New Roman"/>
        </w:rPr>
        <w:instrText xml:space="preserve"> \* MERGEFORMAT </w:instrText>
      </w:r>
      <w:r w:rsidR="00DF5A4C" w:rsidRPr="00B125A3">
        <w:rPr>
          <w:rFonts w:ascii="Times New Roman" w:eastAsia="標楷體" w:hAnsi="Times New Roman" w:cs="Times New Roman"/>
        </w:rPr>
      </w:r>
      <w:r w:rsidR="00DF5A4C" w:rsidRPr="00B125A3">
        <w:rPr>
          <w:rFonts w:ascii="Times New Roman" w:eastAsia="標楷體" w:hAnsi="Times New Roman" w:cs="Times New Roman"/>
        </w:rPr>
        <w:fldChar w:fldCharType="separate"/>
      </w:r>
      <w:r w:rsidR="00DF5A4C" w:rsidRPr="00B125A3">
        <w:rPr>
          <w:rFonts w:ascii="Times New Roman" w:hAnsi="Times New Roman" w:cs="Times New Roman"/>
        </w:rPr>
        <w:t xml:space="preserve">Table </w:t>
      </w:r>
      <w:r w:rsidR="00DF5A4C" w:rsidRPr="00B125A3">
        <w:rPr>
          <w:rFonts w:ascii="Times New Roman" w:hAnsi="Times New Roman" w:cs="Times New Roman"/>
          <w:noProof/>
        </w:rPr>
        <w:t>3</w:t>
      </w:r>
      <w:r w:rsidR="00DF5A4C" w:rsidRPr="00B125A3">
        <w:rPr>
          <w:rFonts w:ascii="Times New Roman" w:eastAsia="標楷體" w:hAnsi="Times New Roman" w:cs="Times New Roman"/>
        </w:rPr>
        <w:fldChar w:fldCharType="end"/>
      </w:r>
      <w:r w:rsidR="00DF5A4C">
        <w:rPr>
          <w:rFonts w:ascii="Times New Roman" w:eastAsia="標楷體" w:hAnsi="Times New Roman" w:cs="Times New Roman" w:hint="eastAsia"/>
        </w:rPr>
        <w:t xml:space="preserve"> and </w:t>
      </w:r>
      <w:r w:rsidR="00DF5A4C" w:rsidRPr="00B125A3">
        <w:rPr>
          <w:rFonts w:ascii="Times New Roman" w:eastAsia="標楷體" w:hAnsi="Times New Roman" w:cs="Times New Roman"/>
        </w:rPr>
        <w:fldChar w:fldCharType="begin"/>
      </w:r>
      <w:r w:rsidR="00DF5A4C" w:rsidRPr="00B125A3">
        <w:rPr>
          <w:rFonts w:ascii="Times New Roman" w:eastAsia="標楷體" w:hAnsi="Times New Roman" w:cs="Times New Roman"/>
        </w:rPr>
        <w:instrText xml:space="preserve"> REF _Ref234617792 \h </w:instrText>
      </w:r>
      <w:r w:rsidR="00B125A3" w:rsidRPr="00B125A3">
        <w:rPr>
          <w:rFonts w:ascii="Times New Roman" w:eastAsia="標楷體" w:hAnsi="Times New Roman" w:cs="Times New Roman"/>
        </w:rPr>
        <w:instrText xml:space="preserve"> \* MERGEFORMAT </w:instrText>
      </w:r>
      <w:r w:rsidR="00DF5A4C" w:rsidRPr="00B125A3">
        <w:rPr>
          <w:rFonts w:ascii="Times New Roman" w:eastAsia="標楷體" w:hAnsi="Times New Roman" w:cs="Times New Roman"/>
        </w:rPr>
      </w:r>
      <w:r w:rsidR="00DF5A4C" w:rsidRPr="00B125A3">
        <w:rPr>
          <w:rFonts w:ascii="Times New Roman" w:eastAsia="標楷體" w:hAnsi="Times New Roman" w:cs="Times New Roman"/>
        </w:rPr>
        <w:fldChar w:fldCharType="separate"/>
      </w:r>
      <w:r w:rsidR="00DF5A4C" w:rsidRPr="00B125A3">
        <w:rPr>
          <w:rFonts w:ascii="Times New Roman" w:hAnsi="Times New Roman" w:cs="Times New Roman"/>
        </w:rPr>
        <w:t xml:space="preserve">Figure </w:t>
      </w:r>
      <w:r w:rsidR="00DF5A4C" w:rsidRPr="00B125A3">
        <w:rPr>
          <w:rFonts w:ascii="Times New Roman" w:hAnsi="Times New Roman" w:cs="Times New Roman"/>
          <w:noProof/>
        </w:rPr>
        <w:t>6</w:t>
      </w:r>
      <w:r w:rsidR="00DF5A4C" w:rsidRPr="00B125A3">
        <w:rPr>
          <w:rFonts w:ascii="Times New Roman" w:eastAsia="標楷體" w:hAnsi="Times New Roman" w:cs="Times New Roman"/>
        </w:rPr>
        <w:fldChar w:fldCharType="end"/>
      </w:r>
      <w:r w:rsidR="00DF5A4C">
        <w:rPr>
          <w:rFonts w:ascii="Times New Roman" w:eastAsia="標楷體" w:hAnsi="Times New Roman" w:cs="Times New Roman" w:hint="eastAsia"/>
        </w:rPr>
        <w:t xml:space="preserve"> </w:t>
      </w:r>
      <w:r w:rsidRPr="00CF1D9F">
        <w:rPr>
          <w:rFonts w:ascii="Times New Roman" w:eastAsia="標楷體" w:hAnsi="Times New Roman" w:cs="Times New Roman"/>
        </w:rPr>
        <w:t>present the experimental results, including detailed comparisons of all evaluation metrics, the average improvements achieved by the proposed method, and the planning time of manual planning, the baseline method, and the proposed method.</w:t>
      </w:r>
    </w:p>
    <w:p w14:paraId="23867C10" w14:textId="4BCABCD0" w:rsidR="00E66027" w:rsidRPr="007E343B" w:rsidRDefault="00976149" w:rsidP="006171E0">
      <w:pPr>
        <w:pStyle w:val="af6"/>
        <w:spacing w:before="240" w:line="240" w:lineRule="auto"/>
        <w:jc w:val="center"/>
        <w:rPr>
          <w:rFonts w:ascii="Times New Roman" w:eastAsia="標楷體" w:hAnsi="Times New Roman" w:cs="Times New Roman"/>
          <w:b/>
          <w:bCs/>
          <w:sz w:val="24"/>
          <w:szCs w:val="24"/>
        </w:rPr>
      </w:pPr>
      <w:bookmarkStart w:id="43" w:name="_Ref234617787"/>
      <w:bookmarkStart w:id="44" w:name="_Ref217226494"/>
      <w:bookmarkStart w:id="45" w:name="_Toc233808449"/>
      <w:r w:rsidRPr="00A756F0">
        <w:rPr>
          <w:rFonts w:ascii="Times New Roman" w:hAnsi="Times New Roman" w:cs="Times New Roman"/>
          <w:b/>
          <w:bCs/>
          <w:sz w:val="24"/>
          <w:szCs w:val="24"/>
        </w:rPr>
        <w:t xml:space="preserve">Table </w:t>
      </w:r>
      <w:r w:rsidRPr="00A756F0">
        <w:rPr>
          <w:rFonts w:ascii="Times New Roman" w:hAnsi="Times New Roman" w:cs="Times New Roman"/>
          <w:b/>
          <w:bCs/>
          <w:sz w:val="24"/>
          <w:szCs w:val="24"/>
        </w:rPr>
        <w:fldChar w:fldCharType="begin"/>
      </w:r>
      <w:r w:rsidRPr="00A756F0">
        <w:rPr>
          <w:rFonts w:ascii="Times New Roman" w:hAnsi="Times New Roman" w:cs="Times New Roman"/>
          <w:b/>
          <w:bCs/>
          <w:sz w:val="24"/>
          <w:szCs w:val="24"/>
        </w:rPr>
        <w:instrText xml:space="preserve"> SEQ Table \* ARABIC </w:instrText>
      </w:r>
      <w:r w:rsidRPr="00A756F0">
        <w:rPr>
          <w:rFonts w:ascii="Times New Roman" w:hAnsi="Times New Roman" w:cs="Times New Roman"/>
          <w:b/>
          <w:bCs/>
          <w:sz w:val="24"/>
          <w:szCs w:val="24"/>
        </w:rPr>
        <w:fldChar w:fldCharType="separate"/>
      </w:r>
      <w:r>
        <w:rPr>
          <w:rFonts w:ascii="Times New Roman" w:hAnsi="Times New Roman" w:cs="Times New Roman"/>
          <w:b/>
          <w:bCs/>
          <w:noProof/>
          <w:sz w:val="24"/>
          <w:szCs w:val="24"/>
        </w:rPr>
        <w:t>3</w:t>
      </w:r>
      <w:r w:rsidRPr="00A756F0">
        <w:rPr>
          <w:rFonts w:ascii="Times New Roman" w:hAnsi="Times New Roman" w:cs="Times New Roman"/>
          <w:b/>
          <w:bCs/>
          <w:sz w:val="24"/>
          <w:szCs w:val="24"/>
        </w:rPr>
        <w:fldChar w:fldCharType="end"/>
      </w:r>
      <w:bookmarkEnd w:id="43"/>
      <w:r w:rsidRPr="00A756F0">
        <w:rPr>
          <w:rFonts w:ascii="Times New Roman" w:hAnsi="Times New Roman" w:cs="Times New Roman"/>
          <w:b/>
          <w:bCs/>
          <w:sz w:val="24"/>
          <w:szCs w:val="24"/>
        </w:rPr>
        <w:t>.</w:t>
      </w:r>
      <w:r>
        <w:rPr>
          <w:rFonts w:ascii="Times New Roman" w:hAnsi="Times New Roman" w:cs="Times New Roman" w:hint="eastAsia"/>
          <w:b/>
          <w:bCs/>
          <w:sz w:val="24"/>
          <w:szCs w:val="24"/>
        </w:rPr>
        <w:t xml:space="preserve"> </w:t>
      </w:r>
      <w:bookmarkEnd w:id="44"/>
      <w:bookmarkEnd w:id="45"/>
      <w:r w:rsidR="00985832" w:rsidRPr="00985832">
        <w:rPr>
          <w:rFonts w:ascii="Times New Roman" w:eastAsia="標楷體" w:hAnsi="Times New Roman" w:cs="Times New Roman"/>
          <w:sz w:val="24"/>
          <w:szCs w:val="24"/>
        </w:rPr>
        <w:t>Comparison between the proposed method and logistics company planning</w:t>
      </w:r>
      <w:r w:rsidR="00985832">
        <w:rPr>
          <w:rFonts w:ascii="Times New Roman" w:eastAsia="標楷體" w:hAnsi="Times New Roman" w:cs="Times New Roman" w:hint="eastAsia"/>
          <w:sz w:val="24"/>
          <w:szCs w:val="24"/>
        </w:rPr>
        <w:t>.</w:t>
      </w:r>
    </w:p>
    <w:tbl>
      <w:tblPr>
        <w:tblStyle w:val="ae"/>
        <w:tblW w:w="8541" w:type="dxa"/>
        <w:jc w:val="center"/>
        <w:tblLayout w:type="fixed"/>
        <w:tblLook w:val="04A0" w:firstRow="1" w:lastRow="0" w:firstColumn="1" w:lastColumn="0" w:noHBand="0" w:noVBand="1"/>
      </w:tblPr>
      <w:tblGrid>
        <w:gridCol w:w="1418"/>
        <w:gridCol w:w="850"/>
        <w:gridCol w:w="1134"/>
        <w:gridCol w:w="851"/>
        <w:gridCol w:w="850"/>
        <w:gridCol w:w="709"/>
        <w:gridCol w:w="1134"/>
        <w:gridCol w:w="779"/>
        <w:gridCol w:w="733"/>
        <w:gridCol w:w="83"/>
      </w:tblGrid>
      <w:tr w:rsidR="00156AB1" w:rsidRPr="007E343B" w14:paraId="0D877D8D" w14:textId="77777777" w:rsidTr="004C2ECB">
        <w:trPr>
          <w:gridAfter w:val="1"/>
          <w:cnfStyle w:val="100000000000" w:firstRow="1" w:lastRow="0" w:firstColumn="0" w:lastColumn="0" w:oddVBand="0" w:evenVBand="0" w:oddHBand="0" w:evenHBand="0" w:firstRowFirstColumn="0" w:firstRowLastColumn="0" w:lastRowFirstColumn="0" w:lastRowLastColumn="0"/>
          <w:wAfter w:w="83" w:type="dxa"/>
          <w:jc w:val="center"/>
        </w:trPr>
        <w:tc>
          <w:tcPr>
            <w:tcW w:w="1418" w:type="dxa"/>
            <w:tcBorders>
              <w:bottom w:val="nil"/>
            </w:tcBorders>
          </w:tcPr>
          <w:p w14:paraId="3C27AB47" w14:textId="77777777" w:rsidR="00156AB1" w:rsidRPr="007E343B" w:rsidRDefault="00156AB1" w:rsidP="00450C2E">
            <w:pPr>
              <w:widowControl/>
              <w:jc w:val="center"/>
              <w:rPr>
                <w:rFonts w:ascii="Times New Roman" w:eastAsia="標楷體" w:hAnsi="Times New Roman" w:cs="Times New Roman"/>
              </w:rPr>
            </w:pPr>
          </w:p>
        </w:tc>
        <w:tc>
          <w:tcPr>
            <w:tcW w:w="3685" w:type="dxa"/>
            <w:gridSpan w:val="4"/>
            <w:shd w:val="clear" w:color="auto" w:fill="F2F2F2" w:themeFill="background1" w:themeFillShade="F2"/>
          </w:tcPr>
          <w:p w14:paraId="3BE80250" w14:textId="66E92AB3" w:rsidR="00156AB1" w:rsidRPr="007E343B" w:rsidRDefault="00D15531" w:rsidP="00450C2E">
            <w:pPr>
              <w:widowControl/>
              <w:jc w:val="center"/>
              <w:rPr>
                <w:rFonts w:ascii="Times New Roman" w:eastAsia="標楷體" w:hAnsi="Times New Roman" w:cs="Times New Roman"/>
              </w:rPr>
            </w:pPr>
            <w:r w:rsidRPr="007E343B">
              <w:rPr>
                <w:rFonts w:ascii="Times New Roman" w:eastAsia="標楷體" w:hAnsi="Times New Roman" w:cs="Times New Roman" w:hint="eastAsia"/>
              </w:rPr>
              <w:t>Proposed Method</w:t>
            </w:r>
          </w:p>
        </w:tc>
        <w:tc>
          <w:tcPr>
            <w:tcW w:w="3355" w:type="dxa"/>
            <w:gridSpan w:val="4"/>
          </w:tcPr>
          <w:p w14:paraId="0CE3A847" w14:textId="6F37ACC3" w:rsidR="00156AB1" w:rsidRPr="007E343B" w:rsidRDefault="00B0468C" w:rsidP="00450C2E">
            <w:pPr>
              <w:widowControl/>
              <w:jc w:val="center"/>
              <w:rPr>
                <w:rFonts w:ascii="Times New Roman" w:eastAsia="標楷體" w:hAnsi="Times New Roman" w:cs="Times New Roman"/>
              </w:rPr>
            </w:pPr>
            <w:r>
              <w:rPr>
                <w:rFonts w:ascii="Times New Roman" w:eastAsia="標楷體" w:hAnsi="Times New Roman" w:cs="Times New Roman" w:hint="eastAsia"/>
              </w:rPr>
              <w:t>Manually Planned</w:t>
            </w:r>
          </w:p>
        </w:tc>
      </w:tr>
      <w:tr w:rsidR="007E4DE5" w:rsidRPr="007E343B" w14:paraId="496AA7A5" w14:textId="77777777" w:rsidTr="004C2ECB">
        <w:trPr>
          <w:jc w:val="center"/>
        </w:trPr>
        <w:tc>
          <w:tcPr>
            <w:tcW w:w="1418" w:type="dxa"/>
            <w:tcBorders>
              <w:top w:val="nil"/>
              <w:bottom w:val="single" w:sz="4" w:space="0" w:color="auto"/>
            </w:tcBorders>
          </w:tcPr>
          <w:p w14:paraId="21E84E7C" w14:textId="41329FB5" w:rsidR="007E4DE5" w:rsidRPr="007E343B" w:rsidRDefault="007E4DE5" w:rsidP="00450C2E">
            <w:pPr>
              <w:widowControl/>
              <w:jc w:val="center"/>
              <w:rPr>
                <w:rFonts w:ascii="Times New Roman" w:eastAsia="標楷體" w:hAnsi="Times New Roman" w:cs="Times New Roman"/>
              </w:rPr>
            </w:pPr>
            <m:oMathPara>
              <m:oMath>
                <m:r>
                  <w:rPr>
                    <w:rFonts w:ascii="Cambria Math" w:eastAsia="標楷體" w:hAnsi="Cambria Math" w:cs="Times New Roman" w:hint="eastAsia"/>
                  </w:rPr>
                  <m:t>Ins.</m:t>
                </m:r>
              </m:oMath>
            </m:oMathPara>
          </w:p>
        </w:tc>
        <w:tc>
          <w:tcPr>
            <w:tcW w:w="850" w:type="dxa"/>
            <w:tcBorders>
              <w:top w:val="single" w:sz="4" w:space="0" w:color="auto"/>
              <w:bottom w:val="single" w:sz="4" w:space="0" w:color="auto"/>
            </w:tcBorders>
            <w:shd w:val="clear" w:color="auto" w:fill="F2F2F2" w:themeFill="background1" w:themeFillShade="F2"/>
          </w:tcPr>
          <w:p w14:paraId="6817B0BA" w14:textId="1A071D81" w:rsidR="007E4DE5" w:rsidRPr="007E343B" w:rsidRDefault="00822A3B" w:rsidP="00450C2E">
            <w:pPr>
              <w:widowControl/>
              <w:jc w:val="center"/>
              <w:rPr>
                <w:rFonts w:ascii="Times New Roman" w:eastAsia="標楷體" w:hAnsi="Times New Roman" w:cs="Times New Roman"/>
              </w:rPr>
            </w:pPr>
            <m:oMathPara>
              <m:oMath>
                <m:r>
                  <w:rPr>
                    <w:rFonts w:ascii="Cambria Math" w:eastAsia="標楷體" w:hAnsi="Cambria Math" w:cs="Times New Roman" w:hint="eastAsia"/>
                  </w:rPr>
                  <m:t>N</m:t>
                </m:r>
                <m:r>
                  <w:rPr>
                    <w:rFonts w:ascii="Cambria Math" w:eastAsia="標楷體" w:hAnsi="Cambria Math" w:cs="Times New Roman"/>
                  </w:rPr>
                  <m:t>V</m:t>
                </m:r>
              </m:oMath>
            </m:oMathPara>
          </w:p>
        </w:tc>
        <w:tc>
          <w:tcPr>
            <w:tcW w:w="1134" w:type="dxa"/>
            <w:tcBorders>
              <w:top w:val="single" w:sz="4" w:space="0" w:color="auto"/>
              <w:bottom w:val="single" w:sz="4" w:space="0" w:color="auto"/>
            </w:tcBorders>
            <w:shd w:val="clear" w:color="auto" w:fill="F2F2F2" w:themeFill="background1" w:themeFillShade="F2"/>
          </w:tcPr>
          <w:p w14:paraId="6FE3CCEC" w14:textId="25B27AAA" w:rsidR="007E4DE5" w:rsidRPr="007E343B" w:rsidRDefault="00822A3B" w:rsidP="00450C2E">
            <w:pPr>
              <w:widowControl/>
              <w:jc w:val="center"/>
              <w:rPr>
                <w:rFonts w:ascii="Times New Roman" w:eastAsia="標楷體" w:hAnsi="Times New Roman" w:cs="Times New Roman"/>
              </w:rPr>
            </w:pPr>
            <m:oMathPara>
              <m:oMath>
                <m:r>
                  <w:rPr>
                    <w:rFonts w:ascii="Cambria Math" w:eastAsia="標楷體" w:hAnsi="Cambria Math" w:cs="Times New Roman" w:hint="eastAsia"/>
                  </w:rPr>
                  <m:t>TD</m:t>
                </m:r>
              </m:oMath>
            </m:oMathPara>
          </w:p>
        </w:tc>
        <w:tc>
          <w:tcPr>
            <w:tcW w:w="851" w:type="dxa"/>
            <w:tcBorders>
              <w:top w:val="single" w:sz="4" w:space="0" w:color="auto"/>
              <w:bottom w:val="single" w:sz="4" w:space="0" w:color="auto"/>
            </w:tcBorders>
            <w:shd w:val="clear" w:color="auto" w:fill="F2F2F2" w:themeFill="background1" w:themeFillShade="F2"/>
          </w:tcPr>
          <w:p w14:paraId="11397585" w14:textId="391E2C59" w:rsidR="007E4DE5" w:rsidRPr="007E343B" w:rsidRDefault="007E4DE5" w:rsidP="00450C2E">
            <w:pPr>
              <w:widowControl/>
              <w:jc w:val="center"/>
              <w:rPr>
                <w:rFonts w:ascii="Times New Roman" w:eastAsia="標楷體" w:hAnsi="Times New Roman" w:cs="Times New Roman"/>
              </w:rPr>
            </w:pPr>
            <m:oMathPara>
              <m:oMath>
                <m:r>
                  <w:rPr>
                    <w:rFonts w:ascii="Cambria Math" w:eastAsia="標楷體" w:hAnsi="Cambria Math" w:cs="Times New Roman" w:hint="eastAsia"/>
                  </w:rPr>
                  <m:t>U</m:t>
                </m:r>
                <m:r>
                  <w:rPr>
                    <w:rFonts w:ascii="Cambria Math" w:eastAsia="標楷體" w:hAnsi="Cambria Math" w:cs="Times New Roman"/>
                  </w:rPr>
                  <m:t>(%)</m:t>
                </m:r>
              </m:oMath>
            </m:oMathPara>
          </w:p>
        </w:tc>
        <w:tc>
          <w:tcPr>
            <w:tcW w:w="850" w:type="dxa"/>
            <w:tcBorders>
              <w:bottom w:val="single" w:sz="4" w:space="0" w:color="auto"/>
            </w:tcBorders>
            <w:shd w:val="clear" w:color="auto" w:fill="F2F2F2" w:themeFill="background1" w:themeFillShade="F2"/>
          </w:tcPr>
          <w:p w14:paraId="61EBC8FF" w14:textId="153EF4CC" w:rsidR="007E4DE5" w:rsidRPr="007E343B" w:rsidRDefault="007E4DE5" w:rsidP="00450C2E">
            <w:pPr>
              <w:widowControl/>
              <w:jc w:val="center"/>
              <w:rPr>
                <w:rFonts w:ascii="Cambria Math" w:eastAsia="標楷體" w:hAnsi="Cambria Math" w:cs="Times New Roman"/>
                <w:iCs/>
              </w:rPr>
            </w:pPr>
            <m:oMathPara>
              <m:oMath>
                <m:r>
                  <w:rPr>
                    <w:rFonts w:ascii="Cambria Math" w:eastAsia="標楷體" w:hAnsi="Cambria Math" w:cs="Times New Roman" w:hint="eastAsia"/>
                  </w:rPr>
                  <m:t>O</m:t>
                </m:r>
                <m:r>
                  <w:rPr>
                    <w:rFonts w:ascii="Cambria Math" w:eastAsia="標楷體" w:hAnsi="Cambria Math" w:cs="Times New Roman"/>
                  </w:rPr>
                  <m:t>(%)</m:t>
                </m:r>
              </m:oMath>
            </m:oMathPara>
          </w:p>
        </w:tc>
        <w:tc>
          <w:tcPr>
            <w:tcW w:w="709" w:type="dxa"/>
            <w:tcBorders>
              <w:top w:val="single" w:sz="4" w:space="0" w:color="auto"/>
              <w:bottom w:val="single" w:sz="4" w:space="0" w:color="auto"/>
            </w:tcBorders>
          </w:tcPr>
          <w:p w14:paraId="0AD112C4" w14:textId="03FB5F4E" w:rsidR="007E4DE5" w:rsidRPr="007E343B" w:rsidRDefault="00822A3B" w:rsidP="00450C2E">
            <w:pPr>
              <w:widowControl/>
              <w:jc w:val="center"/>
              <w:rPr>
                <w:rFonts w:ascii="Times New Roman" w:eastAsia="標楷體" w:hAnsi="Times New Roman" w:cs="Times New Roman"/>
              </w:rPr>
            </w:pPr>
            <m:oMathPara>
              <m:oMath>
                <m:r>
                  <w:rPr>
                    <w:rFonts w:ascii="Cambria Math" w:eastAsia="標楷體" w:hAnsi="Cambria Math" w:cs="Times New Roman" w:hint="eastAsia"/>
                  </w:rPr>
                  <m:t>N</m:t>
                </m:r>
                <m:r>
                  <w:rPr>
                    <w:rFonts w:ascii="Cambria Math" w:eastAsia="標楷體" w:hAnsi="Cambria Math" w:cs="Times New Roman"/>
                  </w:rPr>
                  <m:t>V</m:t>
                </m:r>
              </m:oMath>
            </m:oMathPara>
          </w:p>
        </w:tc>
        <w:tc>
          <w:tcPr>
            <w:tcW w:w="1134" w:type="dxa"/>
            <w:tcBorders>
              <w:top w:val="single" w:sz="4" w:space="0" w:color="auto"/>
              <w:bottom w:val="single" w:sz="4" w:space="0" w:color="auto"/>
            </w:tcBorders>
          </w:tcPr>
          <w:p w14:paraId="11C9A154" w14:textId="43640BB1" w:rsidR="007E4DE5" w:rsidRPr="007E343B" w:rsidRDefault="00822A3B" w:rsidP="00450C2E">
            <w:pPr>
              <w:widowControl/>
              <w:jc w:val="center"/>
              <w:rPr>
                <w:rFonts w:ascii="Times New Roman" w:eastAsia="標楷體" w:hAnsi="Times New Roman" w:cs="Times New Roman"/>
              </w:rPr>
            </w:pPr>
            <m:oMathPara>
              <m:oMath>
                <m:r>
                  <w:rPr>
                    <w:rFonts w:ascii="Cambria Math" w:eastAsia="標楷體" w:hAnsi="Cambria Math" w:cs="Times New Roman" w:hint="eastAsia"/>
                  </w:rPr>
                  <m:t>TD</m:t>
                </m:r>
              </m:oMath>
            </m:oMathPara>
          </w:p>
        </w:tc>
        <w:tc>
          <w:tcPr>
            <w:tcW w:w="779" w:type="dxa"/>
            <w:tcBorders>
              <w:top w:val="single" w:sz="4" w:space="0" w:color="auto"/>
              <w:bottom w:val="single" w:sz="4" w:space="0" w:color="auto"/>
            </w:tcBorders>
          </w:tcPr>
          <w:p w14:paraId="7F3EC8DC" w14:textId="7A1EF0C3" w:rsidR="007E4DE5" w:rsidRPr="007E343B" w:rsidRDefault="007E4DE5" w:rsidP="00450C2E">
            <w:pPr>
              <w:widowControl/>
              <w:jc w:val="center"/>
              <w:rPr>
                <w:rFonts w:ascii="Times New Roman" w:eastAsia="標楷體" w:hAnsi="Times New Roman" w:cs="Times New Roman"/>
              </w:rPr>
            </w:pPr>
            <m:oMathPara>
              <m:oMath>
                <m:r>
                  <w:rPr>
                    <w:rFonts w:ascii="Cambria Math" w:eastAsia="標楷體" w:hAnsi="Cambria Math" w:cs="Times New Roman" w:hint="eastAsia"/>
                  </w:rPr>
                  <m:t>U</m:t>
                </m:r>
                <m:r>
                  <w:rPr>
                    <w:rFonts w:ascii="Cambria Math" w:eastAsia="標楷體" w:hAnsi="Cambria Math" w:cs="Times New Roman"/>
                  </w:rPr>
                  <m:t>(%)</m:t>
                </m:r>
              </m:oMath>
            </m:oMathPara>
          </w:p>
        </w:tc>
        <w:tc>
          <w:tcPr>
            <w:tcW w:w="816" w:type="dxa"/>
            <w:gridSpan w:val="2"/>
            <w:tcBorders>
              <w:bottom w:val="single" w:sz="4" w:space="0" w:color="auto"/>
            </w:tcBorders>
          </w:tcPr>
          <w:p w14:paraId="1997937A" w14:textId="3D8DB972" w:rsidR="007E4DE5" w:rsidRPr="007E343B" w:rsidRDefault="007E4DE5" w:rsidP="00450C2E">
            <w:pPr>
              <w:widowControl/>
              <w:rPr>
                <w:rFonts w:ascii="Times New Roman" w:eastAsia="標楷體" w:hAnsi="Times New Roman" w:cs="Times New Roman"/>
              </w:rPr>
            </w:pPr>
            <m:oMathPara>
              <m:oMath>
                <m:r>
                  <w:rPr>
                    <w:rFonts w:ascii="Cambria Math" w:eastAsia="標楷體" w:hAnsi="Cambria Math" w:cs="Times New Roman" w:hint="eastAsia"/>
                  </w:rPr>
                  <m:t>O</m:t>
                </m:r>
                <m:r>
                  <w:rPr>
                    <w:rFonts w:ascii="Cambria Math" w:eastAsia="標楷體" w:hAnsi="Cambria Math" w:cs="Times New Roman"/>
                  </w:rPr>
                  <m:t>(%)</m:t>
                </m:r>
              </m:oMath>
            </m:oMathPara>
          </w:p>
        </w:tc>
      </w:tr>
      <w:tr w:rsidR="00DE4BA0" w:rsidRPr="007E343B" w14:paraId="5BB70D39" w14:textId="77777777" w:rsidTr="004C2ECB">
        <w:trPr>
          <w:jc w:val="center"/>
        </w:trPr>
        <w:tc>
          <w:tcPr>
            <w:tcW w:w="1418" w:type="dxa"/>
            <w:tcBorders>
              <w:top w:val="single" w:sz="4" w:space="0" w:color="auto"/>
            </w:tcBorders>
          </w:tcPr>
          <w:p w14:paraId="1BAE4381" w14:textId="001E7CC0"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D20221203</w:t>
            </w:r>
          </w:p>
        </w:tc>
        <w:tc>
          <w:tcPr>
            <w:tcW w:w="850" w:type="dxa"/>
            <w:tcBorders>
              <w:top w:val="single" w:sz="4" w:space="0" w:color="auto"/>
            </w:tcBorders>
            <w:shd w:val="clear" w:color="auto" w:fill="F2F2F2" w:themeFill="background1" w:themeFillShade="F2"/>
          </w:tcPr>
          <w:p w14:paraId="0760682F" w14:textId="0297476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93.4</w:t>
            </w:r>
          </w:p>
        </w:tc>
        <w:tc>
          <w:tcPr>
            <w:tcW w:w="1134" w:type="dxa"/>
            <w:tcBorders>
              <w:top w:val="single" w:sz="4" w:space="0" w:color="auto"/>
            </w:tcBorders>
            <w:shd w:val="clear" w:color="auto" w:fill="F2F2F2" w:themeFill="background1" w:themeFillShade="F2"/>
          </w:tcPr>
          <w:p w14:paraId="18898F05" w14:textId="3DF49CC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4,508.47</w:t>
            </w:r>
          </w:p>
        </w:tc>
        <w:tc>
          <w:tcPr>
            <w:tcW w:w="851" w:type="dxa"/>
            <w:tcBorders>
              <w:top w:val="single" w:sz="4" w:space="0" w:color="auto"/>
            </w:tcBorders>
            <w:shd w:val="clear" w:color="auto" w:fill="F2F2F2" w:themeFill="background1" w:themeFillShade="F2"/>
          </w:tcPr>
          <w:p w14:paraId="70407247" w14:textId="03ED1F7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92.3</w:t>
            </w:r>
          </w:p>
        </w:tc>
        <w:tc>
          <w:tcPr>
            <w:tcW w:w="850" w:type="dxa"/>
            <w:tcBorders>
              <w:top w:val="single" w:sz="4" w:space="0" w:color="auto"/>
            </w:tcBorders>
            <w:shd w:val="clear" w:color="auto" w:fill="F2F2F2" w:themeFill="background1" w:themeFillShade="F2"/>
          </w:tcPr>
          <w:p w14:paraId="42DE97ED" w14:textId="69BB581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99.87</w:t>
            </w:r>
          </w:p>
        </w:tc>
        <w:tc>
          <w:tcPr>
            <w:tcW w:w="709" w:type="dxa"/>
            <w:tcBorders>
              <w:top w:val="single" w:sz="4" w:space="0" w:color="auto"/>
            </w:tcBorders>
          </w:tcPr>
          <w:p w14:paraId="38E16B6B" w14:textId="0F5D15CB"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102</w:t>
            </w:r>
          </w:p>
        </w:tc>
        <w:tc>
          <w:tcPr>
            <w:tcW w:w="1134" w:type="dxa"/>
            <w:tcBorders>
              <w:top w:val="single" w:sz="4" w:space="0" w:color="auto"/>
            </w:tcBorders>
          </w:tcPr>
          <w:p w14:paraId="3AE2B353" w14:textId="7A097ED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4,623.34</w:t>
            </w:r>
          </w:p>
        </w:tc>
        <w:tc>
          <w:tcPr>
            <w:tcW w:w="779" w:type="dxa"/>
            <w:tcBorders>
              <w:top w:val="single" w:sz="4" w:space="0" w:color="auto"/>
            </w:tcBorders>
          </w:tcPr>
          <w:p w14:paraId="26064D9F" w14:textId="45CD5C6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84.85</w:t>
            </w:r>
          </w:p>
        </w:tc>
        <w:tc>
          <w:tcPr>
            <w:tcW w:w="816" w:type="dxa"/>
            <w:gridSpan w:val="2"/>
            <w:tcBorders>
              <w:top w:val="single" w:sz="4" w:space="0" w:color="auto"/>
            </w:tcBorders>
          </w:tcPr>
          <w:p w14:paraId="3A9CC4C4" w14:textId="61102AD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94.7</w:t>
            </w:r>
          </w:p>
        </w:tc>
      </w:tr>
      <w:tr w:rsidR="00DE4BA0" w:rsidRPr="007E343B" w14:paraId="121FF0D1" w14:textId="77777777" w:rsidTr="004C2ECB">
        <w:trPr>
          <w:jc w:val="center"/>
        </w:trPr>
        <w:tc>
          <w:tcPr>
            <w:tcW w:w="1418" w:type="dxa"/>
          </w:tcPr>
          <w:p w14:paraId="18832770" w14:textId="1439E9F1"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D20221205</w:t>
            </w:r>
          </w:p>
        </w:tc>
        <w:tc>
          <w:tcPr>
            <w:tcW w:w="850" w:type="dxa"/>
            <w:shd w:val="clear" w:color="auto" w:fill="F2F2F2" w:themeFill="background1" w:themeFillShade="F2"/>
          </w:tcPr>
          <w:p w14:paraId="7A8CC475" w14:textId="1FAB2C6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83.4</w:t>
            </w:r>
          </w:p>
        </w:tc>
        <w:tc>
          <w:tcPr>
            <w:tcW w:w="1134" w:type="dxa"/>
            <w:shd w:val="clear" w:color="auto" w:fill="F2F2F2" w:themeFill="background1" w:themeFillShade="F2"/>
          </w:tcPr>
          <w:p w14:paraId="0559B55E" w14:textId="4400351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3,951.71</w:t>
            </w:r>
          </w:p>
        </w:tc>
        <w:tc>
          <w:tcPr>
            <w:tcW w:w="851" w:type="dxa"/>
            <w:shd w:val="clear" w:color="auto" w:fill="F2F2F2" w:themeFill="background1" w:themeFillShade="F2"/>
          </w:tcPr>
          <w:p w14:paraId="5D8F8A2C" w14:textId="3BD8608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89.99</w:t>
            </w:r>
          </w:p>
        </w:tc>
        <w:tc>
          <w:tcPr>
            <w:tcW w:w="850" w:type="dxa"/>
            <w:shd w:val="clear" w:color="auto" w:fill="F2F2F2" w:themeFill="background1" w:themeFillShade="F2"/>
          </w:tcPr>
          <w:p w14:paraId="2768D107" w14:textId="638B600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98.62</w:t>
            </w:r>
          </w:p>
        </w:tc>
        <w:tc>
          <w:tcPr>
            <w:tcW w:w="709" w:type="dxa"/>
          </w:tcPr>
          <w:p w14:paraId="3C9A0928" w14:textId="5609A43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90</w:t>
            </w:r>
          </w:p>
        </w:tc>
        <w:tc>
          <w:tcPr>
            <w:tcW w:w="1134" w:type="dxa"/>
          </w:tcPr>
          <w:p w14:paraId="7C5E0F81" w14:textId="5BE9D6C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4,069.95</w:t>
            </w:r>
          </w:p>
        </w:tc>
        <w:tc>
          <w:tcPr>
            <w:tcW w:w="779" w:type="dxa"/>
          </w:tcPr>
          <w:p w14:paraId="3F85CF1C" w14:textId="0BB6A8E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83.62</w:t>
            </w:r>
          </w:p>
        </w:tc>
        <w:tc>
          <w:tcPr>
            <w:tcW w:w="816" w:type="dxa"/>
            <w:gridSpan w:val="2"/>
          </w:tcPr>
          <w:p w14:paraId="3A6E9EA3" w14:textId="4B72788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94.04</w:t>
            </w:r>
          </w:p>
        </w:tc>
      </w:tr>
      <w:tr w:rsidR="00DE4BA0" w:rsidRPr="007E343B" w14:paraId="2DFAA3B4" w14:textId="77777777" w:rsidTr="004C2ECB">
        <w:trPr>
          <w:jc w:val="center"/>
        </w:trPr>
        <w:tc>
          <w:tcPr>
            <w:tcW w:w="1418" w:type="dxa"/>
          </w:tcPr>
          <w:p w14:paraId="6E6648E1" w14:textId="662A5DBE"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D20221207</w:t>
            </w:r>
          </w:p>
        </w:tc>
        <w:tc>
          <w:tcPr>
            <w:tcW w:w="850" w:type="dxa"/>
            <w:shd w:val="clear" w:color="auto" w:fill="F2F2F2" w:themeFill="background1" w:themeFillShade="F2"/>
          </w:tcPr>
          <w:p w14:paraId="6506E077" w14:textId="04D3FF9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85.7</w:t>
            </w:r>
          </w:p>
        </w:tc>
        <w:tc>
          <w:tcPr>
            <w:tcW w:w="1134" w:type="dxa"/>
            <w:shd w:val="clear" w:color="auto" w:fill="F2F2F2" w:themeFill="background1" w:themeFillShade="F2"/>
          </w:tcPr>
          <w:p w14:paraId="53DE1177" w14:textId="74A065A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4,093.01</w:t>
            </w:r>
          </w:p>
        </w:tc>
        <w:tc>
          <w:tcPr>
            <w:tcW w:w="851" w:type="dxa"/>
            <w:shd w:val="clear" w:color="auto" w:fill="F2F2F2" w:themeFill="background1" w:themeFillShade="F2"/>
          </w:tcPr>
          <w:p w14:paraId="0950F313" w14:textId="07EBA14B"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90.65</w:t>
            </w:r>
          </w:p>
        </w:tc>
        <w:tc>
          <w:tcPr>
            <w:tcW w:w="850" w:type="dxa"/>
            <w:shd w:val="clear" w:color="auto" w:fill="F2F2F2" w:themeFill="background1" w:themeFillShade="F2"/>
          </w:tcPr>
          <w:p w14:paraId="3E8C8ED0" w14:textId="503902C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99.56</w:t>
            </w:r>
          </w:p>
        </w:tc>
        <w:tc>
          <w:tcPr>
            <w:tcW w:w="709" w:type="dxa"/>
          </w:tcPr>
          <w:p w14:paraId="22A99D71" w14:textId="7D94261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89</w:t>
            </w:r>
          </w:p>
        </w:tc>
        <w:tc>
          <w:tcPr>
            <w:tcW w:w="1134" w:type="dxa"/>
          </w:tcPr>
          <w:p w14:paraId="6009C633" w14:textId="4B435763"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4,134.37</w:t>
            </w:r>
          </w:p>
        </w:tc>
        <w:tc>
          <w:tcPr>
            <w:tcW w:w="779" w:type="dxa"/>
          </w:tcPr>
          <w:p w14:paraId="7205892C" w14:textId="02EE4709"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86.95</w:t>
            </w:r>
          </w:p>
        </w:tc>
        <w:tc>
          <w:tcPr>
            <w:tcW w:w="816" w:type="dxa"/>
            <w:gridSpan w:val="2"/>
          </w:tcPr>
          <w:p w14:paraId="6B481EEA" w14:textId="3330F2B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90.38</w:t>
            </w:r>
          </w:p>
        </w:tc>
      </w:tr>
      <w:tr w:rsidR="00DE4BA0" w:rsidRPr="007E343B" w14:paraId="30E0A0C8" w14:textId="77777777" w:rsidTr="004C2ECB">
        <w:trPr>
          <w:jc w:val="center"/>
        </w:trPr>
        <w:tc>
          <w:tcPr>
            <w:tcW w:w="1418" w:type="dxa"/>
          </w:tcPr>
          <w:p w14:paraId="03670A75" w14:textId="1F644FA6"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D20221208</w:t>
            </w:r>
          </w:p>
        </w:tc>
        <w:tc>
          <w:tcPr>
            <w:tcW w:w="850" w:type="dxa"/>
            <w:shd w:val="clear" w:color="auto" w:fill="F2F2F2" w:themeFill="background1" w:themeFillShade="F2"/>
          </w:tcPr>
          <w:p w14:paraId="2308EAB8" w14:textId="1E824AC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82</w:t>
            </w:r>
          </w:p>
        </w:tc>
        <w:tc>
          <w:tcPr>
            <w:tcW w:w="1134" w:type="dxa"/>
            <w:shd w:val="clear" w:color="auto" w:fill="F2F2F2" w:themeFill="background1" w:themeFillShade="F2"/>
          </w:tcPr>
          <w:p w14:paraId="282161DF" w14:textId="78CF44CD"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3,798.70</w:t>
            </w:r>
          </w:p>
        </w:tc>
        <w:tc>
          <w:tcPr>
            <w:tcW w:w="851" w:type="dxa"/>
            <w:shd w:val="clear" w:color="auto" w:fill="F2F2F2" w:themeFill="background1" w:themeFillShade="F2"/>
          </w:tcPr>
          <w:p w14:paraId="23B4775D" w14:textId="57ABDBDD"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79.72</w:t>
            </w:r>
          </w:p>
        </w:tc>
        <w:tc>
          <w:tcPr>
            <w:tcW w:w="850" w:type="dxa"/>
            <w:shd w:val="clear" w:color="auto" w:fill="F2F2F2" w:themeFill="background1" w:themeFillShade="F2"/>
          </w:tcPr>
          <w:p w14:paraId="56099017" w14:textId="68B9EDB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98.61</w:t>
            </w:r>
          </w:p>
        </w:tc>
        <w:tc>
          <w:tcPr>
            <w:tcW w:w="709" w:type="dxa"/>
          </w:tcPr>
          <w:p w14:paraId="77908A58" w14:textId="35E2EEA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w:t>
            </w:r>
          </w:p>
        </w:tc>
        <w:tc>
          <w:tcPr>
            <w:tcW w:w="1134" w:type="dxa"/>
          </w:tcPr>
          <w:p w14:paraId="7F183878" w14:textId="49D860C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3,826.14</w:t>
            </w:r>
          </w:p>
        </w:tc>
        <w:tc>
          <w:tcPr>
            <w:tcW w:w="779" w:type="dxa"/>
          </w:tcPr>
          <w:p w14:paraId="5F3B4003" w14:textId="571B41A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78.76</w:t>
            </w:r>
          </w:p>
        </w:tc>
        <w:tc>
          <w:tcPr>
            <w:tcW w:w="816" w:type="dxa"/>
            <w:gridSpan w:val="2"/>
          </w:tcPr>
          <w:p w14:paraId="773BC25D" w14:textId="0D2BC429"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89.89</w:t>
            </w:r>
          </w:p>
        </w:tc>
      </w:tr>
      <w:tr w:rsidR="00DE4BA0" w:rsidRPr="007E343B" w14:paraId="6EAC48A5" w14:textId="77777777" w:rsidTr="004C2ECB">
        <w:trPr>
          <w:jc w:val="center"/>
        </w:trPr>
        <w:tc>
          <w:tcPr>
            <w:tcW w:w="1418" w:type="dxa"/>
          </w:tcPr>
          <w:p w14:paraId="3484F319" w14:textId="221F1460"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lastRenderedPageBreak/>
              <w:t>D20221209</w:t>
            </w:r>
          </w:p>
        </w:tc>
        <w:tc>
          <w:tcPr>
            <w:tcW w:w="850" w:type="dxa"/>
            <w:shd w:val="clear" w:color="auto" w:fill="F2F2F2" w:themeFill="background1" w:themeFillShade="F2"/>
          </w:tcPr>
          <w:p w14:paraId="6B6EC2C6" w14:textId="5401A50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84.2</w:t>
            </w:r>
          </w:p>
        </w:tc>
        <w:tc>
          <w:tcPr>
            <w:tcW w:w="1134" w:type="dxa"/>
            <w:shd w:val="clear" w:color="auto" w:fill="F2F2F2" w:themeFill="background1" w:themeFillShade="F2"/>
          </w:tcPr>
          <w:p w14:paraId="133304B8" w14:textId="1265E4BD"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3,952.41</w:t>
            </w:r>
          </w:p>
        </w:tc>
        <w:tc>
          <w:tcPr>
            <w:tcW w:w="851" w:type="dxa"/>
            <w:shd w:val="clear" w:color="auto" w:fill="F2F2F2" w:themeFill="background1" w:themeFillShade="F2"/>
          </w:tcPr>
          <w:p w14:paraId="2748B1C8" w14:textId="5831B6B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88.34</w:t>
            </w:r>
          </w:p>
        </w:tc>
        <w:tc>
          <w:tcPr>
            <w:tcW w:w="850" w:type="dxa"/>
            <w:shd w:val="clear" w:color="auto" w:fill="F2F2F2" w:themeFill="background1" w:themeFillShade="F2"/>
          </w:tcPr>
          <w:p w14:paraId="6808BC9C" w14:textId="26D3939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99.69</w:t>
            </w:r>
          </w:p>
        </w:tc>
        <w:tc>
          <w:tcPr>
            <w:tcW w:w="709" w:type="dxa"/>
          </w:tcPr>
          <w:p w14:paraId="615039B8" w14:textId="59B8FB0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89</w:t>
            </w:r>
          </w:p>
        </w:tc>
        <w:tc>
          <w:tcPr>
            <w:tcW w:w="1134" w:type="dxa"/>
          </w:tcPr>
          <w:p w14:paraId="5DC33816" w14:textId="3BAF6D4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4,042.17</w:t>
            </w:r>
          </w:p>
        </w:tc>
        <w:tc>
          <w:tcPr>
            <w:tcW w:w="779" w:type="dxa"/>
          </w:tcPr>
          <w:p w14:paraId="254B8194" w14:textId="20F4A019"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83.4</w:t>
            </w:r>
          </w:p>
        </w:tc>
        <w:tc>
          <w:tcPr>
            <w:tcW w:w="816" w:type="dxa"/>
            <w:gridSpan w:val="2"/>
          </w:tcPr>
          <w:p w14:paraId="6E21FAA7" w14:textId="3EBA214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89.46</w:t>
            </w:r>
          </w:p>
        </w:tc>
      </w:tr>
      <w:tr w:rsidR="00DE4BA0" w:rsidRPr="007E343B" w14:paraId="14B00C0F" w14:textId="77777777" w:rsidTr="004C2ECB">
        <w:trPr>
          <w:jc w:val="center"/>
        </w:trPr>
        <w:tc>
          <w:tcPr>
            <w:tcW w:w="1418" w:type="dxa"/>
          </w:tcPr>
          <w:p w14:paraId="626BC2E6" w14:textId="0120D45C"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D20221210</w:t>
            </w:r>
          </w:p>
        </w:tc>
        <w:tc>
          <w:tcPr>
            <w:tcW w:w="850" w:type="dxa"/>
            <w:shd w:val="clear" w:color="auto" w:fill="F2F2F2" w:themeFill="background1" w:themeFillShade="F2"/>
          </w:tcPr>
          <w:p w14:paraId="5B20CD31" w14:textId="5E245DC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85.2</w:t>
            </w:r>
          </w:p>
        </w:tc>
        <w:tc>
          <w:tcPr>
            <w:tcW w:w="1134" w:type="dxa"/>
            <w:shd w:val="clear" w:color="auto" w:fill="F2F2F2" w:themeFill="background1" w:themeFillShade="F2"/>
          </w:tcPr>
          <w:p w14:paraId="146CB043" w14:textId="59EBC2F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4,100.60</w:t>
            </w:r>
          </w:p>
        </w:tc>
        <w:tc>
          <w:tcPr>
            <w:tcW w:w="851" w:type="dxa"/>
            <w:shd w:val="clear" w:color="auto" w:fill="F2F2F2" w:themeFill="background1" w:themeFillShade="F2"/>
          </w:tcPr>
          <w:p w14:paraId="28B2BD8D" w14:textId="6A91C44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93</w:t>
            </w:r>
          </w:p>
        </w:tc>
        <w:tc>
          <w:tcPr>
            <w:tcW w:w="850" w:type="dxa"/>
            <w:shd w:val="clear" w:color="auto" w:fill="F2F2F2" w:themeFill="background1" w:themeFillShade="F2"/>
          </w:tcPr>
          <w:p w14:paraId="4130775C" w14:textId="5C91C35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99.79</w:t>
            </w:r>
          </w:p>
        </w:tc>
        <w:tc>
          <w:tcPr>
            <w:tcW w:w="709" w:type="dxa"/>
          </w:tcPr>
          <w:p w14:paraId="6E243002" w14:textId="679C1469"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94</w:t>
            </w:r>
          </w:p>
        </w:tc>
        <w:tc>
          <w:tcPr>
            <w:tcW w:w="1134" w:type="dxa"/>
          </w:tcPr>
          <w:p w14:paraId="7D52B356" w14:textId="1C669C1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4,264.06</w:t>
            </w:r>
          </w:p>
        </w:tc>
        <w:tc>
          <w:tcPr>
            <w:tcW w:w="779" w:type="dxa"/>
          </w:tcPr>
          <w:p w14:paraId="68B6D8C2" w14:textId="2FF48FA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85.26</w:t>
            </w:r>
          </w:p>
        </w:tc>
        <w:tc>
          <w:tcPr>
            <w:tcW w:w="816" w:type="dxa"/>
            <w:gridSpan w:val="2"/>
          </w:tcPr>
          <w:p w14:paraId="2D1F8301" w14:textId="026E323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91.47</w:t>
            </w:r>
          </w:p>
        </w:tc>
      </w:tr>
      <w:tr w:rsidR="00DE4BA0" w:rsidRPr="007E343B" w14:paraId="5D2B0B2D" w14:textId="77777777" w:rsidTr="004C2ECB">
        <w:trPr>
          <w:jc w:val="center"/>
        </w:trPr>
        <w:tc>
          <w:tcPr>
            <w:tcW w:w="1418" w:type="dxa"/>
          </w:tcPr>
          <w:p w14:paraId="40CB59DD" w14:textId="0E0B47A8"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D20221212</w:t>
            </w:r>
          </w:p>
        </w:tc>
        <w:tc>
          <w:tcPr>
            <w:tcW w:w="850" w:type="dxa"/>
            <w:shd w:val="clear" w:color="auto" w:fill="F2F2F2" w:themeFill="background1" w:themeFillShade="F2"/>
          </w:tcPr>
          <w:p w14:paraId="544358E3" w14:textId="342E4E2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83.4</w:t>
            </w:r>
          </w:p>
        </w:tc>
        <w:tc>
          <w:tcPr>
            <w:tcW w:w="1134" w:type="dxa"/>
            <w:shd w:val="clear" w:color="auto" w:fill="F2F2F2" w:themeFill="background1" w:themeFillShade="F2"/>
          </w:tcPr>
          <w:p w14:paraId="36B5E1FE" w14:textId="42F9F78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3,986.38</w:t>
            </w:r>
          </w:p>
        </w:tc>
        <w:tc>
          <w:tcPr>
            <w:tcW w:w="851" w:type="dxa"/>
            <w:shd w:val="clear" w:color="auto" w:fill="F2F2F2" w:themeFill="background1" w:themeFillShade="F2"/>
          </w:tcPr>
          <w:p w14:paraId="7AABABD4" w14:textId="0A5FE3A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91.43</w:t>
            </w:r>
          </w:p>
        </w:tc>
        <w:tc>
          <w:tcPr>
            <w:tcW w:w="850" w:type="dxa"/>
            <w:shd w:val="clear" w:color="auto" w:fill="F2F2F2" w:themeFill="background1" w:themeFillShade="F2"/>
          </w:tcPr>
          <w:p w14:paraId="28ECB5DB" w14:textId="6128C8BF"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99.94</w:t>
            </w:r>
          </w:p>
        </w:tc>
        <w:tc>
          <w:tcPr>
            <w:tcW w:w="709" w:type="dxa"/>
          </w:tcPr>
          <w:p w14:paraId="43F23AD5" w14:textId="3389842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91</w:t>
            </w:r>
          </w:p>
        </w:tc>
        <w:tc>
          <w:tcPr>
            <w:tcW w:w="1134" w:type="dxa"/>
          </w:tcPr>
          <w:p w14:paraId="3EC7C3D0" w14:textId="5D01AFAD"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4,169.74</w:t>
            </w:r>
          </w:p>
        </w:tc>
        <w:tc>
          <w:tcPr>
            <w:tcW w:w="779" w:type="dxa"/>
          </w:tcPr>
          <w:p w14:paraId="10AFD284" w14:textId="1017142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85.74</w:t>
            </w:r>
          </w:p>
        </w:tc>
        <w:tc>
          <w:tcPr>
            <w:tcW w:w="816" w:type="dxa"/>
            <w:gridSpan w:val="2"/>
          </w:tcPr>
          <w:p w14:paraId="498AAB59" w14:textId="4719792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92.93</w:t>
            </w:r>
          </w:p>
        </w:tc>
      </w:tr>
      <w:tr w:rsidR="00DE4BA0" w:rsidRPr="007E343B" w14:paraId="411C6710" w14:textId="77777777" w:rsidTr="004C2ECB">
        <w:trPr>
          <w:jc w:val="center"/>
        </w:trPr>
        <w:tc>
          <w:tcPr>
            <w:tcW w:w="1418" w:type="dxa"/>
          </w:tcPr>
          <w:p w14:paraId="5758A6D8" w14:textId="634E4526"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D20221213</w:t>
            </w:r>
          </w:p>
        </w:tc>
        <w:tc>
          <w:tcPr>
            <w:tcW w:w="850" w:type="dxa"/>
            <w:shd w:val="clear" w:color="auto" w:fill="F2F2F2" w:themeFill="background1" w:themeFillShade="F2"/>
          </w:tcPr>
          <w:p w14:paraId="7F05A314" w14:textId="6F79AE4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99.7</w:t>
            </w:r>
          </w:p>
        </w:tc>
        <w:tc>
          <w:tcPr>
            <w:tcW w:w="1134" w:type="dxa"/>
            <w:shd w:val="clear" w:color="auto" w:fill="F2F2F2" w:themeFill="background1" w:themeFillShade="F2"/>
          </w:tcPr>
          <w:p w14:paraId="164E24B6" w14:textId="73E71DAB"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4,719.31</w:t>
            </w:r>
          </w:p>
        </w:tc>
        <w:tc>
          <w:tcPr>
            <w:tcW w:w="851" w:type="dxa"/>
            <w:shd w:val="clear" w:color="auto" w:fill="F2F2F2" w:themeFill="background1" w:themeFillShade="F2"/>
          </w:tcPr>
          <w:p w14:paraId="4EE32A11" w14:textId="3F5BEDA3"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93.13</w:t>
            </w:r>
          </w:p>
        </w:tc>
        <w:tc>
          <w:tcPr>
            <w:tcW w:w="850" w:type="dxa"/>
            <w:shd w:val="clear" w:color="auto" w:fill="F2F2F2" w:themeFill="background1" w:themeFillShade="F2"/>
          </w:tcPr>
          <w:p w14:paraId="2FEF5DF8" w14:textId="7004CDD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99.76</w:t>
            </w:r>
          </w:p>
        </w:tc>
        <w:tc>
          <w:tcPr>
            <w:tcW w:w="709" w:type="dxa"/>
          </w:tcPr>
          <w:p w14:paraId="34109FAC" w14:textId="1F18170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108</w:t>
            </w:r>
          </w:p>
        </w:tc>
        <w:tc>
          <w:tcPr>
            <w:tcW w:w="1134" w:type="dxa"/>
          </w:tcPr>
          <w:p w14:paraId="7CCA4CB1" w14:textId="0F43455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4,835.70</w:t>
            </w:r>
          </w:p>
        </w:tc>
        <w:tc>
          <w:tcPr>
            <w:tcW w:w="779" w:type="dxa"/>
          </w:tcPr>
          <w:p w14:paraId="77ED1FE1" w14:textId="7768F84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85.15</w:t>
            </w:r>
          </w:p>
        </w:tc>
        <w:tc>
          <w:tcPr>
            <w:tcW w:w="816" w:type="dxa"/>
            <w:gridSpan w:val="2"/>
          </w:tcPr>
          <w:p w14:paraId="0C45E099" w14:textId="17D7C91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96.26</w:t>
            </w:r>
          </w:p>
        </w:tc>
      </w:tr>
      <w:tr w:rsidR="00DE4BA0" w:rsidRPr="007E343B" w14:paraId="0C6807D8" w14:textId="77777777" w:rsidTr="004C2ECB">
        <w:trPr>
          <w:jc w:val="center"/>
        </w:trPr>
        <w:tc>
          <w:tcPr>
            <w:tcW w:w="1418" w:type="dxa"/>
          </w:tcPr>
          <w:p w14:paraId="79AA98E4" w14:textId="013B14D7"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D20221214</w:t>
            </w:r>
          </w:p>
        </w:tc>
        <w:tc>
          <w:tcPr>
            <w:tcW w:w="850" w:type="dxa"/>
            <w:shd w:val="clear" w:color="auto" w:fill="F2F2F2" w:themeFill="background1" w:themeFillShade="F2"/>
          </w:tcPr>
          <w:p w14:paraId="20B858FE" w14:textId="2A1F876D"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82.5</w:t>
            </w:r>
          </w:p>
        </w:tc>
        <w:tc>
          <w:tcPr>
            <w:tcW w:w="1134" w:type="dxa"/>
            <w:shd w:val="clear" w:color="auto" w:fill="F2F2F2" w:themeFill="background1" w:themeFillShade="F2"/>
          </w:tcPr>
          <w:p w14:paraId="5B3ACCFB" w14:textId="7808039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3,906.81</w:t>
            </w:r>
          </w:p>
        </w:tc>
        <w:tc>
          <w:tcPr>
            <w:tcW w:w="851" w:type="dxa"/>
            <w:shd w:val="clear" w:color="auto" w:fill="F2F2F2" w:themeFill="background1" w:themeFillShade="F2"/>
          </w:tcPr>
          <w:p w14:paraId="79D6A8AC" w14:textId="3D34871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86.86</w:t>
            </w:r>
          </w:p>
        </w:tc>
        <w:tc>
          <w:tcPr>
            <w:tcW w:w="850" w:type="dxa"/>
            <w:shd w:val="clear" w:color="auto" w:fill="F2F2F2" w:themeFill="background1" w:themeFillShade="F2"/>
          </w:tcPr>
          <w:p w14:paraId="266C7E3D" w14:textId="5ECB4E1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99.29</w:t>
            </w:r>
          </w:p>
        </w:tc>
        <w:tc>
          <w:tcPr>
            <w:tcW w:w="709" w:type="dxa"/>
          </w:tcPr>
          <w:p w14:paraId="36D0F510" w14:textId="7F841BE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85</w:t>
            </w:r>
          </w:p>
        </w:tc>
        <w:tc>
          <w:tcPr>
            <w:tcW w:w="1134" w:type="dxa"/>
          </w:tcPr>
          <w:p w14:paraId="09563531" w14:textId="48FC9E1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3,915.92</w:t>
            </w:r>
          </w:p>
        </w:tc>
        <w:tc>
          <w:tcPr>
            <w:tcW w:w="779" w:type="dxa"/>
          </w:tcPr>
          <w:p w14:paraId="4B434C20" w14:textId="57707B7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84.22</w:t>
            </w:r>
          </w:p>
        </w:tc>
        <w:tc>
          <w:tcPr>
            <w:tcW w:w="816" w:type="dxa"/>
            <w:gridSpan w:val="2"/>
          </w:tcPr>
          <w:p w14:paraId="18492376" w14:textId="199FA18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92.4</w:t>
            </w:r>
          </w:p>
        </w:tc>
      </w:tr>
      <w:tr w:rsidR="00DE4BA0" w:rsidRPr="007E343B" w14:paraId="52436907" w14:textId="77777777" w:rsidTr="004C2ECB">
        <w:trPr>
          <w:jc w:val="center"/>
        </w:trPr>
        <w:tc>
          <w:tcPr>
            <w:tcW w:w="1418" w:type="dxa"/>
          </w:tcPr>
          <w:p w14:paraId="0E0190A9" w14:textId="70A7771D"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D20221215</w:t>
            </w:r>
          </w:p>
        </w:tc>
        <w:tc>
          <w:tcPr>
            <w:tcW w:w="850" w:type="dxa"/>
            <w:shd w:val="clear" w:color="auto" w:fill="F2F2F2" w:themeFill="background1" w:themeFillShade="F2"/>
          </w:tcPr>
          <w:p w14:paraId="6D1756CB" w14:textId="7DC8EEF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81</w:t>
            </w:r>
          </w:p>
        </w:tc>
        <w:tc>
          <w:tcPr>
            <w:tcW w:w="1134" w:type="dxa"/>
            <w:shd w:val="clear" w:color="auto" w:fill="F2F2F2" w:themeFill="background1" w:themeFillShade="F2"/>
          </w:tcPr>
          <w:p w14:paraId="33699AD0" w14:textId="2265B77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3,796.71</w:t>
            </w:r>
          </w:p>
        </w:tc>
        <w:tc>
          <w:tcPr>
            <w:tcW w:w="851" w:type="dxa"/>
            <w:shd w:val="clear" w:color="auto" w:fill="F2F2F2" w:themeFill="background1" w:themeFillShade="F2"/>
          </w:tcPr>
          <w:p w14:paraId="7564FB25" w14:textId="24DD01C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79.66</w:t>
            </w:r>
          </w:p>
        </w:tc>
        <w:tc>
          <w:tcPr>
            <w:tcW w:w="850" w:type="dxa"/>
            <w:shd w:val="clear" w:color="auto" w:fill="F2F2F2" w:themeFill="background1" w:themeFillShade="F2"/>
          </w:tcPr>
          <w:p w14:paraId="7AA594AC" w14:textId="1CC1204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98.06</w:t>
            </w:r>
          </w:p>
        </w:tc>
        <w:tc>
          <w:tcPr>
            <w:tcW w:w="709" w:type="dxa"/>
          </w:tcPr>
          <w:p w14:paraId="2F5B8648" w14:textId="557D726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81</w:t>
            </w:r>
          </w:p>
        </w:tc>
        <w:tc>
          <w:tcPr>
            <w:tcW w:w="1134" w:type="dxa"/>
          </w:tcPr>
          <w:p w14:paraId="653B32C0" w14:textId="6823DA0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3,807.76</w:t>
            </w:r>
          </w:p>
        </w:tc>
        <w:tc>
          <w:tcPr>
            <w:tcW w:w="779" w:type="dxa"/>
          </w:tcPr>
          <w:p w14:paraId="2B16CB3D" w14:textId="6D19E77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79.6</w:t>
            </w:r>
          </w:p>
        </w:tc>
        <w:tc>
          <w:tcPr>
            <w:tcW w:w="816" w:type="dxa"/>
            <w:gridSpan w:val="2"/>
          </w:tcPr>
          <w:p w14:paraId="290F274F" w14:textId="28942DB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90.04</w:t>
            </w:r>
          </w:p>
        </w:tc>
      </w:tr>
      <w:tr w:rsidR="00DE4BA0" w:rsidRPr="007E343B" w14:paraId="51F6EE47" w14:textId="77777777" w:rsidTr="004C2ECB">
        <w:trPr>
          <w:jc w:val="center"/>
        </w:trPr>
        <w:tc>
          <w:tcPr>
            <w:tcW w:w="1418" w:type="dxa"/>
          </w:tcPr>
          <w:p w14:paraId="5EF6F5D0" w14:textId="1C411378"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D20221216</w:t>
            </w:r>
          </w:p>
        </w:tc>
        <w:tc>
          <w:tcPr>
            <w:tcW w:w="850" w:type="dxa"/>
            <w:shd w:val="clear" w:color="auto" w:fill="F2F2F2" w:themeFill="background1" w:themeFillShade="F2"/>
          </w:tcPr>
          <w:p w14:paraId="43411889" w14:textId="0B8D479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81</w:t>
            </w:r>
          </w:p>
        </w:tc>
        <w:tc>
          <w:tcPr>
            <w:tcW w:w="1134" w:type="dxa"/>
            <w:shd w:val="clear" w:color="auto" w:fill="F2F2F2" w:themeFill="background1" w:themeFillShade="F2"/>
          </w:tcPr>
          <w:p w14:paraId="33570FCB" w14:textId="01F0874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3,802.63</w:t>
            </w:r>
          </w:p>
        </w:tc>
        <w:tc>
          <w:tcPr>
            <w:tcW w:w="851" w:type="dxa"/>
            <w:shd w:val="clear" w:color="auto" w:fill="F2F2F2" w:themeFill="background1" w:themeFillShade="F2"/>
          </w:tcPr>
          <w:p w14:paraId="2E05B849" w14:textId="5894258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82.13</w:t>
            </w:r>
          </w:p>
        </w:tc>
        <w:tc>
          <w:tcPr>
            <w:tcW w:w="850" w:type="dxa"/>
            <w:shd w:val="clear" w:color="auto" w:fill="F2F2F2" w:themeFill="background1" w:themeFillShade="F2"/>
          </w:tcPr>
          <w:p w14:paraId="2C7BA4AF" w14:textId="122FE18D"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97.49</w:t>
            </w:r>
          </w:p>
        </w:tc>
        <w:tc>
          <w:tcPr>
            <w:tcW w:w="709" w:type="dxa"/>
          </w:tcPr>
          <w:p w14:paraId="1E699116" w14:textId="7BE2A92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w:t>
            </w:r>
          </w:p>
        </w:tc>
        <w:tc>
          <w:tcPr>
            <w:tcW w:w="1134" w:type="dxa"/>
          </w:tcPr>
          <w:p w14:paraId="52EFC5B8" w14:textId="42C29A13"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3,859.83</w:t>
            </w:r>
          </w:p>
        </w:tc>
        <w:tc>
          <w:tcPr>
            <w:tcW w:w="779" w:type="dxa"/>
          </w:tcPr>
          <w:p w14:paraId="5380FDAF" w14:textId="60C75D6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80.19</w:t>
            </w:r>
          </w:p>
        </w:tc>
        <w:tc>
          <w:tcPr>
            <w:tcW w:w="816" w:type="dxa"/>
            <w:gridSpan w:val="2"/>
          </w:tcPr>
          <w:p w14:paraId="1690F440" w14:textId="4CD09D6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87.36</w:t>
            </w:r>
          </w:p>
        </w:tc>
      </w:tr>
      <w:tr w:rsidR="00DE4BA0" w:rsidRPr="007E343B" w14:paraId="28C1AD17" w14:textId="77777777" w:rsidTr="004C2ECB">
        <w:trPr>
          <w:jc w:val="center"/>
        </w:trPr>
        <w:tc>
          <w:tcPr>
            <w:tcW w:w="1418" w:type="dxa"/>
          </w:tcPr>
          <w:p w14:paraId="091FE806" w14:textId="2EA1D09E"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D20221217</w:t>
            </w:r>
          </w:p>
        </w:tc>
        <w:tc>
          <w:tcPr>
            <w:tcW w:w="850" w:type="dxa"/>
            <w:shd w:val="clear" w:color="auto" w:fill="F2F2F2" w:themeFill="background1" w:themeFillShade="F2"/>
          </w:tcPr>
          <w:p w14:paraId="2814D392" w14:textId="72226F8F"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81</w:t>
            </w:r>
          </w:p>
        </w:tc>
        <w:tc>
          <w:tcPr>
            <w:tcW w:w="1134" w:type="dxa"/>
            <w:shd w:val="clear" w:color="auto" w:fill="F2F2F2" w:themeFill="background1" w:themeFillShade="F2"/>
          </w:tcPr>
          <w:p w14:paraId="42055404" w14:textId="4FAFC00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3,791.13</w:t>
            </w:r>
          </w:p>
        </w:tc>
        <w:tc>
          <w:tcPr>
            <w:tcW w:w="851" w:type="dxa"/>
            <w:shd w:val="clear" w:color="auto" w:fill="F2F2F2" w:themeFill="background1" w:themeFillShade="F2"/>
          </w:tcPr>
          <w:p w14:paraId="6174FE55" w14:textId="7DA0DA8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85.66</w:t>
            </w:r>
          </w:p>
        </w:tc>
        <w:tc>
          <w:tcPr>
            <w:tcW w:w="850" w:type="dxa"/>
            <w:shd w:val="clear" w:color="auto" w:fill="F2F2F2" w:themeFill="background1" w:themeFillShade="F2"/>
          </w:tcPr>
          <w:p w14:paraId="604DFDC2" w14:textId="0A85006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98.67</w:t>
            </w:r>
          </w:p>
        </w:tc>
        <w:tc>
          <w:tcPr>
            <w:tcW w:w="709" w:type="dxa"/>
          </w:tcPr>
          <w:p w14:paraId="2B0CF77C" w14:textId="75D8111B"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w:t>
            </w:r>
          </w:p>
        </w:tc>
        <w:tc>
          <w:tcPr>
            <w:tcW w:w="1134" w:type="dxa"/>
          </w:tcPr>
          <w:p w14:paraId="2B7F1B20" w14:textId="40F99C5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3,855.24</w:t>
            </w:r>
          </w:p>
        </w:tc>
        <w:tc>
          <w:tcPr>
            <w:tcW w:w="779" w:type="dxa"/>
          </w:tcPr>
          <w:p w14:paraId="4640749D" w14:textId="03D7CBD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83.59</w:t>
            </w:r>
          </w:p>
        </w:tc>
        <w:tc>
          <w:tcPr>
            <w:tcW w:w="816" w:type="dxa"/>
            <w:gridSpan w:val="2"/>
          </w:tcPr>
          <w:p w14:paraId="31C68AA5" w14:textId="4EF72023"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90.18</w:t>
            </w:r>
          </w:p>
        </w:tc>
      </w:tr>
      <w:tr w:rsidR="00DE4BA0" w:rsidRPr="007E343B" w14:paraId="171F5D28" w14:textId="77777777" w:rsidTr="004C2ECB">
        <w:trPr>
          <w:jc w:val="center"/>
        </w:trPr>
        <w:tc>
          <w:tcPr>
            <w:tcW w:w="1418" w:type="dxa"/>
          </w:tcPr>
          <w:p w14:paraId="291A1A55" w14:textId="77E8C200"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D20221219</w:t>
            </w:r>
          </w:p>
        </w:tc>
        <w:tc>
          <w:tcPr>
            <w:tcW w:w="850" w:type="dxa"/>
            <w:shd w:val="clear" w:color="auto" w:fill="F2F2F2" w:themeFill="background1" w:themeFillShade="F2"/>
          </w:tcPr>
          <w:p w14:paraId="6970F396" w14:textId="6DB0DDC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81</w:t>
            </w:r>
          </w:p>
        </w:tc>
        <w:tc>
          <w:tcPr>
            <w:tcW w:w="1134" w:type="dxa"/>
            <w:shd w:val="clear" w:color="auto" w:fill="F2F2F2" w:themeFill="background1" w:themeFillShade="F2"/>
          </w:tcPr>
          <w:p w14:paraId="2D3DB0FD" w14:textId="18615EAF"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3,805.58</w:t>
            </w:r>
          </w:p>
        </w:tc>
        <w:tc>
          <w:tcPr>
            <w:tcW w:w="851" w:type="dxa"/>
            <w:shd w:val="clear" w:color="auto" w:fill="F2F2F2" w:themeFill="background1" w:themeFillShade="F2"/>
          </w:tcPr>
          <w:p w14:paraId="32BB982D" w14:textId="0A8913F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84.93</w:t>
            </w:r>
          </w:p>
        </w:tc>
        <w:tc>
          <w:tcPr>
            <w:tcW w:w="850" w:type="dxa"/>
            <w:shd w:val="clear" w:color="auto" w:fill="F2F2F2" w:themeFill="background1" w:themeFillShade="F2"/>
          </w:tcPr>
          <w:p w14:paraId="61C9CE03" w14:textId="13C4475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97.34</w:t>
            </w:r>
          </w:p>
        </w:tc>
        <w:tc>
          <w:tcPr>
            <w:tcW w:w="709" w:type="dxa"/>
          </w:tcPr>
          <w:p w14:paraId="15F136DD" w14:textId="3258987D"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82</w:t>
            </w:r>
          </w:p>
        </w:tc>
        <w:tc>
          <w:tcPr>
            <w:tcW w:w="1134" w:type="dxa"/>
          </w:tcPr>
          <w:p w14:paraId="61D273BB" w14:textId="23ED86F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3,812.78</w:t>
            </w:r>
          </w:p>
        </w:tc>
        <w:tc>
          <w:tcPr>
            <w:tcW w:w="779" w:type="dxa"/>
          </w:tcPr>
          <w:p w14:paraId="61AEB6A8" w14:textId="764B4A7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83.93</w:t>
            </w:r>
          </w:p>
        </w:tc>
        <w:tc>
          <w:tcPr>
            <w:tcW w:w="816" w:type="dxa"/>
            <w:gridSpan w:val="2"/>
          </w:tcPr>
          <w:p w14:paraId="06A23030" w14:textId="28D5830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88</w:t>
            </w:r>
          </w:p>
        </w:tc>
      </w:tr>
      <w:tr w:rsidR="00DE4BA0" w:rsidRPr="007E343B" w14:paraId="2282AA8A" w14:textId="77777777" w:rsidTr="004C2ECB">
        <w:trPr>
          <w:jc w:val="center"/>
        </w:trPr>
        <w:tc>
          <w:tcPr>
            <w:tcW w:w="1418" w:type="dxa"/>
          </w:tcPr>
          <w:p w14:paraId="29459875" w14:textId="64D3E507"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D20221220</w:t>
            </w:r>
          </w:p>
        </w:tc>
        <w:tc>
          <w:tcPr>
            <w:tcW w:w="850" w:type="dxa"/>
            <w:shd w:val="clear" w:color="auto" w:fill="F2F2F2" w:themeFill="background1" w:themeFillShade="F2"/>
          </w:tcPr>
          <w:p w14:paraId="6DF67A92" w14:textId="169B2BE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92.7</w:t>
            </w:r>
          </w:p>
        </w:tc>
        <w:tc>
          <w:tcPr>
            <w:tcW w:w="1134" w:type="dxa"/>
            <w:shd w:val="clear" w:color="auto" w:fill="F2F2F2" w:themeFill="background1" w:themeFillShade="F2"/>
          </w:tcPr>
          <w:p w14:paraId="23C92A7A" w14:textId="6C21FE63"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4,416.36</w:t>
            </w:r>
          </w:p>
        </w:tc>
        <w:tc>
          <w:tcPr>
            <w:tcW w:w="851" w:type="dxa"/>
            <w:shd w:val="clear" w:color="auto" w:fill="F2F2F2" w:themeFill="background1" w:themeFillShade="F2"/>
          </w:tcPr>
          <w:p w14:paraId="776F5279" w14:textId="1BC4BA2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93.95</w:t>
            </w:r>
          </w:p>
        </w:tc>
        <w:tc>
          <w:tcPr>
            <w:tcW w:w="850" w:type="dxa"/>
            <w:shd w:val="clear" w:color="auto" w:fill="F2F2F2" w:themeFill="background1" w:themeFillShade="F2"/>
          </w:tcPr>
          <w:p w14:paraId="04BBE917" w14:textId="2BC676E3"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99.67</w:t>
            </w:r>
          </w:p>
        </w:tc>
        <w:tc>
          <w:tcPr>
            <w:tcW w:w="709" w:type="dxa"/>
          </w:tcPr>
          <w:p w14:paraId="37E9D805" w14:textId="7E71D68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100</w:t>
            </w:r>
          </w:p>
        </w:tc>
        <w:tc>
          <w:tcPr>
            <w:tcW w:w="1134" w:type="dxa"/>
          </w:tcPr>
          <w:p w14:paraId="2111084B" w14:textId="689DB53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4,542.96</w:t>
            </w:r>
          </w:p>
        </w:tc>
        <w:tc>
          <w:tcPr>
            <w:tcW w:w="779" w:type="dxa"/>
          </w:tcPr>
          <w:p w14:paraId="2577DBDF" w14:textId="62808AB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87.09</w:t>
            </w:r>
          </w:p>
        </w:tc>
        <w:tc>
          <w:tcPr>
            <w:tcW w:w="816" w:type="dxa"/>
            <w:gridSpan w:val="2"/>
          </w:tcPr>
          <w:p w14:paraId="023ABD74" w14:textId="0737252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93.78</w:t>
            </w:r>
          </w:p>
        </w:tc>
      </w:tr>
      <w:tr w:rsidR="00DE4BA0" w:rsidRPr="007E343B" w14:paraId="6CA9DA00" w14:textId="77777777" w:rsidTr="004C2ECB">
        <w:trPr>
          <w:jc w:val="center"/>
        </w:trPr>
        <w:tc>
          <w:tcPr>
            <w:tcW w:w="1418" w:type="dxa"/>
          </w:tcPr>
          <w:p w14:paraId="09D527BC" w14:textId="27A313CF"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D20221221</w:t>
            </w:r>
          </w:p>
        </w:tc>
        <w:tc>
          <w:tcPr>
            <w:tcW w:w="850" w:type="dxa"/>
            <w:shd w:val="clear" w:color="auto" w:fill="F2F2F2" w:themeFill="background1" w:themeFillShade="F2"/>
          </w:tcPr>
          <w:p w14:paraId="5162193C" w14:textId="59F00573"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85.5</w:t>
            </w:r>
          </w:p>
        </w:tc>
        <w:tc>
          <w:tcPr>
            <w:tcW w:w="1134" w:type="dxa"/>
            <w:shd w:val="clear" w:color="auto" w:fill="F2F2F2" w:themeFill="background1" w:themeFillShade="F2"/>
          </w:tcPr>
          <w:p w14:paraId="3B6EE6A4" w14:textId="14E5C97F"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4,099.36</w:t>
            </w:r>
          </w:p>
        </w:tc>
        <w:tc>
          <w:tcPr>
            <w:tcW w:w="851" w:type="dxa"/>
            <w:shd w:val="clear" w:color="auto" w:fill="F2F2F2" w:themeFill="background1" w:themeFillShade="F2"/>
          </w:tcPr>
          <w:p w14:paraId="2893053C" w14:textId="594104D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90.82</w:t>
            </w:r>
          </w:p>
        </w:tc>
        <w:tc>
          <w:tcPr>
            <w:tcW w:w="850" w:type="dxa"/>
            <w:shd w:val="clear" w:color="auto" w:fill="F2F2F2" w:themeFill="background1" w:themeFillShade="F2"/>
          </w:tcPr>
          <w:p w14:paraId="2B3C989A" w14:textId="3E2FC2E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98.71</w:t>
            </w:r>
          </w:p>
        </w:tc>
        <w:tc>
          <w:tcPr>
            <w:tcW w:w="709" w:type="dxa"/>
          </w:tcPr>
          <w:p w14:paraId="4EB72290" w14:textId="6FDCCFC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90</w:t>
            </w:r>
          </w:p>
        </w:tc>
        <w:tc>
          <w:tcPr>
            <w:tcW w:w="1134" w:type="dxa"/>
          </w:tcPr>
          <w:p w14:paraId="62B5C740" w14:textId="36CF7B9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4,172.23</w:t>
            </w:r>
          </w:p>
        </w:tc>
        <w:tc>
          <w:tcPr>
            <w:tcW w:w="779" w:type="dxa"/>
          </w:tcPr>
          <w:p w14:paraId="72A9D364" w14:textId="48A95A8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86.29</w:t>
            </w:r>
          </w:p>
        </w:tc>
        <w:tc>
          <w:tcPr>
            <w:tcW w:w="816" w:type="dxa"/>
            <w:gridSpan w:val="2"/>
          </w:tcPr>
          <w:p w14:paraId="781F87CE" w14:textId="7A7A440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91.5</w:t>
            </w:r>
          </w:p>
        </w:tc>
      </w:tr>
      <w:tr w:rsidR="00DE4BA0" w:rsidRPr="007E343B" w14:paraId="4AB811E6" w14:textId="77777777" w:rsidTr="004C2ECB">
        <w:trPr>
          <w:jc w:val="center"/>
        </w:trPr>
        <w:tc>
          <w:tcPr>
            <w:tcW w:w="1418" w:type="dxa"/>
          </w:tcPr>
          <w:p w14:paraId="4B1D2F0E" w14:textId="5BEB304F"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D20221222</w:t>
            </w:r>
          </w:p>
        </w:tc>
        <w:tc>
          <w:tcPr>
            <w:tcW w:w="850" w:type="dxa"/>
            <w:shd w:val="clear" w:color="auto" w:fill="F2F2F2" w:themeFill="background1" w:themeFillShade="F2"/>
          </w:tcPr>
          <w:p w14:paraId="39A30C12" w14:textId="680DE00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81.7</w:t>
            </w:r>
          </w:p>
        </w:tc>
        <w:tc>
          <w:tcPr>
            <w:tcW w:w="1134" w:type="dxa"/>
            <w:shd w:val="clear" w:color="auto" w:fill="F2F2F2" w:themeFill="background1" w:themeFillShade="F2"/>
          </w:tcPr>
          <w:p w14:paraId="3F12DC2A" w14:textId="2F7F613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3,837.39</w:t>
            </w:r>
          </w:p>
        </w:tc>
        <w:tc>
          <w:tcPr>
            <w:tcW w:w="851" w:type="dxa"/>
            <w:shd w:val="clear" w:color="auto" w:fill="F2F2F2" w:themeFill="background1" w:themeFillShade="F2"/>
          </w:tcPr>
          <w:p w14:paraId="519517FD" w14:textId="4B80614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86.8</w:t>
            </w:r>
          </w:p>
        </w:tc>
        <w:tc>
          <w:tcPr>
            <w:tcW w:w="850" w:type="dxa"/>
            <w:shd w:val="clear" w:color="auto" w:fill="F2F2F2" w:themeFill="background1" w:themeFillShade="F2"/>
          </w:tcPr>
          <w:p w14:paraId="5FC631DB" w14:textId="7098D03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98.61</w:t>
            </w:r>
          </w:p>
        </w:tc>
        <w:tc>
          <w:tcPr>
            <w:tcW w:w="709" w:type="dxa"/>
          </w:tcPr>
          <w:p w14:paraId="51737C71" w14:textId="0C4B42D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84</w:t>
            </w:r>
          </w:p>
        </w:tc>
        <w:tc>
          <w:tcPr>
            <w:tcW w:w="1134" w:type="dxa"/>
          </w:tcPr>
          <w:p w14:paraId="5679EBBE" w14:textId="5106F60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3,882.31</w:t>
            </w:r>
          </w:p>
        </w:tc>
        <w:tc>
          <w:tcPr>
            <w:tcW w:w="779" w:type="dxa"/>
          </w:tcPr>
          <w:p w14:paraId="1E55B90F" w14:textId="0A25DC6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84.31</w:t>
            </w:r>
          </w:p>
        </w:tc>
        <w:tc>
          <w:tcPr>
            <w:tcW w:w="816" w:type="dxa"/>
            <w:gridSpan w:val="2"/>
          </w:tcPr>
          <w:p w14:paraId="59A9308A" w14:textId="595E834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88.86</w:t>
            </w:r>
          </w:p>
        </w:tc>
      </w:tr>
      <w:tr w:rsidR="00DE4BA0" w:rsidRPr="007E343B" w14:paraId="58B7A717" w14:textId="77777777" w:rsidTr="004C2ECB">
        <w:trPr>
          <w:jc w:val="center"/>
        </w:trPr>
        <w:tc>
          <w:tcPr>
            <w:tcW w:w="1418" w:type="dxa"/>
          </w:tcPr>
          <w:p w14:paraId="12937063" w14:textId="0CE32C9F"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D20221223</w:t>
            </w:r>
          </w:p>
        </w:tc>
        <w:tc>
          <w:tcPr>
            <w:tcW w:w="850" w:type="dxa"/>
            <w:shd w:val="clear" w:color="auto" w:fill="F2F2F2" w:themeFill="background1" w:themeFillShade="F2"/>
          </w:tcPr>
          <w:p w14:paraId="3D4B328C" w14:textId="77581873"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121.5</w:t>
            </w:r>
          </w:p>
        </w:tc>
        <w:tc>
          <w:tcPr>
            <w:tcW w:w="1134" w:type="dxa"/>
            <w:shd w:val="clear" w:color="auto" w:fill="F2F2F2" w:themeFill="background1" w:themeFillShade="F2"/>
          </w:tcPr>
          <w:p w14:paraId="08DF01A0" w14:textId="7090F94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5,591.63</w:t>
            </w:r>
          </w:p>
        </w:tc>
        <w:tc>
          <w:tcPr>
            <w:tcW w:w="851" w:type="dxa"/>
            <w:shd w:val="clear" w:color="auto" w:fill="F2F2F2" w:themeFill="background1" w:themeFillShade="F2"/>
          </w:tcPr>
          <w:p w14:paraId="6E4E05A7" w14:textId="0656471D"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92.66</w:t>
            </w:r>
          </w:p>
        </w:tc>
        <w:tc>
          <w:tcPr>
            <w:tcW w:w="850" w:type="dxa"/>
            <w:shd w:val="clear" w:color="auto" w:fill="F2F2F2" w:themeFill="background1" w:themeFillShade="F2"/>
          </w:tcPr>
          <w:p w14:paraId="423BD027" w14:textId="1C6348F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99.77</w:t>
            </w:r>
          </w:p>
        </w:tc>
        <w:tc>
          <w:tcPr>
            <w:tcW w:w="709" w:type="dxa"/>
          </w:tcPr>
          <w:p w14:paraId="0BAD4502" w14:textId="3A24C65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129</w:t>
            </w:r>
          </w:p>
        </w:tc>
        <w:tc>
          <w:tcPr>
            <w:tcW w:w="1134" w:type="dxa"/>
          </w:tcPr>
          <w:p w14:paraId="113D133B" w14:textId="2CE2148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5,567.91</w:t>
            </w:r>
          </w:p>
        </w:tc>
        <w:tc>
          <w:tcPr>
            <w:tcW w:w="779" w:type="dxa"/>
          </w:tcPr>
          <w:p w14:paraId="6F176611" w14:textId="238DFE5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87.21</w:t>
            </w:r>
          </w:p>
        </w:tc>
        <w:tc>
          <w:tcPr>
            <w:tcW w:w="816" w:type="dxa"/>
            <w:gridSpan w:val="2"/>
          </w:tcPr>
          <w:p w14:paraId="6FB39DBF" w14:textId="6B8FE44B"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95.2</w:t>
            </w:r>
          </w:p>
        </w:tc>
      </w:tr>
      <w:tr w:rsidR="00DE4BA0" w:rsidRPr="007E343B" w14:paraId="3A20757E" w14:textId="77777777" w:rsidTr="004C2ECB">
        <w:trPr>
          <w:jc w:val="center"/>
        </w:trPr>
        <w:tc>
          <w:tcPr>
            <w:tcW w:w="1418" w:type="dxa"/>
          </w:tcPr>
          <w:p w14:paraId="1891FD31" w14:textId="609EADFF"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D20221227</w:t>
            </w:r>
          </w:p>
        </w:tc>
        <w:tc>
          <w:tcPr>
            <w:tcW w:w="850" w:type="dxa"/>
            <w:shd w:val="clear" w:color="auto" w:fill="F2F2F2" w:themeFill="background1" w:themeFillShade="F2"/>
          </w:tcPr>
          <w:p w14:paraId="33AB007E" w14:textId="1DE1FE2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123</w:t>
            </w:r>
          </w:p>
        </w:tc>
        <w:tc>
          <w:tcPr>
            <w:tcW w:w="1134" w:type="dxa"/>
            <w:shd w:val="clear" w:color="auto" w:fill="F2F2F2" w:themeFill="background1" w:themeFillShade="F2"/>
          </w:tcPr>
          <w:p w14:paraId="423EA463" w14:textId="299D529B"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5,662.11</w:t>
            </w:r>
          </w:p>
        </w:tc>
        <w:tc>
          <w:tcPr>
            <w:tcW w:w="851" w:type="dxa"/>
            <w:shd w:val="clear" w:color="auto" w:fill="F2F2F2" w:themeFill="background1" w:themeFillShade="F2"/>
          </w:tcPr>
          <w:p w14:paraId="78352FCB" w14:textId="1234884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92.53</w:t>
            </w:r>
          </w:p>
        </w:tc>
        <w:tc>
          <w:tcPr>
            <w:tcW w:w="850" w:type="dxa"/>
            <w:shd w:val="clear" w:color="auto" w:fill="F2F2F2" w:themeFill="background1" w:themeFillShade="F2"/>
          </w:tcPr>
          <w:p w14:paraId="2B778A0A" w14:textId="64C0A86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99.78</w:t>
            </w:r>
          </w:p>
        </w:tc>
        <w:tc>
          <w:tcPr>
            <w:tcW w:w="709" w:type="dxa"/>
          </w:tcPr>
          <w:p w14:paraId="23F76EE3" w14:textId="6330B13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134</w:t>
            </w:r>
          </w:p>
        </w:tc>
        <w:tc>
          <w:tcPr>
            <w:tcW w:w="1134" w:type="dxa"/>
          </w:tcPr>
          <w:p w14:paraId="6665B85B" w14:textId="6A3B3AC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5,726.80</w:t>
            </w:r>
          </w:p>
        </w:tc>
        <w:tc>
          <w:tcPr>
            <w:tcW w:w="779" w:type="dxa"/>
          </w:tcPr>
          <w:p w14:paraId="675E563F" w14:textId="5448BCF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85.12</w:t>
            </w:r>
          </w:p>
        </w:tc>
        <w:tc>
          <w:tcPr>
            <w:tcW w:w="816" w:type="dxa"/>
            <w:gridSpan w:val="2"/>
          </w:tcPr>
          <w:p w14:paraId="291F8AE6" w14:textId="1C0EC4B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95.75</w:t>
            </w:r>
          </w:p>
        </w:tc>
      </w:tr>
      <w:tr w:rsidR="00DE4BA0" w:rsidRPr="007E343B" w14:paraId="2E8CD753" w14:textId="77777777" w:rsidTr="004C2ECB">
        <w:trPr>
          <w:jc w:val="center"/>
        </w:trPr>
        <w:tc>
          <w:tcPr>
            <w:tcW w:w="1418" w:type="dxa"/>
          </w:tcPr>
          <w:p w14:paraId="0A4837BF" w14:textId="30716922"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D20221230</w:t>
            </w:r>
          </w:p>
        </w:tc>
        <w:tc>
          <w:tcPr>
            <w:tcW w:w="850" w:type="dxa"/>
            <w:shd w:val="clear" w:color="auto" w:fill="F2F2F2" w:themeFill="background1" w:themeFillShade="F2"/>
          </w:tcPr>
          <w:p w14:paraId="0F8F4D1E" w14:textId="09AEDE8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101.2</w:t>
            </w:r>
          </w:p>
        </w:tc>
        <w:tc>
          <w:tcPr>
            <w:tcW w:w="1134" w:type="dxa"/>
            <w:shd w:val="clear" w:color="auto" w:fill="F2F2F2" w:themeFill="background1" w:themeFillShade="F2"/>
          </w:tcPr>
          <w:p w14:paraId="078E2A41" w14:textId="4D47424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4,760.85</w:t>
            </w:r>
          </w:p>
        </w:tc>
        <w:tc>
          <w:tcPr>
            <w:tcW w:w="851" w:type="dxa"/>
            <w:shd w:val="clear" w:color="auto" w:fill="F2F2F2" w:themeFill="background1" w:themeFillShade="F2"/>
          </w:tcPr>
          <w:p w14:paraId="73F7B57C" w14:textId="775CC81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92.53</w:t>
            </w:r>
          </w:p>
        </w:tc>
        <w:tc>
          <w:tcPr>
            <w:tcW w:w="850" w:type="dxa"/>
            <w:shd w:val="clear" w:color="auto" w:fill="F2F2F2" w:themeFill="background1" w:themeFillShade="F2"/>
          </w:tcPr>
          <w:p w14:paraId="00FA46E5" w14:textId="6AC6636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99.83</w:t>
            </w:r>
          </w:p>
        </w:tc>
        <w:tc>
          <w:tcPr>
            <w:tcW w:w="709" w:type="dxa"/>
          </w:tcPr>
          <w:p w14:paraId="1C7E6196" w14:textId="5441846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105</w:t>
            </w:r>
          </w:p>
        </w:tc>
        <w:tc>
          <w:tcPr>
            <w:tcW w:w="1134" w:type="dxa"/>
          </w:tcPr>
          <w:p w14:paraId="37727948" w14:textId="59A665D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4,701.75</w:t>
            </w:r>
          </w:p>
        </w:tc>
        <w:tc>
          <w:tcPr>
            <w:tcW w:w="779" w:type="dxa"/>
          </w:tcPr>
          <w:p w14:paraId="3DA39091" w14:textId="12BCC87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89.56</w:t>
            </w:r>
          </w:p>
        </w:tc>
        <w:tc>
          <w:tcPr>
            <w:tcW w:w="816" w:type="dxa"/>
            <w:gridSpan w:val="2"/>
          </w:tcPr>
          <w:p w14:paraId="46EDDEE5" w14:textId="3AEB9E3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94.95</w:t>
            </w:r>
          </w:p>
        </w:tc>
      </w:tr>
      <w:tr w:rsidR="00DE4BA0" w:rsidRPr="007E343B" w14:paraId="13527421" w14:textId="77777777" w:rsidTr="004C2ECB">
        <w:trPr>
          <w:jc w:val="center"/>
        </w:trPr>
        <w:tc>
          <w:tcPr>
            <w:tcW w:w="1418" w:type="dxa"/>
          </w:tcPr>
          <w:p w14:paraId="6C2D66B6" w14:textId="1DBF7A72"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D20221231</w:t>
            </w:r>
          </w:p>
        </w:tc>
        <w:tc>
          <w:tcPr>
            <w:tcW w:w="850" w:type="dxa"/>
            <w:shd w:val="clear" w:color="auto" w:fill="F2F2F2" w:themeFill="background1" w:themeFillShade="F2"/>
          </w:tcPr>
          <w:p w14:paraId="24CA52F9" w14:textId="149C9AE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103.5</w:t>
            </w:r>
          </w:p>
        </w:tc>
        <w:tc>
          <w:tcPr>
            <w:tcW w:w="1134" w:type="dxa"/>
            <w:shd w:val="clear" w:color="auto" w:fill="F2F2F2" w:themeFill="background1" w:themeFillShade="F2"/>
          </w:tcPr>
          <w:p w14:paraId="00DDE1DE" w14:textId="4E81B95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4,907.46</w:t>
            </w:r>
          </w:p>
        </w:tc>
        <w:tc>
          <w:tcPr>
            <w:tcW w:w="851" w:type="dxa"/>
            <w:shd w:val="clear" w:color="auto" w:fill="F2F2F2" w:themeFill="background1" w:themeFillShade="F2"/>
          </w:tcPr>
          <w:p w14:paraId="5B2EB918" w14:textId="39BBA269"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92.27</w:t>
            </w:r>
          </w:p>
        </w:tc>
        <w:tc>
          <w:tcPr>
            <w:tcW w:w="850" w:type="dxa"/>
            <w:shd w:val="clear" w:color="auto" w:fill="F2F2F2" w:themeFill="background1" w:themeFillShade="F2"/>
          </w:tcPr>
          <w:p w14:paraId="2A7FB772" w14:textId="688E2B8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99.95</w:t>
            </w:r>
          </w:p>
        </w:tc>
        <w:tc>
          <w:tcPr>
            <w:tcW w:w="709" w:type="dxa"/>
          </w:tcPr>
          <w:p w14:paraId="00AD5AAC" w14:textId="1F4A6F8D"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111</w:t>
            </w:r>
          </w:p>
        </w:tc>
        <w:tc>
          <w:tcPr>
            <w:tcW w:w="1134" w:type="dxa"/>
          </w:tcPr>
          <w:p w14:paraId="157C2C30" w14:textId="3FD42C0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4,946.66</w:t>
            </w:r>
          </w:p>
        </w:tc>
        <w:tc>
          <w:tcPr>
            <w:tcW w:w="779" w:type="dxa"/>
          </w:tcPr>
          <w:p w14:paraId="57B7EDA7" w14:textId="5325EED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86.76</w:t>
            </w:r>
          </w:p>
        </w:tc>
        <w:tc>
          <w:tcPr>
            <w:tcW w:w="816" w:type="dxa"/>
            <w:gridSpan w:val="2"/>
          </w:tcPr>
          <w:p w14:paraId="4624F832" w14:textId="0363C55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94.13</w:t>
            </w:r>
          </w:p>
        </w:tc>
      </w:tr>
      <w:tr w:rsidR="00DE4BA0" w:rsidRPr="007E343B" w14:paraId="7CD47D52" w14:textId="77777777" w:rsidTr="004C2ECB">
        <w:trPr>
          <w:jc w:val="center"/>
        </w:trPr>
        <w:tc>
          <w:tcPr>
            <w:tcW w:w="1418" w:type="dxa"/>
          </w:tcPr>
          <w:p w14:paraId="412E2D27" w14:textId="34FF18F1"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D20230102</w:t>
            </w:r>
          </w:p>
        </w:tc>
        <w:tc>
          <w:tcPr>
            <w:tcW w:w="850" w:type="dxa"/>
            <w:shd w:val="clear" w:color="auto" w:fill="F2F2F2" w:themeFill="background1" w:themeFillShade="F2"/>
          </w:tcPr>
          <w:p w14:paraId="2387175F" w14:textId="56EFFF1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103.7</w:t>
            </w:r>
          </w:p>
        </w:tc>
        <w:tc>
          <w:tcPr>
            <w:tcW w:w="1134" w:type="dxa"/>
            <w:shd w:val="clear" w:color="auto" w:fill="F2F2F2" w:themeFill="background1" w:themeFillShade="F2"/>
          </w:tcPr>
          <w:p w14:paraId="10986810" w14:textId="2A02CA4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4,973.15</w:t>
            </w:r>
          </w:p>
        </w:tc>
        <w:tc>
          <w:tcPr>
            <w:tcW w:w="851" w:type="dxa"/>
            <w:shd w:val="clear" w:color="auto" w:fill="F2F2F2" w:themeFill="background1" w:themeFillShade="F2"/>
          </w:tcPr>
          <w:p w14:paraId="41DCEB67" w14:textId="7D9BA409"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92.51</w:t>
            </w:r>
          </w:p>
        </w:tc>
        <w:tc>
          <w:tcPr>
            <w:tcW w:w="850" w:type="dxa"/>
            <w:shd w:val="clear" w:color="auto" w:fill="F2F2F2" w:themeFill="background1" w:themeFillShade="F2"/>
          </w:tcPr>
          <w:p w14:paraId="533FB418" w14:textId="7171A81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99.74</w:t>
            </w:r>
          </w:p>
        </w:tc>
        <w:tc>
          <w:tcPr>
            <w:tcW w:w="709" w:type="dxa"/>
          </w:tcPr>
          <w:p w14:paraId="4DECE937" w14:textId="56BA5CB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110</w:t>
            </w:r>
          </w:p>
        </w:tc>
        <w:tc>
          <w:tcPr>
            <w:tcW w:w="1134" w:type="dxa"/>
          </w:tcPr>
          <w:p w14:paraId="14BBBD6C" w14:textId="24702DB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4,883.74</w:t>
            </w:r>
          </w:p>
        </w:tc>
        <w:tc>
          <w:tcPr>
            <w:tcW w:w="779" w:type="dxa"/>
          </w:tcPr>
          <w:p w14:paraId="015E94EE" w14:textId="729FB97B"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87.05</w:t>
            </w:r>
          </w:p>
        </w:tc>
        <w:tc>
          <w:tcPr>
            <w:tcW w:w="816" w:type="dxa"/>
            <w:gridSpan w:val="2"/>
          </w:tcPr>
          <w:p w14:paraId="248426E2" w14:textId="0EF9EF19"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96.52</w:t>
            </w:r>
          </w:p>
        </w:tc>
      </w:tr>
      <w:tr w:rsidR="00DE4BA0" w:rsidRPr="007E343B" w14:paraId="7A84A080" w14:textId="77777777" w:rsidTr="004C2ECB">
        <w:trPr>
          <w:jc w:val="center"/>
        </w:trPr>
        <w:tc>
          <w:tcPr>
            <w:tcW w:w="1418" w:type="dxa"/>
          </w:tcPr>
          <w:p w14:paraId="77181AE5" w14:textId="78552409"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D20230107</w:t>
            </w:r>
          </w:p>
        </w:tc>
        <w:tc>
          <w:tcPr>
            <w:tcW w:w="850" w:type="dxa"/>
            <w:shd w:val="clear" w:color="auto" w:fill="F2F2F2" w:themeFill="background1" w:themeFillShade="F2"/>
          </w:tcPr>
          <w:p w14:paraId="72CCC736" w14:textId="5019E76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98.7</w:t>
            </w:r>
          </w:p>
        </w:tc>
        <w:tc>
          <w:tcPr>
            <w:tcW w:w="1134" w:type="dxa"/>
            <w:shd w:val="clear" w:color="auto" w:fill="F2F2F2" w:themeFill="background1" w:themeFillShade="F2"/>
          </w:tcPr>
          <w:p w14:paraId="350364EB" w14:textId="125C9749"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4,716.04</w:t>
            </w:r>
          </w:p>
        </w:tc>
        <w:tc>
          <w:tcPr>
            <w:tcW w:w="851" w:type="dxa"/>
            <w:shd w:val="clear" w:color="auto" w:fill="F2F2F2" w:themeFill="background1" w:themeFillShade="F2"/>
          </w:tcPr>
          <w:p w14:paraId="5E43606A" w14:textId="5C37660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93.13</w:t>
            </w:r>
          </w:p>
        </w:tc>
        <w:tc>
          <w:tcPr>
            <w:tcW w:w="850" w:type="dxa"/>
            <w:shd w:val="clear" w:color="auto" w:fill="F2F2F2" w:themeFill="background1" w:themeFillShade="F2"/>
          </w:tcPr>
          <w:p w14:paraId="59D6A291" w14:textId="5888ED0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99.83</w:t>
            </w:r>
          </w:p>
        </w:tc>
        <w:tc>
          <w:tcPr>
            <w:tcW w:w="709" w:type="dxa"/>
          </w:tcPr>
          <w:p w14:paraId="1A276946" w14:textId="716C49F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120</w:t>
            </w:r>
          </w:p>
        </w:tc>
        <w:tc>
          <w:tcPr>
            <w:tcW w:w="1134" w:type="dxa"/>
          </w:tcPr>
          <w:p w14:paraId="74FE58AD" w14:textId="782DA7A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5,373.11</w:t>
            </w:r>
          </w:p>
        </w:tc>
        <w:tc>
          <w:tcPr>
            <w:tcW w:w="779" w:type="dxa"/>
          </w:tcPr>
          <w:p w14:paraId="5C9CD22B" w14:textId="7B88FBAB"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76.9</w:t>
            </w:r>
          </w:p>
        </w:tc>
        <w:tc>
          <w:tcPr>
            <w:tcW w:w="816" w:type="dxa"/>
            <w:gridSpan w:val="2"/>
          </w:tcPr>
          <w:p w14:paraId="07379610" w14:textId="165C105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91.75</w:t>
            </w:r>
          </w:p>
        </w:tc>
      </w:tr>
      <w:tr w:rsidR="00DE4BA0" w:rsidRPr="007E343B" w14:paraId="28429FDB" w14:textId="77777777" w:rsidTr="004C2ECB">
        <w:trPr>
          <w:jc w:val="center"/>
        </w:trPr>
        <w:tc>
          <w:tcPr>
            <w:tcW w:w="1418" w:type="dxa"/>
          </w:tcPr>
          <w:p w14:paraId="384E6475" w14:textId="7B0E7008"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D20230113</w:t>
            </w:r>
          </w:p>
        </w:tc>
        <w:tc>
          <w:tcPr>
            <w:tcW w:w="850" w:type="dxa"/>
            <w:shd w:val="clear" w:color="auto" w:fill="F2F2F2" w:themeFill="background1" w:themeFillShade="F2"/>
          </w:tcPr>
          <w:p w14:paraId="3270B898" w14:textId="0CCF304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83.2</w:t>
            </w:r>
          </w:p>
        </w:tc>
        <w:tc>
          <w:tcPr>
            <w:tcW w:w="1134" w:type="dxa"/>
            <w:shd w:val="clear" w:color="auto" w:fill="F2F2F2" w:themeFill="background1" w:themeFillShade="F2"/>
          </w:tcPr>
          <w:p w14:paraId="29665BC3" w14:textId="6345B88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3,919.75</w:t>
            </w:r>
          </w:p>
        </w:tc>
        <w:tc>
          <w:tcPr>
            <w:tcW w:w="851" w:type="dxa"/>
            <w:shd w:val="clear" w:color="auto" w:fill="F2F2F2" w:themeFill="background1" w:themeFillShade="F2"/>
          </w:tcPr>
          <w:p w14:paraId="56DB18B0" w14:textId="51D73A8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88.24</w:t>
            </w:r>
          </w:p>
        </w:tc>
        <w:tc>
          <w:tcPr>
            <w:tcW w:w="850" w:type="dxa"/>
            <w:shd w:val="clear" w:color="auto" w:fill="F2F2F2" w:themeFill="background1" w:themeFillShade="F2"/>
          </w:tcPr>
          <w:p w14:paraId="2E4EF167" w14:textId="4B36321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98.44</w:t>
            </w:r>
          </w:p>
        </w:tc>
        <w:tc>
          <w:tcPr>
            <w:tcW w:w="709" w:type="dxa"/>
          </w:tcPr>
          <w:p w14:paraId="258FD19D" w14:textId="796322E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91</w:t>
            </w:r>
          </w:p>
        </w:tc>
        <w:tc>
          <w:tcPr>
            <w:tcW w:w="1134" w:type="dxa"/>
          </w:tcPr>
          <w:p w14:paraId="19693BAB" w14:textId="1A96FDF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4,168</w:t>
            </w:r>
          </w:p>
        </w:tc>
        <w:tc>
          <w:tcPr>
            <w:tcW w:w="779" w:type="dxa"/>
          </w:tcPr>
          <w:p w14:paraId="7522DB78" w14:textId="1E7E1F2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80.88</w:t>
            </w:r>
          </w:p>
        </w:tc>
        <w:tc>
          <w:tcPr>
            <w:tcW w:w="816" w:type="dxa"/>
            <w:gridSpan w:val="2"/>
          </w:tcPr>
          <w:p w14:paraId="554A8E51" w14:textId="3E87480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91.96</w:t>
            </w:r>
          </w:p>
        </w:tc>
      </w:tr>
      <w:tr w:rsidR="00DE4BA0" w:rsidRPr="007E343B" w14:paraId="240FDC72" w14:textId="77777777" w:rsidTr="004C2ECB">
        <w:trPr>
          <w:jc w:val="center"/>
        </w:trPr>
        <w:tc>
          <w:tcPr>
            <w:tcW w:w="1418" w:type="dxa"/>
          </w:tcPr>
          <w:p w14:paraId="6FD194D9" w14:textId="173CB30C"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D20260102</w:t>
            </w:r>
          </w:p>
        </w:tc>
        <w:tc>
          <w:tcPr>
            <w:tcW w:w="850" w:type="dxa"/>
            <w:shd w:val="clear" w:color="auto" w:fill="F2F2F2" w:themeFill="background1" w:themeFillShade="F2"/>
          </w:tcPr>
          <w:p w14:paraId="56483A33" w14:textId="037C408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99.5</w:t>
            </w:r>
          </w:p>
        </w:tc>
        <w:tc>
          <w:tcPr>
            <w:tcW w:w="1134" w:type="dxa"/>
            <w:shd w:val="clear" w:color="auto" w:fill="F2F2F2" w:themeFill="background1" w:themeFillShade="F2"/>
          </w:tcPr>
          <w:p w14:paraId="2BED89A0" w14:textId="0EBB2E91"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4,606.42</w:t>
            </w:r>
          </w:p>
        </w:tc>
        <w:tc>
          <w:tcPr>
            <w:tcW w:w="851" w:type="dxa"/>
            <w:shd w:val="clear" w:color="auto" w:fill="F2F2F2" w:themeFill="background1" w:themeFillShade="F2"/>
          </w:tcPr>
          <w:p w14:paraId="52C58375" w14:textId="27A85E2F"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91.9</w:t>
            </w:r>
          </w:p>
        </w:tc>
        <w:tc>
          <w:tcPr>
            <w:tcW w:w="850" w:type="dxa"/>
            <w:shd w:val="clear" w:color="auto" w:fill="F2F2F2" w:themeFill="background1" w:themeFillShade="F2"/>
          </w:tcPr>
          <w:p w14:paraId="7E511284" w14:textId="725EC3CA"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98.17</w:t>
            </w:r>
          </w:p>
        </w:tc>
        <w:tc>
          <w:tcPr>
            <w:tcW w:w="709" w:type="dxa"/>
          </w:tcPr>
          <w:p w14:paraId="07404B31" w14:textId="6B3FF573"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136</w:t>
            </w:r>
          </w:p>
        </w:tc>
        <w:tc>
          <w:tcPr>
            <w:tcW w:w="1134" w:type="dxa"/>
          </w:tcPr>
          <w:p w14:paraId="48914661" w14:textId="25C7868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5,553.82</w:t>
            </w:r>
          </w:p>
        </w:tc>
        <w:tc>
          <w:tcPr>
            <w:tcW w:w="779" w:type="dxa"/>
          </w:tcPr>
          <w:p w14:paraId="0845DE32" w14:textId="4E1C58AC"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67.91</w:t>
            </w:r>
          </w:p>
        </w:tc>
        <w:tc>
          <w:tcPr>
            <w:tcW w:w="816" w:type="dxa"/>
            <w:gridSpan w:val="2"/>
          </w:tcPr>
          <w:p w14:paraId="7B69C74D" w14:textId="1BC46937"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94.15</w:t>
            </w:r>
          </w:p>
        </w:tc>
      </w:tr>
      <w:tr w:rsidR="00DE4BA0" w:rsidRPr="007E343B" w14:paraId="46A82AE4" w14:textId="77777777" w:rsidTr="004C2ECB">
        <w:trPr>
          <w:jc w:val="center"/>
        </w:trPr>
        <w:tc>
          <w:tcPr>
            <w:tcW w:w="1418" w:type="dxa"/>
          </w:tcPr>
          <w:p w14:paraId="0F88C47A" w14:textId="4E0C2633"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D20260106</w:t>
            </w:r>
          </w:p>
        </w:tc>
        <w:tc>
          <w:tcPr>
            <w:tcW w:w="850" w:type="dxa"/>
            <w:shd w:val="clear" w:color="auto" w:fill="F2F2F2" w:themeFill="background1" w:themeFillShade="F2"/>
          </w:tcPr>
          <w:p w14:paraId="0CE6459B" w14:textId="50C3627D"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128.7</w:t>
            </w:r>
          </w:p>
        </w:tc>
        <w:tc>
          <w:tcPr>
            <w:tcW w:w="1134" w:type="dxa"/>
            <w:shd w:val="clear" w:color="auto" w:fill="F2F2F2" w:themeFill="background1" w:themeFillShade="F2"/>
          </w:tcPr>
          <w:p w14:paraId="7908F125" w14:textId="262C2579"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6,011.78</w:t>
            </w:r>
          </w:p>
        </w:tc>
        <w:tc>
          <w:tcPr>
            <w:tcW w:w="851" w:type="dxa"/>
            <w:shd w:val="clear" w:color="auto" w:fill="F2F2F2" w:themeFill="background1" w:themeFillShade="F2"/>
          </w:tcPr>
          <w:p w14:paraId="67180E3A" w14:textId="22136AD6"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92.3</w:t>
            </w:r>
          </w:p>
        </w:tc>
        <w:tc>
          <w:tcPr>
            <w:tcW w:w="850" w:type="dxa"/>
            <w:shd w:val="clear" w:color="auto" w:fill="F2F2F2" w:themeFill="background1" w:themeFillShade="F2"/>
          </w:tcPr>
          <w:p w14:paraId="20E6B597" w14:textId="4F727A59"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99.74</w:t>
            </w:r>
          </w:p>
        </w:tc>
        <w:tc>
          <w:tcPr>
            <w:tcW w:w="709" w:type="dxa"/>
          </w:tcPr>
          <w:p w14:paraId="4DD1389F" w14:textId="0FB839B0"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159</w:t>
            </w:r>
          </w:p>
        </w:tc>
        <w:tc>
          <w:tcPr>
            <w:tcW w:w="1134" w:type="dxa"/>
          </w:tcPr>
          <w:p w14:paraId="6E7612A3" w14:textId="6BD951B5"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6,891.41</w:t>
            </w:r>
          </w:p>
        </w:tc>
        <w:tc>
          <w:tcPr>
            <w:tcW w:w="779" w:type="dxa"/>
          </w:tcPr>
          <w:p w14:paraId="42B5E01D" w14:textId="37AAC518"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74.62</w:t>
            </w:r>
          </w:p>
        </w:tc>
        <w:tc>
          <w:tcPr>
            <w:tcW w:w="816" w:type="dxa"/>
            <w:gridSpan w:val="2"/>
          </w:tcPr>
          <w:p w14:paraId="56639DC3" w14:textId="2200D3FB"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93.11</w:t>
            </w:r>
          </w:p>
        </w:tc>
      </w:tr>
      <w:tr w:rsidR="00DE4BA0" w:rsidRPr="007E343B" w14:paraId="4BF9239B" w14:textId="77777777" w:rsidTr="004C2ECB">
        <w:trPr>
          <w:jc w:val="center"/>
        </w:trPr>
        <w:tc>
          <w:tcPr>
            <w:tcW w:w="1418" w:type="dxa"/>
          </w:tcPr>
          <w:p w14:paraId="3C8239A1" w14:textId="029A0404" w:rsidR="00DE4BA0" w:rsidRPr="007E343B" w:rsidRDefault="00DE4BA0" w:rsidP="00450C2E">
            <w:pPr>
              <w:widowControl/>
              <w:jc w:val="center"/>
              <w:rPr>
                <w:rFonts w:ascii="Times New Roman" w:eastAsia="標楷體" w:hAnsi="Times New Roman" w:cs="Times New Roman"/>
                <w:iCs/>
              </w:rPr>
            </w:pPr>
            <w:r w:rsidRPr="007E343B">
              <w:rPr>
                <w:rFonts w:ascii="Times New Roman" w:eastAsia="標楷體" w:hAnsi="Times New Roman" w:cs="Times New Roman"/>
                <w:iCs/>
              </w:rPr>
              <w:t>D20260109</w:t>
            </w:r>
          </w:p>
        </w:tc>
        <w:tc>
          <w:tcPr>
            <w:tcW w:w="850" w:type="dxa"/>
            <w:shd w:val="clear" w:color="auto" w:fill="F2F2F2" w:themeFill="background1" w:themeFillShade="F2"/>
          </w:tcPr>
          <w:p w14:paraId="6AE9B64B" w14:textId="72A63624"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88.8</w:t>
            </w:r>
          </w:p>
        </w:tc>
        <w:tc>
          <w:tcPr>
            <w:tcW w:w="1134" w:type="dxa"/>
            <w:shd w:val="clear" w:color="auto" w:fill="F2F2F2" w:themeFill="background1" w:themeFillShade="F2"/>
          </w:tcPr>
          <w:p w14:paraId="23034F2A" w14:textId="58ACB083"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3,996.55</w:t>
            </w:r>
          </w:p>
        </w:tc>
        <w:tc>
          <w:tcPr>
            <w:tcW w:w="851" w:type="dxa"/>
            <w:shd w:val="clear" w:color="auto" w:fill="F2F2F2" w:themeFill="background1" w:themeFillShade="F2"/>
          </w:tcPr>
          <w:p w14:paraId="5100B1BC" w14:textId="40EA0C5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83.74</w:t>
            </w:r>
          </w:p>
        </w:tc>
        <w:tc>
          <w:tcPr>
            <w:tcW w:w="850" w:type="dxa"/>
            <w:shd w:val="clear" w:color="auto" w:fill="F2F2F2" w:themeFill="background1" w:themeFillShade="F2"/>
          </w:tcPr>
          <w:p w14:paraId="22AF4AF9" w14:textId="662C08B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95.82</w:t>
            </w:r>
          </w:p>
        </w:tc>
        <w:tc>
          <w:tcPr>
            <w:tcW w:w="709" w:type="dxa"/>
          </w:tcPr>
          <w:p w14:paraId="39DBE57C" w14:textId="2989C09F"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94</w:t>
            </w:r>
          </w:p>
        </w:tc>
        <w:tc>
          <w:tcPr>
            <w:tcW w:w="1134" w:type="dxa"/>
          </w:tcPr>
          <w:p w14:paraId="43FF9446" w14:textId="798A733B"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4,191.59</w:t>
            </w:r>
          </w:p>
        </w:tc>
        <w:tc>
          <w:tcPr>
            <w:tcW w:w="779" w:type="dxa"/>
          </w:tcPr>
          <w:p w14:paraId="3EE80D2F" w14:textId="31DEE75E"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79.06</w:t>
            </w:r>
          </w:p>
        </w:tc>
        <w:tc>
          <w:tcPr>
            <w:tcW w:w="816" w:type="dxa"/>
            <w:gridSpan w:val="2"/>
          </w:tcPr>
          <w:p w14:paraId="674E900D" w14:textId="01F8F0A2" w:rsidR="00DE4BA0" w:rsidRPr="007E343B" w:rsidRDefault="00DE4BA0" w:rsidP="00450C2E">
            <w:pPr>
              <w:widowControl/>
              <w:jc w:val="center"/>
              <w:rPr>
                <w:rFonts w:ascii="Times New Roman" w:eastAsia="標楷體" w:hAnsi="Times New Roman" w:cs="Times New Roman"/>
                <w:iCs/>
              </w:rPr>
            </w:pPr>
            <w:r w:rsidRPr="007E343B">
              <w:rPr>
                <w:rFonts w:ascii="Times New Roman" w:hAnsi="Times New Roman" w:cs="Times New Roman"/>
              </w:rPr>
              <w:t>94.27</w:t>
            </w:r>
          </w:p>
        </w:tc>
      </w:tr>
    </w:tbl>
    <w:p w14:paraId="549D45E2" w14:textId="77777777" w:rsidR="00B0468C" w:rsidRDefault="00B0468C" w:rsidP="00C339D1">
      <w:pPr>
        <w:widowControl/>
        <w:spacing w:after="0" w:line="240" w:lineRule="auto"/>
        <w:ind w:firstLine="480"/>
        <w:jc w:val="center"/>
        <w:rPr>
          <w:rFonts w:ascii="Times New Roman" w:eastAsia="標楷體" w:hAnsi="Times New Roman" w:cs="Times New Roman"/>
        </w:rPr>
      </w:pPr>
      <w:bookmarkStart w:id="46" w:name="_Ref229993923"/>
    </w:p>
    <w:p w14:paraId="0DC720C0" w14:textId="600901F7" w:rsidR="00C339D1" w:rsidRDefault="00C339D1" w:rsidP="00C339D1">
      <w:pPr>
        <w:widowControl/>
        <w:spacing w:after="0" w:line="240" w:lineRule="auto"/>
        <w:ind w:firstLine="480"/>
        <w:jc w:val="center"/>
        <w:rPr>
          <w:rFonts w:ascii="Times New Roman" w:eastAsia="標楷體" w:hAnsi="Times New Roman" w:cs="Times New Roman"/>
        </w:rPr>
      </w:pPr>
      <w:r w:rsidRPr="007E343B">
        <w:rPr>
          <w:noProof/>
        </w:rPr>
        <w:drawing>
          <wp:inline distT="0" distB="0" distL="0" distR="0" wp14:anchorId="73684214" wp14:editId="6F5B8BDB">
            <wp:extent cx="4841563" cy="2023745"/>
            <wp:effectExtent l="0" t="0" r="16510" b="14605"/>
            <wp:docPr id="1274291075" name="圖表 1">
              <a:extLst xmlns:a="http://schemas.openxmlformats.org/drawingml/2006/main">
                <a:ext uri="{FF2B5EF4-FFF2-40B4-BE49-F238E27FC236}">
                  <a16:creationId xmlns:a16="http://schemas.microsoft.com/office/drawing/2014/main" id="{5D2B3F86-F913-E8E1-34B9-1069AA8639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A9493CD" w14:textId="40CA9738" w:rsidR="00C339D1" w:rsidRPr="007E343B" w:rsidRDefault="00C44C0C" w:rsidP="002051B6">
      <w:pPr>
        <w:widowControl/>
        <w:spacing w:before="240" w:line="240" w:lineRule="auto"/>
        <w:jc w:val="center"/>
        <w:rPr>
          <w:rFonts w:ascii="Times New Roman" w:eastAsia="標楷體" w:hAnsi="Times New Roman" w:cs="Times New Roman"/>
        </w:rPr>
      </w:pPr>
      <w:bookmarkStart w:id="47" w:name="_Ref234617792"/>
      <w:bookmarkStart w:id="48" w:name="_Toc233808431"/>
      <w:r w:rsidRPr="00A756F0">
        <w:rPr>
          <w:rFonts w:ascii="Times New Roman" w:hAnsi="Times New Roman" w:cs="Times New Roman"/>
          <w:b/>
          <w:bCs/>
        </w:rPr>
        <w:t xml:space="preserve">Figure </w:t>
      </w:r>
      <w:r w:rsidRPr="00A756F0">
        <w:rPr>
          <w:rFonts w:ascii="Times New Roman" w:hAnsi="Times New Roman" w:cs="Times New Roman"/>
          <w:b/>
          <w:bCs/>
        </w:rPr>
        <w:fldChar w:fldCharType="begin"/>
      </w:r>
      <w:r w:rsidRPr="00A756F0">
        <w:rPr>
          <w:rFonts w:ascii="Times New Roman" w:hAnsi="Times New Roman" w:cs="Times New Roman"/>
          <w:b/>
          <w:bCs/>
        </w:rPr>
        <w:instrText xml:space="preserve"> SEQ Figure \* ARABIC </w:instrText>
      </w:r>
      <w:r w:rsidRPr="00A756F0">
        <w:rPr>
          <w:rFonts w:ascii="Times New Roman" w:hAnsi="Times New Roman" w:cs="Times New Roman"/>
          <w:b/>
          <w:bCs/>
        </w:rPr>
        <w:fldChar w:fldCharType="separate"/>
      </w:r>
      <w:r>
        <w:rPr>
          <w:rFonts w:ascii="Times New Roman" w:hAnsi="Times New Roman" w:cs="Times New Roman"/>
          <w:b/>
          <w:bCs/>
          <w:noProof/>
        </w:rPr>
        <w:t>6</w:t>
      </w:r>
      <w:r w:rsidRPr="00A756F0">
        <w:rPr>
          <w:rFonts w:ascii="Times New Roman" w:hAnsi="Times New Roman" w:cs="Times New Roman"/>
          <w:b/>
          <w:bCs/>
        </w:rPr>
        <w:fldChar w:fldCharType="end"/>
      </w:r>
      <w:bookmarkEnd w:id="47"/>
      <w:r w:rsidRPr="00A756F0">
        <w:rPr>
          <w:rFonts w:ascii="Times New Roman" w:hAnsi="Times New Roman" w:cs="Times New Roman" w:hint="eastAsia"/>
          <w:b/>
          <w:bCs/>
        </w:rPr>
        <w:t>.</w:t>
      </w:r>
      <w:r w:rsidR="00C339D1" w:rsidRPr="007E343B">
        <w:rPr>
          <w:rFonts w:ascii="Times New Roman" w:eastAsia="標楷體" w:hAnsi="Times New Roman" w:cs="Times New Roman" w:hint="eastAsia"/>
        </w:rPr>
        <w:t xml:space="preserve"> </w:t>
      </w:r>
      <w:bookmarkEnd w:id="48"/>
      <w:r w:rsidRPr="00C44C0C">
        <w:rPr>
          <w:rFonts w:ascii="Times New Roman" w:eastAsia="標楷體" w:hAnsi="Times New Roman" w:cs="Times New Roman"/>
        </w:rPr>
        <w:t>Planning time of the proposed method for each instance</w:t>
      </w:r>
      <w:r>
        <w:rPr>
          <w:rFonts w:ascii="Times New Roman" w:eastAsia="標楷體" w:hAnsi="Times New Roman" w:cs="Times New Roman" w:hint="eastAsia"/>
        </w:rPr>
        <w:t>.</w:t>
      </w:r>
    </w:p>
    <w:p w14:paraId="0C3124AE" w14:textId="4AFC13A4" w:rsidR="00684C92" w:rsidRPr="007E343B" w:rsidRDefault="00CF1D9F" w:rsidP="00B0468C">
      <w:pPr>
        <w:widowControl/>
        <w:spacing w:after="0" w:line="240" w:lineRule="auto"/>
        <w:ind w:firstLine="480"/>
        <w:jc w:val="both"/>
        <w:rPr>
          <w:rFonts w:ascii="Times New Roman" w:eastAsia="標楷體" w:hAnsi="Times New Roman" w:cs="Times New Roman"/>
        </w:rPr>
      </w:pPr>
      <w:r w:rsidRPr="00CF1D9F">
        <w:rPr>
          <w:rFonts w:ascii="Times New Roman" w:eastAsia="標楷體" w:hAnsi="Times New Roman" w:cs="Times New Roman"/>
        </w:rPr>
        <w:t xml:space="preserve">The experimental results demonstrate that the proposed method effectively improves delivery efficiency while reducing logistics costs. Compared with manual planning, the proposed method reduced the number of vehicles by an average of 7.00%, total travel distance by 3.07%, and increased the average </w:t>
      </w:r>
      <w:r w:rsidR="00D04A2F">
        <w:rPr>
          <w:rFonts w:ascii="Times New Roman" w:eastAsia="標楷體" w:hAnsi="Times New Roman" w:cs="Times New Roman" w:hint="eastAsia"/>
        </w:rPr>
        <w:t xml:space="preserve">route </w:t>
      </w:r>
      <w:r w:rsidRPr="00CF1D9F">
        <w:rPr>
          <w:rFonts w:ascii="Times New Roman" w:eastAsia="標楷體" w:hAnsi="Times New Roman" w:cs="Times New Roman"/>
        </w:rPr>
        <w:t xml:space="preserve">loading rate and on-time rate by 6.70% and 7.16%, respectively. In addition, the </w:t>
      </w:r>
      <w:r w:rsidRPr="00CF1D9F">
        <w:rPr>
          <w:rFonts w:ascii="Times New Roman" w:eastAsia="標楷體" w:hAnsi="Times New Roman" w:cs="Times New Roman"/>
        </w:rPr>
        <w:lastRenderedPageBreak/>
        <w:t>planning time was reduced from approximately 1–3 hours to 2–30 minutes, significantly improving planning efficiency. These results demonstrate the effectiveness of the proposed method in enhancing operational efficiency and service quality in practical logistics operations.</w:t>
      </w:r>
      <w:bookmarkStart w:id="49" w:name="_Ref231046893"/>
      <w:r w:rsidR="00EB3328" w:rsidRPr="00EB3328">
        <w:t xml:space="preserve"> </w:t>
      </w:r>
      <w:r w:rsidR="00EB3328" w:rsidRPr="00EB3328">
        <w:rPr>
          <w:rFonts w:ascii="Times New Roman" w:eastAsia="標楷體" w:hAnsi="Times New Roman" w:cs="Times New Roman"/>
        </w:rPr>
        <w:t>The details of the comparison methods are presented in</w:t>
      </w:r>
      <w:r w:rsidR="00EB3328">
        <w:rPr>
          <w:rFonts w:ascii="Times New Roman" w:eastAsia="標楷體" w:hAnsi="Times New Roman" w:cs="Times New Roman" w:hint="eastAsia"/>
        </w:rPr>
        <w:t xml:space="preserve"> </w:t>
      </w:r>
      <w:r w:rsidR="00EB3328" w:rsidRPr="00B577A8">
        <w:rPr>
          <w:rFonts w:ascii="Times New Roman" w:eastAsia="標楷體" w:hAnsi="Times New Roman" w:cs="Times New Roman"/>
        </w:rPr>
        <w:fldChar w:fldCharType="begin"/>
      </w:r>
      <w:r w:rsidR="00EB3328" w:rsidRPr="00B577A8">
        <w:rPr>
          <w:rFonts w:ascii="Times New Roman" w:eastAsia="標楷體" w:hAnsi="Times New Roman" w:cs="Times New Roman"/>
        </w:rPr>
        <w:instrText xml:space="preserve"> </w:instrText>
      </w:r>
      <w:r w:rsidR="00EB3328" w:rsidRPr="00B577A8">
        <w:rPr>
          <w:rFonts w:ascii="Times New Roman" w:eastAsia="標楷體" w:hAnsi="Times New Roman" w:cs="Times New Roman" w:hint="eastAsia"/>
        </w:rPr>
        <w:instrText>REF _Ref234663835 \h</w:instrText>
      </w:r>
      <w:r w:rsidR="00EB3328" w:rsidRPr="00B577A8">
        <w:rPr>
          <w:rFonts w:ascii="Times New Roman" w:eastAsia="標楷體" w:hAnsi="Times New Roman" w:cs="Times New Roman"/>
        </w:rPr>
        <w:instrText xml:space="preserve"> </w:instrText>
      </w:r>
      <w:r w:rsidR="00B577A8" w:rsidRPr="00B577A8">
        <w:rPr>
          <w:rFonts w:ascii="Times New Roman" w:eastAsia="標楷體" w:hAnsi="Times New Roman" w:cs="Times New Roman"/>
        </w:rPr>
        <w:instrText xml:space="preserve"> \* MERGEFORMAT </w:instrText>
      </w:r>
      <w:r w:rsidR="00EB3328" w:rsidRPr="00B577A8">
        <w:rPr>
          <w:rFonts w:ascii="Times New Roman" w:eastAsia="標楷體" w:hAnsi="Times New Roman" w:cs="Times New Roman"/>
        </w:rPr>
      </w:r>
      <w:r w:rsidR="00EB3328" w:rsidRPr="00B577A8">
        <w:rPr>
          <w:rFonts w:ascii="Times New Roman" w:eastAsia="標楷體" w:hAnsi="Times New Roman" w:cs="Times New Roman"/>
        </w:rPr>
        <w:fldChar w:fldCharType="separate"/>
      </w:r>
      <w:r w:rsidR="00EB3328" w:rsidRPr="00B577A8">
        <w:rPr>
          <w:rFonts w:ascii="Times New Roman" w:hAnsi="Times New Roman" w:cs="Times New Roman"/>
        </w:rPr>
        <w:t xml:space="preserve">Table </w:t>
      </w:r>
      <w:r w:rsidR="00EB3328" w:rsidRPr="00B577A8">
        <w:rPr>
          <w:rFonts w:ascii="Times New Roman" w:hAnsi="Times New Roman" w:cs="Times New Roman"/>
          <w:noProof/>
        </w:rPr>
        <w:t>4</w:t>
      </w:r>
      <w:r w:rsidR="00EB3328" w:rsidRPr="00B577A8">
        <w:rPr>
          <w:rFonts w:ascii="Times New Roman" w:eastAsia="標楷體" w:hAnsi="Times New Roman" w:cs="Times New Roman"/>
        </w:rPr>
        <w:fldChar w:fldCharType="end"/>
      </w:r>
      <w:r w:rsidR="00EB3328" w:rsidRPr="00EB3328">
        <w:rPr>
          <w:rFonts w:ascii="Times New Roman" w:eastAsia="標楷體" w:hAnsi="Times New Roman" w:cs="Times New Roman"/>
        </w:rPr>
        <w:t>.</w:t>
      </w:r>
    </w:p>
    <w:p w14:paraId="4710B782" w14:textId="697EB315" w:rsidR="00E01A6B" w:rsidRPr="004328B3" w:rsidRDefault="00E01A6B" w:rsidP="00B0468C">
      <w:pPr>
        <w:widowControl/>
        <w:spacing w:before="240" w:line="240" w:lineRule="auto"/>
        <w:outlineLvl w:val="2"/>
        <w:rPr>
          <w:rFonts w:ascii="Times New Roman" w:eastAsia="標楷體" w:hAnsi="Times New Roman" w:cs="Times New Roman"/>
        </w:rPr>
      </w:pPr>
      <w:bookmarkStart w:id="50" w:name="_Toc233808530"/>
      <w:bookmarkEnd w:id="46"/>
      <w:bookmarkEnd w:id="49"/>
      <w:proofErr w:type="gramStart"/>
      <w:r w:rsidRPr="004328B3">
        <w:rPr>
          <w:rFonts w:ascii="Times New Roman" w:eastAsia="標楷體" w:hAnsi="Times New Roman" w:cs="Times New Roman" w:hint="eastAsia"/>
        </w:rPr>
        <w:t>4.6.</w:t>
      </w:r>
      <w:r w:rsidR="00D71CFB" w:rsidRPr="004328B3">
        <w:rPr>
          <w:rFonts w:ascii="Times New Roman" w:eastAsia="標楷體" w:hAnsi="Times New Roman" w:cs="Times New Roman" w:hint="eastAsia"/>
        </w:rPr>
        <w:t>3</w:t>
      </w:r>
      <w:r w:rsidRPr="004328B3">
        <w:rPr>
          <w:rFonts w:ascii="Times New Roman" w:eastAsia="標楷體" w:hAnsi="Times New Roman" w:cs="Times New Roman" w:hint="eastAsia"/>
        </w:rPr>
        <w:t xml:space="preserve"> </w:t>
      </w:r>
      <w:bookmarkEnd w:id="50"/>
      <w:r w:rsidR="004328B3">
        <w:rPr>
          <w:rFonts w:ascii="Times New Roman" w:eastAsia="標楷體" w:hAnsi="Times New Roman" w:cs="Times New Roman" w:hint="eastAsia"/>
        </w:rPr>
        <w:t xml:space="preserve"> </w:t>
      </w:r>
      <w:r w:rsidR="00DE7C3D" w:rsidRPr="004328B3">
        <w:rPr>
          <w:rFonts w:ascii="Times New Roman" w:eastAsia="標楷體" w:hAnsi="Times New Roman" w:cs="Times New Roman"/>
        </w:rPr>
        <w:t>Ablation</w:t>
      </w:r>
      <w:proofErr w:type="gramEnd"/>
      <w:r w:rsidR="00DE7C3D" w:rsidRPr="004328B3">
        <w:rPr>
          <w:rFonts w:ascii="Times New Roman" w:eastAsia="標楷體" w:hAnsi="Times New Roman" w:cs="Times New Roman"/>
        </w:rPr>
        <w:t xml:space="preserve"> Study and Performance Comparison</w:t>
      </w:r>
    </w:p>
    <w:p w14:paraId="08A499DB" w14:textId="49D24B3D" w:rsidR="00195EBB" w:rsidRDefault="00195EBB" w:rsidP="00450C2E">
      <w:pPr>
        <w:widowControl/>
        <w:spacing w:after="0" w:line="240" w:lineRule="auto"/>
        <w:ind w:firstLine="480"/>
        <w:jc w:val="both"/>
        <w:rPr>
          <w:rFonts w:ascii="Times New Roman" w:eastAsia="標楷體" w:hAnsi="Times New Roman" w:cs="Times New Roman"/>
        </w:rPr>
      </w:pPr>
      <w:r w:rsidRPr="00195EBB">
        <w:rPr>
          <w:rFonts w:ascii="Times New Roman" w:eastAsia="標楷體" w:hAnsi="Times New Roman" w:cs="Times New Roman"/>
        </w:rPr>
        <w:t xml:space="preserve">An ablation study was conducted to evaluate the contribution of each mechanism in the proposed multi-stage delivery planning framework. Three variants, including Random Extraction, HACO without VND, and MACS without VND, were compared under the same instances and parameter settings to ensure fairness. In addition, </w:t>
      </w:r>
      <w:r w:rsidR="00BA4C1E">
        <w:rPr>
          <w:rFonts w:ascii="Times New Roman" w:eastAsia="標楷體" w:hAnsi="Times New Roman" w:cs="Times New Roman" w:hint="eastAsia"/>
        </w:rPr>
        <w:t>HGA-SIH</w:t>
      </w:r>
      <w:r w:rsidRPr="00195EBB">
        <w:rPr>
          <w:rFonts w:ascii="Times New Roman" w:eastAsia="標楷體" w:hAnsi="Times New Roman" w:cs="Times New Roman"/>
        </w:rPr>
        <w:t xml:space="preserve"> was adopted as a baseline to compare the performance differences between multi-stage and single-stage optimization approaches. These comparisons further </w:t>
      </w:r>
      <w:proofErr w:type="gramStart"/>
      <w:r w:rsidRPr="00195EBB">
        <w:rPr>
          <w:rFonts w:ascii="Times New Roman" w:eastAsia="標楷體" w:hAnsi="Times New Roman" w:cs="Times New Roman"/>
        </w:rPr>
        <w:t>validated</w:t>
      </w:r>
      <w:proofErr w:type="gramEnd"/>
      <w:r w:rsidRPr="00195EBB">
        <w:rPr>
          <w:rFonts w:ascii="Times New Roman" w:eastAsia="標楷體" w:hAnsi="Times New Roman" w:cs="Times New Roman"/>
        </w:rPr>
        <w:t xml:space="preserve"> the effectiveness of each module and the overall framework.</w:t>
      </w:r>
    </w:p>
    <w:p w14:paraId="43B2F61B" w14:textId="77F7CD26" w:rsidR="003B369E" w:rsidRDefault="00E1232B" w:rsidP="00E1232B">
      <w:pPr>
        <w:pStyle w:val="af6"/>
        <w:spacing w:before="240" w:line="240" w:lineRule="auto"/>
        <w:jc w:val="center"/>
        <w:rPr>
          <w:rFonts w:ascii="Times New Roman" w:eastAsia="標楷體" w:hAnsi="Times New Roman" w:cs="Times New Roman"/>
          <w:sz w:val="24"/>
          <w:szCs w:val="24"/>
        </w:rPr>
      </w:pPr>
      <w:bookmarkStart w:id="51" w:name="_Ref234663835"/>
      <w:bookmarkStart w:id="52" w:name="_Toc233808456"/>
      <w:r w:rsidRPr="00A756F0">
        <w:rPr>
          <w:rFonts w:ascii="Times New Roman" w:hAnsi="Times New Roman" w:cs="Times New Roman"/>
          <w:b/>
          <w:bCs/>
          <w:sz w:val="24"/>
          <w:szCs w:val="24"/>
        </w:rPr>
        <w:t xml:space="preserve">Table </w:t>
      </w:r>
      <w:r w:rsidRPr="00A756F0">
        <w:rPr>
          <w:rFonts w:ascii="Times New Roman" w:hAnsi="Times New Roman" w:cs="Times New Roman"/>
          <w:b/>
          <w:bCs/>
          <w:sz w:val="24"/>
          <w:szCs w:val="24"/>
        </w:rPr>
        <w:fldChar w:fldCharType="begin"/>
      </w:r>
      <w:r w:rsidRPr="00A756F0">
        <w:rPr>
          <w:rFonts w:ascii="Times New Roman" w:hAnsi="Times New Roman" w:cs="Times New Roman"/>
          <w:b/>
          <w:bCs/>
          <w:sz w:val="24"/>
          <w:szCs w:val="24"/>
        </w:rPr>
        <w:instrText xml:space="preserve"> SEQ Table \* ARABIC </w:instrText>
      </w:r>
      <w:r w:rsidRPr="00A756F0">
        <w:rPr>
          <w:rFonts w:ascii="Times New Roman" w:hAnsi="Times New Roman" w:cs="Times New Roman"/>
          <w:b/>
          <w:bCs/>
          <w:sz w:val="24"/>
          <w:szCs w:val="24"/>
        </w:rPr>
        <w:fldChar w:fldCharType="separate"/>
      </w:r>
      <w:r>
        <w:rPr>
          <w:rFonts w:ascii="Times New Roman" w:hAnsi="Times New Roman" w:cs="Times New Roman"/>
          <w:b/>
          <w:bCs/>
          <w:noProof/>
          <w:sz w:val="24"/>
          <w:szCs w:val="24"/>
        </w:rPr>
        <w:t>4</w:t>
      </w:r>
      <w:r w:rsidRPr="00A756F0">
        <w:rPr>
          <w:rFonts w:ascii="Times New Roman" w:hAnsi="Times New Roman" w:cs="Times New Roman"/>
          <w:b/>
          <w:bCs/>
          <w:sz w:val="24"/>
          <w:szCs w:val="24"/>
        </w:rPr>
        <w:fldChar w:fldCharType="end"/>
      </w:r>
      <w:bookmarkEnd w:id="51"/>
      <w:r w:rsidRPr="00A756F0">
        <w:rPr>
          <w:rFonts w:ascii="Times New Roman" w:hAnsi="Times New Roman" w:cs="Times New Roman"/>
          <w:b/>
          <w:bCs/>
          <w:sz w:val="24"/>
          <w:szCs w:val="24"/>
        </w:rPr>
        <w:t>.</w:t>
      </w:r>
      <w:r>
        <w:rPr>
          <w:rFonts w:ascii="Times New Roman" w:hAnsi="Times New Roman" w:cs="Times New Roman" w:hint="eastAsia"/>
          <w:b/>
          <w:bCs/>
          <w:sz w:val="24"/>
          <w:szCs w:val="24"/>
        </w:rPr>
        <w:t xml:space="preserve"> </w:t>
      </w:r>
      <w:bookmarkEnd w:id="52"/>
      <w:r w:rsidRPr="00E1232B">
        <w:rPr>
          <w:rFonts w:ascii="Times New Roman" w:eastAsia="標楷體" w:hAnsi="Times New Roman" w:cs="Times New Roman"/>
          <w:sz w:val="24"/>
          <w:szCs w:val="24"/>
        </w:rPr>
        <w:t xml:space="preserve">Description of </w:t>
      </w:r>
      <w:r w:rsidR="00C40676">
        <w:rPr>
          <w:rFonts w:ascii="Times New Roman" w:eastAsia="標楷體" w:hAnsi="Times New Roman" w:cs="Times New Roman" w:hint="eastAsia"/>
          <w:sz w:val="24"/>
          <w:szCs w:val="24"/>
        </w:rPr>
        <w:t>c</w:t>
      </w:r>
      <w:r w:rsidRPr="00E1232B">
        <w:rPr>
          <w:rFonts w:ascii="Times New Roman" w:eastAsia="標楷體" w:hAnsi="Times New Roman" w:cs="Times New Roman"/>
          <w:sz w:val="24"/>
          <w:szCs w:val="24"/>
        </w:rPr>
        <w:t xml:space="preserve">omparison </w:t>
      </w:r>
      <w:r w:rsidR="00C40676">
        <w:rPr>
          <w:rFonts w:ascii="Times New Roman" w:eastAsia="標楷體" w:hAnsi="Times New Roman" w:cs="Times New Roman" w:hint="eastAsia"/>
          <w:sz w:val="24"/>
          <w:szCs w:val="24"/>
        </w:rPr>
        <w:t>m</w:t>
      </w:r>
      <w:r w:rsidRPr="00E1232B">
        <w:rPr>
          <w:rFonts w:ascii="Times New Roman" w:eastAsia="標楷體" w:hAnsi="Times New Roman" w:cs="Times New Roman"/>
          <w:sz w:val="24"/>
          <w:szCs w:val="24"/>
        </w:rPr>
        <w:t>ethods</w:t>
      </w:r>
    </w:p>
    <w:tbl>
      <w:tblPr>
        <w:tblStyle w:val="ae"/>
        <w:tblW w:w="0" w:type="auto"/>
        <w:tblLook w:val="04A0" w:firstRow="1" w:lastRow="0" w:firstColumn="1" w:lastColumn="0" w:noHBand="0" w:noVBand="1"/>
      </w:tblPr>
      <w:tblGrid>
        <w:gridCol w:w="3119"/>
        <w:gridCol w:w="6509"/>
      </w:tblGrid>
      <w:tr w:rsidR="000D2233" w14:paraId="0CE8F6FD" w14:textId="77777777" w:rsidTr="00E1232B">
        <w:trPr>
          <w:cnfStyle w:val="100000000000" w:firstRow="1" w:lastRow="0" w:firstColumn="0" w:lastColumn="0" w:oddVBand="0" w:evenVBand="0" w:oddHBand="0" w:evenHBand="0" w:firstRowFirstColumn="0" w:firstRowLastColumn="0" w:lastRowFirstColumn="0" w:lastRowLastColumn="0"/>
        </w:trPr>
        <w:tc>
          <w:tcPr>
            <w:tcW w:w="3119" w:type="dxa"/>
          </w:tcPr>
          <w:p w14:paraId="0ACF9E46" w14:textId="7B8F0D04" w:rsidR="000D2233" w:rsidRPr="000D2233" w:rsidRDefault="000D2233" w:rsidP="00EB3328">
            <w:pPr>
              <w:rPr>
                <w:rFonts w:ascii="Times New Roman" w:hAnsi="Times New Roman" w:cs="Times New Roman"/>
              </w:rPr>
            </w:pPr>
            <w:r w:rsidRPr="000D2233">
              <w:rPr>
                <w:rFonts w:ascii="Times New Roman" w:hAnsi="Times New Roman" w:cs="Times New Roman"/>
              </w:rPr>
              <w:t>Method</w:t>
            </w:r>
          </w:p>
        </w:tc>
        <w:tc>
          <w:tcPr>
            <w:tcW w:w="6509" w:type="dxa"/>
          </w:tcPr>
          <w:p w14:paraId="59F7A7B0" w14:textId="42BD61DC" w:rsidR="000D2233" w:rsidRPr="000D2233" w:rsidRDefault="000D2233" w:rsidP="00EB3328">
            <w:pPr>
              <w:rPr>
                <w:rFonts w:ascii="Times New Roman" w:hAnsi="Times New Roman" w:cs="Times New Roman"/>
              </w:rPr>
            </w:pPr>
            <w:r w:rsidRPr="000D2233">
              <w:rPr>
                <w:rFonts w:ascii="Times New Roman" w:hAnsi="Times New Roman" w:cs="Times New Roman"/>
              </w:rPr>
              <w:t>Description</w:t>
            </w:r>
          </w:p>
        </w:tc>
      </w:tr>
      <w:tr w:rsidR="000D2233" w14:paraId="0EEA4CC3" w14:textId="77777777" w:rsidTr="00E1232B">
        <w:tc>
          <w:tcPr>
            <w:tcW w:w="3119" w:type="dxa"/>
          </w:tcPr>
          <w:p w14:paraId="6057F889" w14:textId="533299FF" w:rsidR="000D2233" w:rsidRPr="000D2233" w:rsidRDefault="00BA4C1E" w:rsidP="00EB3328">
            <w:pPr>
              <w:rPr>
                <w:rFonts w:ascii="Times New Roman" w:hAnsi="Times New Roman" w:cs="Times New Roman"/>
              </w:rPr>
            </w:pPr>
            <w:r>
              <w:rPr>
                <w:rFonts w:ascii="Times New Roman" w:hAnsi="Times New Roman" w:cs="Times New Roman" w:hint="eastAsia"/>
              </w:rPr>
              <w:t>HGA-SIH</w:t>
            </w:r>
            <w:r w:rsidR="00E1232B">
              <w:rPr>
                <w:rFonts w:ascii="Times New Roman" w:hAnsi="Times New Roman" w:cs="Times New Roman"/>
              </w:rPr>
              <w:fldChar w:fldCharType="begin"/>
            </w:r>
            <w:r w:rsidR="00E1232B">
              <w:rPr>
                <w:rFonts w:ascii="Times New Roman" w:hAnsi="Times New Roman" w:cs="Times New Roman"/>
              </w:rPr>
              <w:instrText xml:space="preserve"> ADDIN EN.CITE &lt;EndNote&gt;&lt;Cite&gt;&lt;Author&gt;Maroof&lt;/Author&gt;&lt;Year&gt;2024&lt;/Year&gt;&lt;RecNum&gt;46&lt;/RecNum&gt;&lt;DisplayText&gt;[12]&lt;/DisplayText&gt;&lt;record&gt;&lt;rec-number&gt;46&lt;/rec-number&gt;&lt;foreign-keys&gt;&lt;key app="EN" db-id="ss9d92t5rxvx52etwat50vfop09fw09sax2w" timestamp="1775368146"&gt;46&lt;/key&gt;&lt;/foreign-keys&gt;&lt;ref-type name="Journal Article"&gt;17&lt;/ref-type&gt;&lt;contributors&gt;&lt;authors&gt;&lt;author&gt;Maroof, Ayesha&lt;/author&gt;&lt;author&gt;Ayvaz, Berk&lt;/author&gt;&lt;author&gt;Naeem, Khawar&lt;/author&gt;&lt;/authors&gt;&lt;/contributors&gt;&lt;titles&gt;&lt;title&gt;Logistics optimization using hybrid genetic algorithm (hga): A solution to the vehicle routing problem with time windows (vrptw)&lt;/title&gt;&lt;secondary-title&gt;IEEE Access&lt;/secondary-title&gt;&lt;/titles&gt;&lt;periodical&gt;&lt;full-title&gt;IEEE Access&lt;/full-title&gt;&lt;/periodical&gt;&lt;pages&gt;36974-36989&lt;/pages&gt;&lt;volume&gt;12&lt;/volume&gt;&lt;dates&gt;&lt;year&gt;2024&lt;/year&gt;&lt;/dates&gt;&lt;isbn&gt;2169-3536&lt;/isbn&gt;&lt;urls&gt;&lt;/urls&gt;&lt;/record&gt;&lt;/Cite&gt;&lt;/EndNote&gt;</w:instrText>
            </w:r>
            <w:r w:rsidR="00E1232B">
              <w:rPr>
                <w:rFonts w:ascii="Times New Roman" w:hAnsi="Times New Roman" w:cs="Times New Roman"/>
              </w:rPr>
              <w:fldChar w:fldCharType="separate"/>
            </w:r>
            <w:r w:rsidR="00E1232B">
              <w:rPr>
                <w:rFonts w:ascii="Times New Roman" w:hAnsi="Times New Roman" w:cs="Times New Roman"/>
                <w:noProof/>
              </w:rPr>
              <w:t>[</w:t>
            </w:r>
            <w:hyperlink w:anchor="_ENREF_12" w:tooltip="Maroof, 2024 #46" w:history="1">
              <w:r w:rsidR="003B23F1">
                <w:rPr>
                  <w:rFonts w:ascii="Times New Roman" w:hAnsi="Times New Roman" w:cs="Times New Roman"/>
                  <w:noProof/>
                </w:rPr>
                <w:t>12</w:t>
              </w:r>
            </w:hyperlink>
            <w:r w:rsidR="00E1232B">
              <w:rPr>
                <w:rFonts w:ascii="Times New Roman" w:hAnsi="Times New Roman" w:cs="Times New Roman"/>
                <w:noProof/>
              </w:rPr>
              <w:t>]</w:t>
            </w:r>
            <w:r w:rsidR="00E1232B">
              <w:rPr>
                <w:rFonts w:ascii="Times New Roman" w:hAnsi="Times New Roman" w:cs="Times New Roman"/>
              </w:rPr>
              <w:fldChar w:fldCharType="end"/>
            </w:r>
          </w:p>
        </w:tc>
        <w:tc>
          <w:tcPr>
            <w:tcW w:w="6509" w:type="dxa"/>
          </w:tcPr>
          <w:p w14:paraId="29E69B8E" w14:textId="2FD7CA8D" w:rsidR="000D2233" w:rsidRPr="000D2233" w:rsidRDefault="00BA4C1E" w:rsidP="00EB3328">
            <w:pPr>
              <w:rPr>
                <w:rFonts w:ascii="Times New Roman" w:hAnsi="Times New Roman" w:cs="Times New Roman"/>
              </w:rPr>
            </w:pPr>
            <w:r w:rsidRPr="00BA4C1E">
              <w:rPr>
                <w:rFonts w:ascii="Times New Roman" w:hAnsi="Times New Roman" w:cs="Times New Roman"/>
              </w:rPr>
              <w:t>Single-stage optimization baseline</w:t>
            </w:r>
          </w:p>
        </w:tc>
      </w:tr>
      <w:tr w:rsidR="000D2233" w14:paraId="6C887536" w14:textId="77777777" w:rsidTr="00E1232B">
        <w:tc>
          <w:tcPr>
            <w:tcW w:w="3119" w:type="dxa"/>
          </w:tcPr>
          <w:p w14:paraId="4D8F94D4" w14:textId="0AACDD58" w:rsidR="000D2233" w:rsidRPr="000D2233" w:rsidRDefault="000D2233" w:rsidP="00EB3328">
            <w:pPr>
              <w:rPr>
                <w:rFonts w:ascii="Times New Roman" w:hAnsi="Times New Roman" w:cs="Times New Roman"/>
              </w:rPr>
            </w:pPr>
            <w:r w:rsidRPr="000D2233">
              <w:rPr>
                <w:rFonts w:ascii="Times New Roman" w:eastAsia="標楷體" w:hAnsi="Times New Roman" w:cs="Times New Roman"/>
              </w:rPr>
              <w:t>Random Extraction</w:t>
            </w:r>
          </w:p>
        </w:tc>
        <w:tc>
          <w:tcPr>
            <w:tcW w:w="6509" w:type="dxa"/>
          </w:tcPr>
          <w:p w14:paraId="184D6781" w14:textId="6E55F07B" w:rsidR="000D2233" w:rsidRPr="000D2233" w:rsidRDefault="00E1232B" w:rsidP="00EB3328">
            <w:pPr>
              <w:rPr>
                <w:rFonts w:ascii="Times New Roman" w:hAnsi="Times New Roman" w:cs="Times New Roman"/>
              </w:rPr>
            </w:pPr>
            <w:r w:rsidRPr="00E1232B">
              <w:rPr>
                <w:rFonts w:ascii="Times New Roman" w:hAnsi="Times New Roman" w:cs="Times New Roman"/>
              </w:rPr>
              <w:t>CCGA-based store extraction replaced by random selection</w:t>
            </w:r>
          </w:p>
        </w:tc>
      </w:tr>
      <w:tr w:rsidR="000D2233" w14:paraId="061F293E" w14:textId="77777777" w:rsidTr="00E1232B">
        <w:tc>
          <w:tcPr>
            <w:tcW w:w="3119" w:type="dxa"/>
          </w:tcPr>
          <w:p w14:paraId="4A057F0B" w14:textId="24B43BA8" w:rsidR="000D2233" w:rsidRPr="000D2233" w:rsidRDefault="000D2233" w:rsidP="00EB3328">
            <w:pPr>
              <w:rPr>
                <w:rFonts w:ascii="Times New Roman" w:hAnsi="Times New Roman" w:cs="Times New Roman"/>
              </w:rPr>
            </w:pPr>
            <w:r w:rsidRPr="000D2233">
              <w:rPr>
                <w:rFonts w:ascii="Times New Roman" w:eastAsia="標楷體" w:hAnsi="Times New Roman" w:cs="Times New Roman"/>
              </w:rPr>
              <w:t>HACO Without VND</w:t>
            </w:r>
          </w:p>
        </w:tc>
        <w:tc>
          <w:tcPr>
            <w:tcW w:w="6509" w:type="dxa"/>
          </w:tcPr>
          <w:p w14:paraId="4FE7AE86" w14:textId="4712B717" w:rsidR="000D2233" w:rsidRPr="000D2233" w:rsidRDefault="00BA4C1E" w:rsidP="00EB3328">
            <w:pPr>
              <w:rPr>
                <w:rFonts w:ascii="Times New Roman" w:hAnsi="Times New Roman" w:cs="Times New Roman"/>
              </w:rPr>
            </w:pPr>
            <w:r w:rsidRPr="00BA4C1E">
              <w:rPr>
                <w:rFonts w:ascii="Times New Roman" w:hAnsi="Times New Roman" w:cs="Times New Roman"/>
              </w:rPr>
              <w:t>HACO without VND</w:t>
            </w:r>
            <w:r w:rsidR="00E1232B">
              <w:rPr>
                <w:rFonts w:ascii="Times New Roman" w:hAnsi="Times New Roman" w:cs="Times New Roman" w:hint="eastAsia"/>
              </w:rPr>
              <w:t xml:space="preserve"> local search</w:t>
            </w:r>
            <w:r w:rsidRPr="00BA4C1E">
              <w:rPr>
                <w:rFonts w:ascii="Times New Roman" w:hAnsi="Times New Roman" w:cs="Times New Roman"/>
              </w:rPr>
              <w:t xml:space="preserve"> in store assignment</w:t>
            </w:r>
          </w:p>
        </w:tc>
      </w:tr>
      <w:tr w:rsidR="000D2233" w14:paraId="6EB796F8" w14:textId="77777777" w:rsidTr="00E1232B">
        <w:tc>
          <w:tcPr>
            <w:tcW w:w="3119" w:type="dxa"/>
          </w:tcPr>
          <w:p w14:paraId="747DEBD6" w14:textId="316168D5" w:rsidR="000D2233" w:rsidRPr="000D2233" w:rsidRDefault="000D2233" w:rsidP="00EB3328">
            <w:pPr>
              <w:rPr>
                <w:rFonts w:ascii="Times New Roman" w:hAnsi="Times New Roman" w:cs="Times New Roman"/>
              </w:rPr>
            </w:pPr>
            <w:r w:rsidRPr="000D2233">
              <w:rPr>
                <w:rFonts w:ascii="Times New Roman" w:eastAsia="標楷體" w:hAnsi="Times New Roman" w:cs="Times New Roman"/>
              </w:rPr>
              <w:t>MACS Without VND</w:t>
            </w:r>
          </w:p>
        </w:tc>
        <w:tc>
          <w:tcPr>
            <w:tcW w:w="6509" w:type="dxa"/>
          </w:tcPr>
          <w:p w14:paraId="1DCD796A" w14:textId="548C81F0" w:rsidR="000D2233" w:rsidRPr="000D2233" w:rsidRDefault="00BA4C1E" w:rsidP="00EB3328">
            <w:pPr>
              <w:rPr>
                <w:rFonts w:ascii="Times New Roman" w:hAnsi="Times New Roman" w:cs="Times New Roman"/>
              </w:rPr>
            </w:pPr>
            <w:r w:rsidRPr="00BA4C1E">
              <w:rPr>
                <w:rFonts w:ascii="Times New Roman" w:hAnsi="Times New Roman" w:cs="Times New Roman"/>
              </w:rPr>
              <w:t>MACS without VND</w:t>
            </w:r>
            <w:r w:rsidR="00E1232B">
              <w:rPr>
                <w:rFonts w:ascii="Times New Roman" w:hAnsi="Times New Roman" w:cs="Times New Roman" w:hint="eastAsia"/>
              </w:rPr>
              <w:t xml:space="preserve"> local search</w:t>
            </w:r>
            <w:r w:rsidRPr="00BA4C1E">
              <w:rPr>
                <w:rFonts w:ascii="Times New Roman" w:hAnsi="Times New Roman" w:cs="Times New Roman"/>
              </w:rPr>
              <w:t xml:space="preserve"> in support route planning</w:t>
            </w:r>
          </w:p>
        </w:tc>
      </w:tr>
      <w:tr w:rsidR="000D2233" w14:paraId="51C3B2B5" w14:textId="77777777" w:rsidTr="00E1232B">
        <w:tc>
          <w:tcPr>
            <w:tcW w:w="3119" w:type="dxa"/>
          </w:tcPr>
          <w:p w14:paraId="1427A288" w14:textId="00FF9431" w:rsidR="000D2233" w:rsidRPr="000D2233" w:rsidRDefault="000D2233" w:rsidP="00EB3328">
            <w:pPr>
              <w:rPr>
                <w:rFonts w:ascii="Times New Roman" w:hAnsi="Times New Roman" w:cs="Times New Roman"/>
              </w:rPr>
            </w:pPr>
            <w:r w:rsidRPr="000D2233">
              <w:rPr>
                <w:rFonts w:ascii="Times New Roman" w:eastAsia="標楷體" w:hAnsi="Times New Roman" w:cs="Times New Roman"/>
              </w:rPr>
              <w:t>Proposed Method</w:t>
            </w:r>
          </w:p>
        </w:tc>
        <w:tc>
          <w:tcPr>
            <w:tcW w:w="6509" w:type="dxa"/>
          </w:tcPr>
          <w:p w14:paraId="4F92E763" w14:textId="4F0168AD" w:rsidR="000D2233" w:rsidRPr="000D2233" w:rsidRDefault="00BA4C1E" w:rsidP="00EB3328">
            <w:pPr>
              <w:rPr>
                <w:rFonts w:ascii="Times New Roman" w:hAnsi="Times New Roman" w:cs="Times New Roman"/>
              </w:rPr>
            </w:pPr>
            <w:r>
              <w:rPr>
                <w:rFonts w:ascii="Times New Roman" w:hAnsi="Times New Roman" w:cs="Times New Roman" w:hint="eastAsia"/>
              </w:rPr>
              <w:t>M</w:t>
            </w:r>
            <w:r w:rsidRPr="00BA4C1E">
              <w:rPr>
                <w:rFonts w:ascii="Times New Roman" w:hAnsi="Times New Roman" w:cs="Times New Roman"/>
              </w:rPr>
              <w:t>ulti-</w:t>
            </w:r>
            <w:r w:rsidR="00F73DB1">
              <w:rPr>
                <w:rFonts w:ascii="Times New Roman" w:hAnsi="Times New Roman" w:cs="Times New Roman" w:hint="eastAsia"/>
              </w:rPr>
              <w:t>S</w:t>
            </w:r>
            <w:r w:rsidRPr="00BA4C1E">
              <w:rPr>
                <w:rFonts w:ascii="Times New Roman" w:hAnsi="Times New Roman" w:cs="Times New Roman"/>
              </w:rPr>
              <w:t xml:space="preserve">tage </w:t>
            </w:r>
            <w:r w:rsidR="00F73DB1">
              <w:rPr>
                <w:rFonts w:ascii="Times New Roman" w:hAnsi="Times New Roman" w:cs="Times New Roman" w:hint="eastAsia"/>
              </w:rPr>
              <w:t>O</w:t>
            </w:r>
            <w:r>
              <w:rPr>
                <w:rFonts w:ascii="Times New Roman" w:hAnsi="Times New Roman" w:cs="Times New Roman" w:hint="eastAsia"/>
              </w:rPr>
              <w:t xml:space="preserve">perationally </w:t>
            </w:r>
            <w:r w:rsidR="00F73DB1">
              <w:rPr>
                <w:rFonts w:ascii="Times New Roman" w:hAnsi="Times New Roman" w:cs="Times New Roman" w:hint="eastAsia"/>
              </w:rPr>
              <w:t>C</w:t>
            </w:r>
            <w:r>
              <w:rPr>
                <w:rFonts w:ascii="Times New Roman" w:hAnsi="Times New Roman" w:cs="Times New Roman" w:hint="eastAsia"/>
              </w:rPr>
              <w:t xml:space="preserve">onstrained VRP </w:t>
            </w:r>
            <w:r w:rsidRPr="00BA4C1E">
              <w:rPr>
                <w:rFonts w:ascii="Times New Roman" w:hAnsi="Times New Roman" w:cs="Times New Roman"/>
              </w:rPr>
              <w:t>framework</w:t>
            </w:r>
          </w:p>
        </w:tc>
      </w:tr>
    </w:tbl>
    <w:p w14:paraId="5F57D769" w14:textId="7D531B4B" w:rsidR="00CE0C66" w:rsidRPr="00CE0C66" w:rsidRDefault="00EB3328" w:rsidP="00CE0C66">
      <w:pPr>
        <w:spacing w:before="240"/>
        <w:jc w:val="both"/>
        <w:rPr>
          <w:rFonts w:ascii="Times New Roman" w:hAnsi="Times New Roman" w:cs="Times New Roman"/>
        </w:rPr>
      </w:pPr>
      <w:r>
        <w:tab/>
      </w:r>
      <w:r w:rsidR="004C1214" w:rsidRPr="008E632D">
        <w:rPr>
          <w:rFonts w:ascii="Times New Roman" w:hAnsi="Times New Roman" w:cs="Times New Roman"/>
        </w:rPr>
        <w:fldChar w:fldCharType="begin"/>
      </w:r>
      <w:r w:rsidR="004C1214" w:rsidRPr="008E632D">
        <w:rPr>
          <w:rFonts w:ascii="Times New Roman" w:hAnsi="Times New Roman" w:cs="Times New Roman"/>
        </w:rPr>
        <w:instrText xml:space="preserve"> REF _Ref234672359 \h  \* MERGEFORMAT </w:instrText>
      </w:r>
      <w:r w:rsidR="004C1214" w:rsidRPr="008E632D">
        <w:rPr>
          <w:rFonts w:ascii="Times New Roman" w:hAnsi="Times New Roman" w:cs="Times New Roman"/>
        </w:rPr>
      </w:r>
      <w:r w:rsidR="004C1214" w:rsidRPr="008E632D">
        <w:rPr>
          <w:rFonts w:ascii="Times New Roman" w:hAnsi="Times New Roman" w:cs="Times New Roman"/>
        </w:rPr>
        <w:fldChar w:fldCharType="separate"/>
      </w:r>
      <w:r w:rsidR="004C1214" w:rsidRPr="008E632D">
        <w:rPr>
          <w:rFonts w:ascii="Times New Roman" w:hAnsi="Times New Roman" w:cs="Times New Roman"/>
        </w:rPr>
        <w:t xml:space="preserve">Figure </w:t>
      </w:r>
      <w:r w:rsidR="004C1214" w:rsidRPr="008E632D">
        <w:rPr>
          <w:rFonts w:ascii="Times New Roman" w:hAnsi="Times New Roman" w:cs="Times New Roman"/>
          <w:noProof/>
        </w:rPr>
        <w:t>7</w:t>
      </w:r>
      <w:r w:rsidR="004C1214" w:rsidRPr="008E632D">
        <w:rPr>
          <w:rFonts w:ascii="Times New Roman" w:hAnsi="Times New Roman" w:cs="Times New Roman"/>
        </w:rPr>
        <w:fldChar w:fldCharType="end"/>
      </w:r>
      <w:r w:rsidR="004C1214" w:rsidRPr="004C1214">
        <w:rPr>
          <w:rFonts w:ascii="Times New Roman" w:hAnsi="Times New Roman" w:cs="Times New Roman"/>
        </w:rPr>
        <w:t xml:space="preserve"> </w:t>
      </w:r>
      <w:r w:rsidR="00CE0C66" w:rsidRPr="00CE0C66">
        <w:rPr>
          <w:rFonts w:ascii="Times New Roman" w:hAnsi="Times New Roman" w:cs="Times New Roman"/>
        </w:rPr>
        <w:t>show</w:t>
      </w:r>
      <w:r w:rsidR="00825EA1">
        <w:rPr>
          <w:rFonts w:ascii="Times New Roman" w:hAnsi="Times New Roman" w:cs="Times New Roman" w:hint="eastAsia"/>
        </w:rPr>
        <w:t>s</w:t>
      </w:r>
      <w:r w:rsidR="00CE0C66" w:rsidRPr="00CE0C66">
        <w:rPr>
          <w:rFonts w:ascii="Times New Roman" w:hAnsi="Times New Roman" w:cs="Times New Roman"/>
        </w:rPr>
        <w:t xml:space="preserve"> the comparison of routing performance among the proposed method, Single-Stage GA, and the three ablation variants under all evaluation metrics. The proposed multi-stage optimization method consistently achieved superior performance in most test cases, demonstrating the effectiveness of the proposed problem decomposition and stage-wise optimization strategy in reducing delivery costs and improving overall planning quality. Since the proposed method and the three ablation variants were based on the same multi-stage framework, their performance trends were relatively similar. The comparison results indicated that removing the CCGA-based candidate store extraction mechanism substantially affected the number of vehicles and total travel distance, highlighting the importance of effective store extraction from overloaded routes for subsequent route optimization. Moreover, excluding the VND local search strategy from HACO and MACS resulted in increased vehicle requirements and travel distances, demonstrating the effectiveness of VND in refining route structures and improving overall delivery efficiency.</w:t>
      </w:r>
    </w:p>
    <w:p w14:paraId="2D1F2355" w14:textId="5B61675E" w:rsidR="007715A8" w:rsidRPr="007E343B" w:rsidRDefault="00826E55" w:rsidP="00752773">
      <w:pPr>
        <w:pStyle w:val="af6"/>
        <w:spacing w:after="0" w:line="240" w:lineRule="auto"/>
        <w:rPr>
          <w:rFonts w:ascii="Times New Roman" w:eastAsia="標楷體" w:hAnsi="Times New Roman" w:cs="Times New Roman"/>
          <w:sz w:val="24"/>
          <w:szCs w:val="24"/>
        </w:rPr>
      </w:pPr>
      <w:r w:rsidRPr="00752773">
        <w:rPr>
          <w:noProof/>
        </w:rPr>
        <w:lastRenderedPageBreak/>
        <w:drawing>
          <wp:inline distT="0" distB="0" distL="0" distR="0" wp14:anchorId="3E316468" wp14:editId="272F2E2F">
            <wp:extent cx="3017520" cy="2468352"/>
            <wp:effectExtent l="0" t="0" r="11430" b="8255"/>
            <wp:docPr id="2058920851" name="圖表 1">
              <a:extLst xmlns:a="http://schemas.openxmlformats.org/drawingml/2006/main">
                <a:ext uri="{FF2B5EF4-FFF2-40B4-BE49-F238E27FC236}">
                  <a16:creationId xmlns:a16="http://schemas.microsoft.com/office/drawing/2014/main" id="{5CD340AF-0354-8C23-7EA4-94CBFF0624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752773">
        <w:rPr>
          <w:rFonts w:ascii="Times New Roman" w:eastAsia="標楷體" w:hAnsi="Times New Roman" w:cs="Times New Roman" w:hint="eastAsia"/>
          <w:sz w:val="24"/>
          <w:szCs w:val="24"/>
        </w:rPr>
        <w:t xml:space="preserve"> </w:t>
      </w:r>
      <w:r w:rsidR="00752773" w:rsidRPr="007E343B">
        <w:rPr>
          <w:noProof/>
        </w:rPr>
        <w:drawing>
          <wp:inline distT="0" distB="0" distL="0" distR="0" wp14:anchorId="0929D7A0" wp14:editId="7A43207B">
            <wp:extent cx="2969895" cy="2484120"/>
            <wp:effectExtent l="0" t="0" r="1905" b="11430"/>
            <wp:docPr id="1163957918" name="圖表 1">
              <a:extLst xmlns:a="http://schemas.openxmlformats.org/drawingml/2006/main">
                <a:ext uri="{FF2B5EF4-FFF2-40B4-BE49-F238E27FC236}">
                  <a16:creationId xmlns:a16="http://schemas.microsoft.com/office/drawing/2014/main" id="{9BDAA37F-F2DE-42A7-B468-BF9CA2A500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8AE566B" w14:textId="1FDC8AC7" w:rsidR="00A5525E" w:rsidRPr="007E343B" w:rsidRDefault="00A108E1" w:rsidP="00752773">
      <w:pPr>
        <w:spacing w:after="0" w:line="240" w:lineRule="auto"/>
        <w:rPr>
          <w:rFonts w:ascii="Times New Roman" w:eastAsia="標楷體" w:hAnsi="Times New Roman" w:cs="Times New Roman"/>
        </w:rPr>
      </w:pPr>
      <w:r w:rsidRPr="007E343B">
        <w:rPr>
          <w:noProof/>
        </w:rPr>
        <w:drawing>
          <wp:inline distT="0" distB="0" distL="0" distR="0" wp14:anchorId="608510F8" wp14:editId="7FD1ABDC">
            <wp:extent cx="3023334" cy="2409825"/>
            <wp:effectExtent l="0" t="0" r="5715" b="9525"/>
            <wp:docPr id="372091018" name="圖表 1">
              <a:extLst xmlns:a="http://schemas.openxmlformats.org/drawingml/2006/main">
                <a:ext uri="{FF2B5EF4-FFF2-40B4-BE49-F238E27FC236}">
                  <a16:creationId xmlns:a16="http://schemas.microsoft.com/office/drawing/2014/main" id="{D341C928-0FEA-87AC-F54A-AC2AFFFE01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752773">
        <w:rPr>
          <w:rFonts w:ascii="Times New Roman" w:eastAsia="標楷體" w:hAnsi="Times New Roman" w:cs="Times New Roman" w:hint="eastAsia"/>
        </w:rPr>
        <w:t xml:space="preserve"> </w:t>
      </w:r>
      <w:r w:rsidR="00752773" w:rsidRPr="007E343B">
        <w:rPr>
          <w:noProof/>
        </w:rPr>
        <w:drawing>
          <wp:inline distT="0" distB="0" distL="0" distR="0" wp14:anchorId="272B4BFC" wp14:editId="289A957F">
            <wp:extent cx="2969895" cy="2404635"/>
            <wp:effectExtent l="0" t="0" r="1905" b="15240"/>
            <wp:docPr id="1039415884" name="圖表 1">
              <a:extLst xmlns:a="http://schemas.openxmlformats.org/drawingml/2006/main">
                <a:ext uri="{FF2B5EF4-FFF2-40B4-BE49-F238E27FC236}">
                  <a16:creationId xmlns:a16="http://schemas.microsoft.com/office/drawing/2014/main" id="{5A4CE93E-DE2C-8381-14BF-A50B9B233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B2363BB" w14:textId="11FAB00B" w:rsidR="00F1478E" w:rsidRDefault="00F1478E" w:rsidP="00F1478E">
      <w:pPr>
        <w:spacing w:before="240" w:line="240" w:lineRule="auto"/>
        <w:jc w:val="center"/>
        <w:rPr>
          <w:rFonts w:ascii="Times New Roman" w:hAnsi="Times New Roman" w:cs="Times New Roman"/>
        </w:rPr>
      </w:pPr>
      <w:bookmarkStart w:id="53" w:name="_Ref234672359"/>
      <w:r w:rsidRPr="00A756F0">
        <w:rPr>
          <w:rFonts w:ascii="Times New Roman" w:hAnsi="Times New Roman" w:cs="Times New Roman"/>
          <w:b/>
          <w:bCs/>
        </w:rPr>
        <w:t xml:space="preserve">Figure </w:t>
      </w:r>
      <w:r w:rsidRPr="00A756F0">
        <w:rPr>
          <w:rFonts w:ascii="Times New Roman" w:hAnsi="Times New Roman" w:cs="Times New Roman"/>
          <w:b/>
          <w:bCs/>
        </w:rPr>
        <w:fldChar w:fldCharType="begin"/>
      </w:r>
      <w:r w:rsidRPr="00A756F0">
        <w:rPr>
          <w:rFonts w:ascii="Times New Roman" w:hAnsi="Times New Roman" w:cs="Times New Roman"/>
          <w:b/>
          <w:bCs/>
        </w:rPr>
        <w:instrText xml:space="preserve"> SEQ Figure \* ARABIC </w:instrText>
      </w:r>
      <w:r w:rsidRPr="00A756F0">
        <w:rPr>
          <w:rFonts w:ascii="Times New Roman" w:hAnsi="Times New Roman" w:cs="Times New Roman"/>
          <w:b/>
          <w:bCs/>
        </w:rPr>
        <w:fldChar w:fldCharType="separate"/>
      </w:r>
      <w:r>
        <w:rPr>
          <w:rFonts w:ascii="Times New Roman" w:hAnsi="Times New Roman" w:cs="Times New Roman"/>
          <w:b/>
          <w:bCs/>
          <w:noProof/>
        </w:rPr>
        <w:t>7</w:t>
      </w:r>
      <w:r w:rsidRPr="00A756F0">
        <w:rPr>
          <w:rFonts w:ascii="Times New Roman" w:hAnsi="Times New Roman" w:cs="Times New Roman"/>
          <w:b/>
          <w:bCs/>
        </w:rPr>
        <w:fldChar w:fldCharType="end"/>
      </w:r>
      <w:bookmarkEnd w:id="53"/>
      <w:r w:rsidRPr="00A756F0">
        <w:rPr>
          <w:rFonts w:ascii="Times New Roman" w:hAnsi="Times New Roman" w:cs="Times New Roman" w:hint="eastAsia"/>
          <w:b/>
          <w:bCs/>
        </w:rPr>
        <w:t>.</w:t>
      </w:r>
      <w:r>
        <w:rPr>
          <w:rFonts w:ascii="Times New Roman" w:hAnsi="Times New Roman" w:cs="Times New Roman" w:hint="eastAsia"/>
          <w:b/>
          <w:bCs/>
        </w:rPr>
        <w:t xml:space="preserve"> </w:t>
      </w:r>
      <w:r w:rsidRPr="00F1478E">
        <w:rPr>
          <w:rFonts w:ascii="Times New Roman" w:hAnsi="Times New Roman" w:cs="Times New Roman"/>
        </w:rPr>
        <w:t>Comparison of routing performance for different instances</w:t>
      </w:r>
    </w:p>
    <w:p w14:paraId="29F50780" w14:textId="76071FD9" w:rsidR="00F73DB1" w:rsidRPr="00F73DB1" w:rsidRDefault="00F73DB1" w:rsidP="00F73DB1">
      <w:pPr>
        <w:widowControl/>
        <w:spacing w:before="240" w:line="240" w:lineRule="auto"/>
        <w:outlineLvl w:val="1"/>
        <w:rPr>
          <w:rFonts w:ascii="Times New Roman" w:eastAsia="標楷體" w:hAnsi="Times New Roman" w:cs="Times New Roman"/>
          <w:i/>
          <w:iCs/>
        </w:rPr>
      </w:pPr>
      <w:r w:rsidRPr="00F73DB1">
        <w:rPr>
          <w:rFonts w:ascii="Times New Roman" w:eastAsia="標楷體" w:hAnsi="Times New Roman" w:cs="Times New Roman" w:hint="eastAsia"/>
          <w:i/>
          <w:iCs/>
        </w:rPr>
        <w:t>4.</w:t>
      </w:r>
      <w:r>
        <w:rPr>
          <w:rFonts w:ascii="Times New Roman" w:eastAsia="標楷體" w:hAnsi="Times New Roman" w:cs="Times New Roman" w:hint="eastAsia"/>
          <w:i/>
          <w:iCs/>
        </w:rPr>
        <w:t>7</w:t>
      </w:r>
      <w:r w:rsidRPr="00F73DB1">
        <w:rPr>
          <w:rFonts w:ascii="Times New Roman" w:eastAsia="標楷體" w:hAnsi="Times New Roman" w:cs="Times New Roman" w:hint="eastAsia"/>
          <w:i/>
          <w:iCs/>
        </w:rPr>
        <w:t xml:space="preserve"> </w:t>
      </w:r>
      <w:r w:rsidRPr="00F73DB1">
        <w:rPr>
          <w:rFonts w:ascii="Times New Roman" w:eastAsia="標楷體" w:hAnsi="Times New Roman" w:cs="Times New Roman"/>
          <w:i/>
          <w:iCs/>
        </w:rPr>
        <w:t>Discussion of experimental results</w:t>
      </w:r>
    </w:p>
    <w:p w14:paraId="32682958" w14:textId="57F5CABD" w:rsidR="0070544B" w:rsidRPr="0070544B" w:rsidRDefault="0070544B" w:rsidP="0070544B">
      <w:pPr>
        <w:spacing w:after="0" w:line="240" w:lineRule="auto"/>
        <w:ind w:firstLine="480"/>
        <w:jc w:val="both"/>
        <w:rPr>
          <w:rFonts w:ascii="Times New Roman" w:hAnsi="Times New Roman" w:cs="Times New Roman"/>
        </w:rPr>
      </w:pPr>
      <w:r w:rsidRPr="0070544B">
        <w:rPr>
          <w:rFonts w:ascii="Times New Roman" w:hAnsi="Times New Roman" w:cs="Times New Roman"/>
        </w:rPr>
        <w:t xml:space="preserve">This study provides a structured and computationally efficient decision-support framework that integrates operational constraints with optimization techniques to generate feasible delivery plans for real-world logistics operations. The experimental results demonstrate that the proposed multi-stage method improves overall performance compared with manual planning in terms of </w:t>
      </w:r>
      <w:r w:rsidR="00C82A94">
        <w:rPr>
          <w:rFonts w:ascii="Times New Roman" w:hAnsi="Times New Roman" w:cs="Times New Roman" w:hint="eastAsia"/>
        </w:rPr>
        <w:t xml:space="preserve">number of </w:t>
      </w:r>
      <w:proofErr w:type="gramStart"/>
      <w:r w:rsidRPr="0070544B">
        <w:rPr>
          <w:rFonts w:ascii="Times New Roman" w:hAnsi="Times New Roman" w:cs="Times New Roman"/>
        </w:rPr>
        <w:t>vehicle</w:t>
      </w:r>
      <w:proofErr w:type="gramEnd"/>
      <w:r w:rsidRPr="0070544B">
        <w:rPr>
          <w:rFonts w:ascii="Times New Roman" w:hAnsi="Times New Roman" w:cs="Times New Roman"/>
        </w:rPr>
        <w:t>, total distance, average route loading rate, on-time rate, and planning time. However, the observed performance variations can be attributed to several factors.</w:t>
      </w:r>
    </w:p>
    <w:p w14:paraId="6106DED9" w14:textId="74D87C24" w:rsidR="0070544B" w:rsidRPr="0070544B" w:rsidRDefault="0070544B" w:rsidP="0070544B">
      <w:pPr>
        <w:spacing w:after="0" w:line="240" w:lineRule="auto"/>
        <w:ind w:firstLine="480"/>
        <w:jc w:val="both"/>
        <w:rPr>
          <w:rFonts w:ascii="Times New Roman" w:hAnsi="Times New Roman" w:cs="Times New Roman"/>
        </w:rPr>
      </w:pPr>
      <w:r w:rsidRPr="0070544B">
        <w:rPr>
          <w:rFonts w:ascii="Times New Roman" w:hAnsi="Times New Roman" w:cs="Times New Roman"/>
        </w:rPr>
        <w:t xml:space="preserve">The optimization algorithms employed in the proposed framework involve stochastic search processes, which may cause minor variations among runs despite the use of repeated experiments and fixed random seeds. Furthermore, the proposed framework is constructed based on quantifiable operational constraints, including capacity limitations, time windows, and route structures. However, some implicit logistics knowledge, such as experiential decisions, internal operating practices, and customer-specific requirements, is difficult to formalize and incorporate into mathematical models. </w:t>
      </w:r>
      <w:r w:rsidRPr="0070544B">
        <w:rPr>
          <w:rFonts w:ascii="Times New Roman" w:hAnsi="Times New Roman" w:cs="Times New Roman"/>
        </w:rPr>
        <w:lastRenderedPageBreak/>
        <w:t>Therefore, the proposed method should be regarded as a decision-support approach that provides optimized reference routes while maintaining compliance with practical operational constraints.</w:t>
      </w:r>
    </w:p>
    <w:p w14:paraId="6E540EA7" w14:textId="0FB6B2E9" w:rsidR="00D20759" w:rsidRPr="005E17BC" w:rsidRDefault="00FC7B1A" w:rsidP="00046B64">
      <w:pPr>
        <w:spacing w:before="240" w:line="240" w:lineRule="auto"/>
        <w:outlineLvl w:val="0"/>
        <w:rPr>
          <w:rFonts w:ascii="Times New Roman" w:eastAsia="標楷體" w:hAnsi="Times New Roman" w:cs="Times New Roman"/>
          <w:b/>
          <w:bCs/>
        </w:rPr>
      </w:pPr>
      <w:r w:rsidRPr="005E17BC">
        <w:rPr>
          <w:rFonts w:ascii="Times New Roman" w:eastAsia="標楷體" w:hAnsi="Times New Roman" w:cs="Times New Roman" w:hint="eastAsia"/>
          <w:b/>
          <w:bCs/>
        </w:rPr>
        <w:t>5. C</w:t>
      </w:r>
      <w:r w:rsidR="000520FD" w:rsidRPr="005E17BC">
        <w:rPr>
          <w:rFonts w:ascii="Times New Roman" w:eastAsia="標楷體" w:hAnsi="Times New Roman" w:cs="Times New Roman" w:hint="eastAsia"/>
          <w:b/>
          <w:bCs/>
        </w:rPr>
        <w:t>onclusions</w:t>
      </w:r>
    </w:p>
    <w:p w14:paraId="3F51E873" w14:textId="772CE779" w:rsidR="00FC7B1A" w:rsidRPr="005E17BC" w:rsidRDefault="00A11C68" w:rsidP="00450C2E">
      <w:pPr>
        <w:widowControl/>
        <w:spacing w:after="0" w:line="240" w:lineRule="auto"/>
        <w:jc w:val="both"/>
        <w:rPr>
          <w:rFonts w:ascii="Times New Roman" w:eastAsia="標楷體" w:hAnsi="Times New Roman" w:cs="Times New Roman"/>
        </w:rPr>
      </w:pPr>
      <w:r w:rsidRPr="005E17BC">
        <w:rPr>
          <w:rFonts w:ascii="Times New Roman" w:eastAsia="標楷體" w:hAnsi="Times New Roman" w:cs="Times New Roman"/>
        </w:rPr>
        <w:tab/>
      </w:r>
      <w:r w:rsidR="00FC7B1A" w:rsidRPr="005E17BC">
        <w:rPr>
          <w:rFonts w:ascii="Times New Roman" w:eastAsia="標楷體" w:hAnsi="Times New Roman" w:cs="Times New Roman"/>
        </w:rPr>
        <w:t>This study investigates the route optimization problem in practical logistics operations under a fixed main</w:t>
      </w:r>
      <w:r w:rsidR="00FC7B1A" w:rsidRPr="005E17BC">
        <w:rPr>
          <w:rFonts w:ascii="Times New Roman" w:eastAsia="標楷體" w:hAnsi="Times New Roman" w:cs="Times New Roman" w:hint="eastAsia"/>
        </w:rPr>
        <w:t xml:space="preserve"> </w:t>
      </w:r>
      <w:r w:rsidR="00FC7B1A" w:rsidRPr="005E17BC">
        <w:rPr>
          <w:rFonts w:ascii="Times New Roman" w:eastAsia="標楷體" w:hAnsi="Times New Roman" w:cs="Times New Roman"/>
        </w:rPr>
        <w:t>route structure. Considering the constraints of real-world logistics environments, including fixed store sequences in main routes, demand fluctuations causing route overloads, and the need for additional support routes, this study formulates the problem as a Multi-Stage Operationally Constrained Vehicle Routing Problem.</w:t>
      </w:r>
    </w:p>
    <w:p w14:paraId="3936F4CF" w14:textId="18F327B9" w:rsidR="00FC7B1A" w:rsidRPr="005E17BC" w:rsidRDefault="00FC7B1A" w:rsidP="00450C2E">
      <w:pPr>
        <w:widowControl/>
        <w:spacing w:after="0" w:line="240" w:lineRule="auto"/>
        <w:ind w:firstLine="480"/>
        <w:jc w:val="both"/>
        <w:rPr>
          <w:rFonts w:ascii="Times New Roman" w:eastAsia="標楷體" w:hAnsi="Times New Roman" w:cs="Times New Roman"/>
        </w:rPr>
      </w:pPr>
      <w:r w:rsidRPr="005E17BC">
        <w:rPr>
          <w:rFonts w:ascii="Times New Roman" w:eastAsia="標楷體" w:hAnsi="Times New Roman" w:cs="Times New Roman"/>
        </w:rPr>
        <w:t>To address the complexity of the problem, the proposed framework decomposes the routing process into three sequential stages, including overloaded store extraction, candidate store assignment, and support route planning. Different optimization algorithms are designed according to the characteristics of each stage, where CCGA is applied for candidate store extraction, HACO is utilized for candidate store assignment, and MACS is adopted for support route planning. In addition, repair mechanisms and local improvement strategies are incorporated to maintain solution feasibility and enhance optimization performance.</w:t>
      </w:r>
    </w:p>
    <w:p w14:paraId="6C82AB4C" w14:textId="3B2D4602" w:rsidR="0025528D" w:rsidRPr="005E17BC" w:rsidRDefault="00FC7B1A" w:rsidP="0025528D">
      <w:pPr>
        <w:widowControl/>
        <w:spacing w:after="0" w:line="240" w:lineRule="auto"/>
        <w:ind w:firstLine="480"/>
        <w:jc w:val="both"/>
        <w:rPr>
          <w:rFonts w:ascii="Times New Roman" w:eastAsia="標楷體" w:hAnsi="Times New Roman" w:cs="Times New Roman"/>
        </w:rPr>
      </w:pPr>
      <w:r w:rsidRPr="005E17BC">
        <w:rPr>
          <w:rFonts w:ascii="Times New Roman" w:eastAsia="標楷體" w:hAnsi="Times New Roman" w:cs="Times New Roman"/>
        </w:rPr>
        <w:t xml:space="preserve">The experimental results demonstrate that the proposed method effectively improves logistics route planning performance using real-world data. Compared with manually planned routes, the proposed framework reduces vehicle requirements, improves route loading efficiency, and enhances overall delivery performance. The ablation study comparing single-stage and multi-stage approaches verifies the effectiveness of the proposed framework, showing that multi-stage optimization improves solution quality and operational feasibility. Furthermore, evaluations on Solomon Benchmark Problems demonstrate competitive solution quality, particularly in reducing the number of </w:t>
      </w:r>
      <w:proofErr w:type="gramStart"/>
      <w:r w:rsidRPr="005E17BC">
        <w:rPr>
          <w:rFonts w:ascii="Times New Roman" w:eastAsia="標楷體" w:hAnsi="Times New Roman" w:cs="Times New Roman"/>
        </w:rPr>
        <w:t>required vehicles</w:t>
      </w:r>
      <w:proofErr w:type="gramEnd"/>
      <w:r w:rsidRPr="005E17BC">
        <w:rPr>
          <w:rFonts w:ascii="Times New Roman" w:eastAsia="標楷體" w:hAnsi="Times New Roman" w:cs="Times New Roman"/>
        </w:rPr>
        <w:t>. These results indicate that the proposed framework effectively balances operational constraints and optimization objectives, providing practical value for real-world logistics applications.</w:t>
      </w:r>
    </w:p>
    <w:p w14:paraId="2A0208B8" w14:textId="32062F29" w:rsidR="0008751D" w:rsidRPr="005E17BC" w:rsidRDefault="000B3DC6" w:rsidP="0025528D">
      <w:pPr>
        <w:spacing w:before="240" w:line="240" w:lineRule="auto"/>
        <w:outlineLvl w:val="0"/>
        <w:rPr>
          <w:rFonts w:ascii="Times New Roman" w:eastAsia="標楷體" w:hAnsi="Times New Roman" w:cs="Times New Roman"/>
          <w:b/>
          <w:bCs/>
        </w:rPr>
      </w:pPr>
      <w:r w:rsidRPr="005E17BC">
        <w:rPr>
          <w:rFonts w:ascii="Times New Roman" w:eastAsia="標楷體" w:hAnsi="Times New Roman" w:cs="Times New Roman" w:hint="eastAsia"/>
          <w:b/>
          <w:bCs/>
        </w:rPr>
        <w:t>References</w:t>
      </w:r>
    </w:p>
    <w:p w14:paraId="3A1124DC" w14:textId="77777777" w:rsidR="003B23F1" w:rsidRPr="003B23F1" w:rsidRDefault="00EF2E81" w:rsidP="003B23F1">
      <w:pPr>
        <w:pStyle w:val="EndNoteBibliography"/>
        <w:spacing w:after="0"/>
        <w:ind w:left="720" w:hanging="720"/>
      </w:pPr>
      <w:r w:rsidRPr="005E17BC">
        <w:rPr>
          <w:rFonts w:eastAsia="標楷體"/>
          <w:b/>
          <w:bCs/>
          <w:color w:val="EE0000"/>
        </w:rPr>
        <w:fldChar w:fldCharType="begin"/>
      </w:r>
      <w:r w:rsidRPr="005E17BC">
        <w:rPr>
          <w:rFonts w:eastAsia="標楷體"/>
          <w:b/>
          <w:bCs/>
          <w:color w:val="EE0000"/>
        </w:rPr>
        <w:instrText xml:space="preserve"> ADDIN EN.REFLIST </w:instrText>
      </w:r>
      <w:r w:rsidRPr="005E17BC">
        <w:rPr>
          <w:rFonts w:eastAsia="標楷體"/>
          <w:b/>
          <w:bCs/>
          <w:color w:val="EE0000"/>
        </w:rPr>
        <w:fldChar w:fldCharType="separate"/>
      </w:r>
      <w:bookmarkStart w:id="54" w:name="_ENREF_1"/>
      <w:r w:rsidR="003B23F1" w:rsidRPr="003B23F1">
        <w:t>[1]</w:t>
      </w:r>
      <w:r w:rsidR="003B23F1" w:rsidRPr="003B23F1">
        <w:tab/>
        <w:t xml:space="preserve">P. Toth and D. Vigo, </w:t>
      </w:r>
      <w:r w:rsidR="003B23F1" w:rsidRPr="003B23F1">
        <w:rPr>
          <w:i/>
        </w:rPr>
        <w:t>The vehicle routing problem</w:t>
      </w:r>
      <w:r w:rsidR="003B23F1" w:rsidRPr="003B23F1">
        <w:t>. SIAM, 2002.</w:t>
      </w:r>
      <w:bookmarkEnd w:id="54"/>
    </w:p>
    <w:p w14:paraId="64092E0F" w14:textId="77777777" w:rsidR="003B23F1" w:rsidRPr="003B23F1" w:rsidRDefault="003B23F1" w:rsidP="003B23F1">
      <w:pPr>
        <w:pStyle w:val="EndNoteBibliography"/>
        <w:spacing w:after="0"/>
        <w:ind w:left="720" w:hanging="720"/>
      </w:pPr>
      <w:bookmarkStart w:id="55" w:name="_ENREF_2"/>
      <w:r w:rsidRPr="003B23F1">
        <w:t>[2]</w:t>
      </w:r>
      <w:r w:rsidRPr="003B23F1">
        <w:tab/>
        <w:t xml:space="preserve">J. H. Holland, "Genetic algorithms," </w:t>
      </w:r>
      <w:r w:rsidRPr="003B23F1">
        <w:rPr>
          <w:i/>
        </w:rPr>
        <w:t xml:space="preserve">Scientific American, </w:t>
      </w:r>
      <w:r w:rsidRPr="003B23F1">
        <w:t>vol. 267, no. 1, pp. 66–73, 1992.</w:t>
      </w:r>
      <w:bookmarkEnd w:id="55"/>
    </w:p>
    <w:p w14:paraId="23A7D646" w14:textId="77777777" w:rsidR="003B23F1" w:rsidRPr="003B23F1" w:rsidRDefault="003B23F1" w:rsidP="003B23F1">
      <w:pPr>
        <w:pStyle w:val="EndNoteBibliography"/>
        <w:spacing w:after="0"/>
        <w:ind w:left="720" w:hanging="720"/>
      </w:pPr>
      <w:bookmarkStart w:id="56" w:name="_ENREF_3"/>
      <w:r w:rsidRPr="003B23F1">
        <w:t>[3]</w:t>
      </w:r>
      <w:r w:rsidRPr="003B23F1">
        <w:tab/>
        <w:t xml:space="preserve">M. Dorigo, M. Birattari, and T. Stutzle, "Ant colony optimization," </w:t>
      </w:r>
      <w:r w:rsidRPr="003B23F1">
        <w:rPr>
          <w:i/>
        </w:rPr>
        <w:t xml:space="preserve">IEEE Computational Intelligence Magazine, </w:t>
      </w:r>
      <w:r w:rsidRPr="003B23F1">
        <w:t>vol. 1, no. 4, pp. 28–39, 2007.</w:t>
      </w:r>
      <w:bookmarkEnd w:id="56"/>
    </w:p>
    <w:p w14:paraId="79FBF859" w14:textId="77777777" w:rsidR="003B23F1" w:rsidRPr="003B23F1" w:rsidRDefault="003B23F1" w:rsidP="003B23F1">
      <w:pPr>
        <w:pStyle w:val="EndNoteBibliography"/>
        <w:spacing w:after="0"/>
        <w:ind w:left="720" w:hanging="720"/>
      </w:pPr>
      <w:bookmarkStart w:id="57" w:name="_ENREF_4"/>
      <w:r w:rsidRPr="003B23F1">
        <w:t>[4]</w:t>
      </w:r>
      <w:r w:rsidRPr="003B23F1">
        <w:tab/>
        <w:t xml:space="preserve">C. Blum, J. Puchinger, G. R. Raidl, and A. Roli, "Hybrid metaheuristics in combinatorial optimization: A survey," </w:t>
      </w:r>
      <w:r w:rsidRPr="003B23F1">
        <w:rPr>
          <w:i/>
        </w:rPr>
        <w:t xml:space="preserve">Applied Soft Computing, </w:t>
      </w:r>
      <w:r w:rsidRPr="003B23F1">
        <w:t>vol. 11, no. 6, pp. 4135–4151, 2011.</w:t>
      </w:r>
      <w:bookmarkEnd w:id="57"/>
    </w:p>
    <w:p w14:paraId="5E72A818" w14:textId="77777777" w:rsidR="003B23F1" w:rsidRPr="003B23F1" w:rsidRDefault="003B23F1" w:rsidP="003B23F1">
      <w:pPr>
        <w:pStyle w:val="EndNoteBibliography"/>
        <w:spacing w:after="0"/>
        <w:ind w:left="720" w:hanging="720"/>
      </w:pPr>
      <w:bookmarkStart w:id="58" w:name="_ENREF_5"/>
      <w:r w:rsidRPr="003B23F1">
        <w:t>[5]</w:t>
      </w:r>
      <w:r w:rsidRPr="003B23F1">
        <w:tab/>
        <w:t xml:space="preserve">T. K. Ralphs, L. Kopman, W. R. Pulleyblank, and L. E. Trotter, "On the capacitated vehicle routing problem," </w:t>
      </w:r>
      <w:r w:rsidRPr="003B23F1">
        <w:rPr>
          <w:i/>
        </w:rPr>
        <w:t xml:space="preserve">Mathematical Programming, </w:t>
      </w:r>
      <w:r w:rsidRPr="003B23F1">
        <w:t>vol. 94, no. 2, pp. 343–359, 2003.</w:t>
      </w:r>
      <w:bookmarkEnd w:id="58"/>
    </w:p>
    <w:p w14:paraId="1281FD2F" w14:textId="77777777" w:rsidR="003B23F1" w:rsidRPr="003B23F1" w:rsidRDefault="003B23F1" w:rsidP="003B23F1">
      <w:pPr>
        <w:pStyle w:val="EndNoteBibliography"/>
        <w:spacing w:after="0"/>
        <w:ind w:left="720" w:hanging="720"/>
      </w:pPr>
      <w:bookmarkStart w:id="59" w:name="_ENREF_6"/>
      <w:r w:rsidRPr="003B23F1">
        <w:t>[6]</w:t>
      </w:r>
      <w:r w:rsidRPr="003B23F1">
        <w:tab/>
        <w:t xml:space="preserve">K. C. Tan, L. H. Lee, Q. Zhu, and K. Ou, "Heuristic methods for vehicle routing problem with time windows," </w:t>
      </w:r>
      <w:r w:rsidRPr="003B23F1">
        <w:rPr>
          <w:i/>
        </w:rPr>
        <w:t xml:space="preserve">Artificial Intelligence in Engineering, </w:t>
      </w:r>
      <w:r w:rsidRPr="003B23F1">
        <w:t>vol. 15, no. 3, pp. 281–295, 2001.</w:t>
      </w:r>
      <w:bookmarkEnd w:id="59"/>
    </w:p>
    <w:p w14:paraId="4C236C92" w14:textId="77777777" w:rsidR="003B23F1" w:rsidRPr="003B23F1" w:rsidRDefault="003B23F1" w:rsidP="003B23F1">
      <w:pPr>
        <w:pStyle w:val="EndNoteBibliography"/>
        <w:spacing w:after="0"/>
        <w:ind w:left="720" w:hanging="720"/>
      </w:pPr>
      <w:bookmarkStart w:id="60" w:name="_ENREF_7"/>
      <w:r w:rsidRPr="003B23F1">
        <w:lastRenderedPageBreak/>
        <w:t>[7]</w:t>
      </w:r>
      <w:r w:rsidRPr="003B23F1">
        <w:tab/>
        <w:t xml:space="preserve">J. Euchi, "The vehicle routing problem with private fleet and multiple common carriers: Solution with hybrid metaheuristic algorithm," </w:t>
      </w:r>
      <w:r w:rsidRPr="003B23F1">
        <w:rPr>
          <w:i/>
        </w:rPr>
        <w:t xml:space="preserve">Vehicular Communications, </w:t>
      </w:r>
      <w:r w:rsidRPr="003B23F1">
        <w:t>vol. 9, pp. 97–108, 2017.</w:t>
      </w:r>
      <w:bookmarkEnd w:id="60"/>
    </w:p>
    <w:p w14:paraId="2024F0B9" w14:textId="77777777" w:rsidR="003B23F1" w:rsidRPr="003B23F1" w:rsidRDefault="003B23F1" w:rsidP="003B23F1">
      <w:pPr>
        <w:pStyle w:val="EndNoteBibliography"/>
        <w:spacing w:after="0"/>
        <w:ind w:left="720" w:hanging="720"/>
      </w:pPr>
      <w:bookmarkStart w:id="61" w:name="_ENREF_8"/>
      <w:r w:rsidRPr="003B23F1">
        <w:t>[8]</w:t>
      </w:r>
      <w:r w:rsidRPr="003B23F1">
        <w:tab/>
        <w:t xml:space="preserve">P. Chen, H.-k. Huang, and X.-Y. Dong, "Iterated variable neighborhood descent algorithm for the capacitated vehicle routing problem," </w:t>
      </w:r>
      <w:r w:rsidRPr="003B23F1">
        <w:rPr>
          <w:i/>
        </w:rPr>
        <w:t xml:space="preserve">Expert Systems with Applications, </w:t>
      </w:r>
      <w:r w:rsidRPr="003B23F1">
        <w:t>vol. 37, no. 2, pp. 1620–1627, 2010.</w:t>
      </w:r>
      <w:bookmarkEnd w:id="61"/>
    </w:p>
    <w:p w14:paraId="305DD0D3" w14:textId="77777777" w:rsidR="003B23F1" w:rsidRPr="003B23F1" w:rsidRDefault="003B23F1" w:rsidP="003B23F1">
      <w:pPr>
        <w:pStyle w:val="EndNoteBibliography"/>
        <w:spacing w:after="0"/>
        <w:ind w:left="720" w:hanging="720"/>
      </w:pPr>
      <w:bookmarkStart w:id="62" w:name="_ENREF_9"/>
      <w:r w:rsidRPr="003B23F1">
        <w:t>[9]</w:t>
      </w:r>
      <w:r w:rsidRPr="003B23F1">
        <w:tab/>
        <w:t xml:space="preserve">A. Duarte, N. Mladenović, J. Sánchez-Oro, and R. Todosijević, "Variable neighborhood descent," in </w:t>
      </w:r>
      <w:r w:rsidRPr="003B23F1">
        <w:rPr>
          <w:i/>
        </w:rPr>
        <w:t>Handbook of heuristics</w:t>
      </w:r>
      <w:r w:rsidRPr="003B23F1">
        <w:t>: Springer, 2025, pp. 511–539.</w:t>
      </w:r>
      <w:bookmarkEnd w:id="62"/>
    </w:p>
    <w:p w14:paraId="79F33A65" w14:textId="77777777" w:rsidR="003B23F1" w:rsidRPr="003B23F1" w:rsidRDefault="003B23F1" w:rsidP="003B23F1">
      <w:pPr>
        <w:pStyle w:val="EndNoteBibliography"/>
        <w:spacing w:after="0"/>
        <w:ind w:left="720" w:hanging="720"/>
      </w:pPr>
      <w:bookmarkStart w:id="63" w:name="_ENREF_10"/>
      <w:r w:rsidRPr="003B23F1">
        <w:t>[10]</w:t>
      </w:r>
      <w:r w:rsidRPr="003B23F1">
        <w:tab/>
        <w:t xml:space="preserve">F. Alesiani, G. Ermis, and K. Gkiotsalitis, "Constrained clustering for the capacitated vehicle routing problem (CC-CVRP)," </w:t>
      </w:r>
      <w:r w:rsidRPr="003B23F1">
        <w:rPr>
          <w:i/>
        </w:rPr>
        <w:t xml:space="preserve">Applied Artificial Intelligence, </w:t>
      </w:r>
      <w:r w:rsidRPr="003B23F1">
        <w:t>vol. 36, no. 1, p. 1995658, 2022.</w:t>
      </w:r>
      <w:bookmarkEnd w:id="63"/>
    </w:p>
    <w:p w14:paraId="3AADF663" w14:textId="77777777" w:rsidR="003B23F1" w:rsidRPr="003B23F1" w:rsidRDefault="003B23F1" w:rsidP="003B23F1">
      <w:pPr>
        <w:pStyle w:val="EndNoteBibliography"/>
        <w:spacing w:after="0"/>
        <w:ind w:left="720" w:hanging="720"/>
      </w:pPr>
      <w:bookmarkStart w:id="64" w:name="_ENREF_11"/>
      <w:r w:rsidRPr="003B23F1">
        <w:t>[11]</w:t>
      </w:r>
      <w:r w:rsidRPr="003B23F1">
        <w:tab/>
        <w:t xml:space="preserve">B. Ombuki, B. J. Ross, and F. Hanshar, "Multi-objective genetic algorithms for vehicle routing problem with time windows," </w:t>
      </w:r>
      <w:r w:rsidRPr="003B23F1">
        <w:rPr>
          <w:i/>
        </w:rPr>
        <w:t xml:space="preserve">Applied Intelligence, </w:t>
      </w:r>
      <w:r w:rsidRPr="003B23F1">
        <w:t>vol. 24, no. 1, pp. 17–30, 2006.</w:t>
      </w:r>
      <w:bookmarkEnd w:id="64"/>
    </w:p>
    <w:p w14:paraId="23661863" w14:textId="77777777" w:rsidR="003B23F1" w:rsidRPr="003B23F1" w:rsidRDefault="003B23F1" w:rsidP="003B23F1">
      <w:pPr>
        <w:pStyle w:val="EndNoteBibliography"/>
        <w:spacing w:after="0"/>
        <w:ind w:left="720" w:hanging="720"/>
      </w:pPr>
      <w:bookmarkStart w:id="65" w:name="_ENREF_12"/>
      <w:r w:rsidRPr="003B23F1">
        <w:t>[12]</w:t>
      </w:r>
      <w:r w:rsidRPr="003B23F1">
        <w:tab/>
        <w:t xml:space="preserve">A. Maroof, B. Ayvaz, and K. Naeem, "Logistics optimization using hybrid genetic algorithm (hga): A solution to the vehicle routing problem with time windows (vrptw)," </w:t>
      </w:r>
      <w:r w:rsidRPr="003B23F1">
        <w:rPr>
          <w:i/>
        </w:rPr>
        <w:t xml:space="preserve">IEEE Access, </w:t>
      </w:r>
      <w:r w:rsidRPr="003B23F1">
        <w:t>vol. 12, pp. 36974–36989, 2024.</w:t>
      </w:r>
      <w:bookmarkEnd w:id="65"/>
    </w:p>
    <w:p w14:paraId="6C38ABC8" w14:textId="0EA82068" w:rsidR="003B23F1" w:rsidRPr="003B23F1" w:rsidRDefault="003B23F1" w:rsidP="003B23F1">
      <w:pPr>
        <w:pStyle w:val="EndNoteBibliography"/>
        <w:spacing w:after="0"/>
        <w:ind w:left="720" w:hanging="720"/>
      </w:pPr>
      <w:bookmarkStart w:id="66" w:name="_ENREF_13"/>
      <w:r w:rsidRPr="003B23F1">
        <w:t>[13]</w:t>
      </w:r>
      <w:r w:rsidRPr="003B23F1">
        <w:tab/>
      </w:r>
      <w:r w:rsidRPr="003B23F1">
        <w:rPr>
          <w:i/>
        </w:rPr>
        <w:t>Solomon's Benchmark Problems</w:t>
      </w:r>
      <w:r w:rsidRPr="003B23F1">
        <w:t xml:space="preserve">. [Online]. Available: </w:t>
      </w:r>
      <w:hyperlink r:id="rId15" w:history="1">
        <w:r w:rsidRPr="003B23F1">
          <w:rPr>
            <w:rStyle w:val="af4"/>
          </w:rPr>
          <w:t>https://www.sintef.no/projectweb/top/</w:t>
        </w:r>
        <w:bookmarkEnd w:id="66"/>
      </w:hyperlink>
    </w:p>
    <w:p w14:paraId="3D20B2A3" w14:textId="77777777" w:rsidR="003B23F1" w:rsidRPr="003B23F1" w:rsidRDefault="003B23F1" w:rsidP="003B23F1">
      <w:pPr>
        <w:pStyle w:val="EndNoteBibliography"/>
        <w:spacing w:after="0"/>
        <w:ind w:left="720" w:hanging="720"/>
      </w:pPr>
      <w:bookmarkStart w:id="67" w:name="_ENREF_14"/>
      <w:r w:rsidRPr="003B23F1">
        <w:t>[14]</w:t>
      </w:r>
      <w:r w:rsidRPr="003B23F1">
        <w:tab/>
        <w:t xml:space="preserve">Y. Zhang and J. Li, "A hybrid heuristic harmony search algorithm for the vehicle routing problem with time windows," </w:t>
      </w:r>
      <w:r w:rsidRPr="003B23F1">
        <w:rPr>
          <w:i/>
        </w:rPr>
        <w:t xml:space="preserve">IEEE Access, </w:t>
      </w:r>
      <w:r w:rsidRPr="003B23F1">
        <w:t>vol. 12, pp. 42083–42095, 2024.</w:t>
      </w:r>
      <w:bookmarkEnd w:id="67"/>
    </w:p>
    <w:p w14:paraId="0185C1AA" w14:textId="77777777" w:rsidR="003B23F1" w:rsidRPr="003B23F1" w:rsidRDefault="003B23F1" w:rsidP="003B23F1">
      <w:pPr>
        <w:pStyle w:val="EndNoteBibliography"/>
        <w:spacing w:after="0"/>
        <w:ind w:left="720" w:hanging="720"/>
      </w:pPr>
      <w:bookmarkStart w:id="68" w:name="_ENREF_15"/>
      <w:r w:rsidRPr="003B23F1">
        <w:t>[15]</w:t>
      </w:r>
      <w:r w:rsidRPr="003B23F1">
        <w:tab/>
        <w:t xml:space="preserve">J.-F. Côté and J.-Y. Potvin, "A tabu search heuristic for the vehicle routing problem with private fleet and common carrier," </w:t>
      </w:r>
      <w:r w:rsidRPr="003B23F1">
        <w:rPr>
          <w:i/>
        </w:rPr>
        <w:t xml:space="preserve">European Journal of Operational Research, </w:t>
      </w:r>
      <w:r w:rsidRPr="003B23F1">
        <w:t>vol. 198, no. 2, pp. 464–469, 2009.</w:t>
      </w:r>
      <w:bookmarkEnd w:id="68"/>
    </w:p>
    <w:p w14:paraId="24A5DE69" w14:textId="77777777" w:rsidR="003B23F1" w:rsidRPr="003B23F1" w:rsidRDefault="003B23F1" w:rsidP="003B23F1">
      <w:pPr>
        <w:pStyle w:val="EndNoteBibliography"/>
        <w:spacing w:after="0"/>
        <w:ind w:left="720" w:hanging="720"/>
      </w:pPr>
      <w:bookmarkStart w:id="69" w:name="_ENREF_16"/>
      <w:r w:rsidRPr="003B23F1">
        <w:t>[16]</w:t>
      </w:r>
      <w:r w:rsidRPr="003B23F1">
        <w:tab/>
        <w:t xml:space="preserve">M.-C. Bolduc, J. Renaud, F. Boctor, and G. Laporte, "A perturbation metaheuristic for the vehicle routing problem with private fleet and common carriers," </w:t>
      </w:r>
      <w:r w:rsidRPr="003B23F1">
        <w:rPr>
          <w:i/>
        </w:rPr>
        <w:t xml:space="preserve">Journal of the Operational Research Society, </w:t>
      </w:r>
      <w:r w:rsidRPr="003B23F1">
        <w:t>vol. 59, no. 6, pp. 776–787, 2008.</w:t>
      </w:r>
      <w:bookmarkEnd w:id="69"/>
    </w:p>
    <w:p w14:paraId="79729894" w14:textId="77777777" w:rsidR="003B23F1" w:rsidRPr="003B23F1" w:rsidRDefault="003B23F1" w:rsidP="003B23F1">
      <w:pPr>
        <w:pStyle w:val="EndNoteBibliography"/>
        <w:spacing w:after="0"/>
        <w:ind w:left="720" w:hanging="720"/>
      </w:pPr>
      <w:bookmarkStart w:id="70" w:name="_ENREF_17"/>
      <w:r w:rsidRPr="003B23F1">
        <w:t>[17]</w:t>
      </w:r>
      <w:r w:rsidRPr="003B23F1">
        <w:tab/>
        <w:t xml:space="preserve">S. Mirjalili, "Genetic algorithm," in </w:t>
      </w:r>
      <w:r w:rsidRPr="003B23F1">
        <w:rPr>
          <w:i/>
        </w:rPr>
        <w:t>Evolutionary algorithms and neural networks: theory and applications</w:t>
      </w:r>
      <w:r w:rsidRPr="003B23F1">
        <w:t>: Springer, 2018, pp. 43–55.</w:t>
      </w:r>
      <w:bookmarkEnd w:id="70"/>
    </w:p>
    <w:p w14:paraId="0B0FA155" w14:textId="77777777" w:rsidR="003B23F1" w:rsidRPr="003B23F1" w:rsidRDefault="003B23F1" w:rsidP="003B23F1">
      <w:pPr>
        <w:pStyle w:val="EndNoteBibliography"/>
        <w:spacing w:after="0"/>
        <w:ind w:left="720" w:hanging="720"/>
      </w:pPr>
      <w:bookmarkStart w:id="71" w:name="_ENREF_18"/>
      <w:r w:rsidRPr="003B23F1">
        <w:t>[18]</w:t>
      </w:r>
      <w:r w:rsidRPr="003B23F1">
        <w:tab/>
        <w:t xml:space="preserve">S. Katoch, S. S. Chauhan, and V. Kumar, "A review on genetic algorithm: past, present, and future," </w:t>
      </w:r>
      <w:r w:rsidRPr="003B23F1">
        <w:rPr>
          <w:i/>
        </w:rPr>
        <w:t xml:space="preserve">Multimedia Tools and Applications, </w:t>
      </w:r>
      <w:r w:rsidRPr="003B23F1">
        <w:t>vol. 80, no. 5, pp. 8091–8126, 2021.</w:t>
      </w:r>
      <w:bookmarkEnd w:id="71"/>
    </w:p>
    <w:p w14:paraId="335C9293" w14:textId="77777777" w:rsidR="003B23F1" w:rsidRPr="003B23F1" w:rsidRDefault="003B23F1" w:rsidP="003B23F1">
      <w:pPr>
        <w:pStyle w:val="EndNoteBibliography"/>
        <w:spacing w:after="0"/>
        <w:ind w:left="720" w:hanging="720"/>
      </w:pPr>
      <w:bookmarkStart w:id="72" w:name="_ENREF_19"/>
      <w:r w:rsidRPr="003B23F1">
        <w:t>[19]</w:t>
      </w:r>
      <w:r w:rsidRPr="003B23F1">
        <w:tab/>
        <w:t xml:space="preserve">M. Srinivas and L. M. Patnaik, "Genetic algorithms: A survey," </w:t>
      </w:r>
      <w:r w:rsidRPr="003B23F1">
        <w:rPr>
          <w:i/>
        </w:rPr>
        <w:t xml:space="preserve">Computer, </w:t>
      </w:r>
      <w:r w:rsidRPr="003B23F1">
        <w:t>vol. 27, no. 6, pp. 17–26, 2002.</w:t>
      </w:r>
      <w:bookmarkEnd w:id="72"/>
    </w:p>
    <w:p w14:paraId="39258ECC" w14:textId="77777777" w:rsidR="003B23F1" w:rsidRPr="003B23F1" w:rsidRDefault="003B23F1" w:rsidP="003B23F1">
      <w:pPr>
        <w:pStyle w:val="EndNoteBibliography"/>
        <w:spacing w:after="0"/>
        <w:ind w:left="720" w:hanging="720"/>
      </w:pPr>
      <w:bookmarkStart w:id="73" w:name="_ENREF_20"/>
      <w:r w:rsidRPr="003B23F1">
        <w:t>[20]</w:t>
      </w:r>
      <w:r w:rsidRPr="003B23F1">
        <w:tab/>
        <w:t xml:space="preserve">P. C. Chu and J. E. Beasley, "A genetic algorithm for the multidimensional knapsack problem," </w:t>
      </w:r>
      <w:r w:rsidRPr="003B23F1">
        <w:rPr>
          <w:i/>
        </w:rPr>
        <w:t xml:space="preserve">Journal of Heuristics, </w:t>
      </w:r>
      <w:r w:rsidRPr="003B23F1">
        <w:t>vol. 4, no. 1, pp. 63–86, 1998.</w:t>
      </w:r>
      <w:bookmarkEnd w:id="73"/>
    </w:p>
    <w:p w14:paraId="58216E73" w14:textId="77777777" w:rsidR="003B23F1" w:rsidRPr="003B23F1" w:rsidRDefault="003B23F1" w:rsidP="003B23F1">
      <w:pPr>
        <w:pStyle w:val="EndNoteBibliography"/>
        <w:spacing w:after="0"/>
        <w:ind w:left="720" w:hanging="720"/>
      </w:pPr>
      <w:bookmarkStart w:id="74" w:name="_ENREF_21"/>
      <w:r w:rsidRPr="003B23F1">
        <w:t>[21]</w:t>
      </w:r>
      <w:r w:rsidRPr="003B23F1">
        <w:tab/>
        <w:t xml:space="preserve">M. A. Potter and K. A. De Jong, "A cooperative coevolutionary approach to function optimization," in </w:t>
      </w:r>
      <w:r w:rsidRPr="003B23F1">
        <w:rPr>
          <w:i/>
        </w:rPr>
        <w:t>International conference on parallel problem solving from nature</w:t>
      </w:r>
      <w:r w:rsidRPr="003B23F1">
        <w:t xml:space="preserve">, 1994: Springer, pp. 249–257. </w:t>
      </w:r>
      <w:bookmarkEnd w:id="74"/>
    </w:p>
    <w:p w14:paraId="7C47D8EC" w14:textId="77777777" w:rsidR="003B23F1" w:rsidRPr="003B23F1" w:rsidRDefault="003B23F1" w:rsidP="003B23F1">
      <w:pPr>
        <w:pStyle w:val="EndNoteBibliography"/>
        <w:spacing w:after="0"/>
        <w:ind w:left="720" w:hanging="720"/>
      </w:pPr>
      <w:bookmarkStart w:id="75" w:name="_ENREF_22"/>
      <w:r w:rsidRPr="003B23F1">
        <w:t>[22]</w:t>
      </w:r>
      <w:r w:rsidRPr="003B23F1">
        <w:tab/>
        <w:t>X. Ma</w:t>
      </w:r>
      <w:r w:rsidRPr="003B23F1">
        <w:rPr>
          <w:i/>
        </w:rPr>
        <w:t xml:space="preserve"> et al.</w:t>
      </w:r>
      <w:r w:rsidRPr="003B23F1">
        <w:t xml:space="preserve">, "A survey on cooperative co-evolutionary algorithms," </w:t>
      </w:r>
      <w:r w:rsidRPr="003B23F1">
        <w:rPr>
          <w:i/>
        </w:rPr>
        <w:t xml:space="preserve">IEEE Transactions on Evolutionary Computation, </w:t>
      </w:r>
      <w:r w:rsidRPr="003B23F1">
        <w:t>vol. 23, no. 3, pp. 421–441, 2018.</w:t>
      </w:r>
      <w:bookmarkEnd w:id="75"/>
    </w:p>
    <w:p w14:paraId="308D0458" w14:textId="77777777" w:rsidR="003B23F1" w:rsidRPr="003B23F1" w:rsidRDefault="003B23F1" w:rsidP="003B23F1">
      <w:pPr>
        <w:pStyle w:val="EndNoteBibliography"/>
        <w:spacing w:after="0"/>
        <w:ind w:left="720" w:hanging="720"/>
      </w:pPr>
      <w:bookmarkStart w:id="76" w:name="_ENREF_23"/>
      <w:r w:rsidRPr="003B23F1">
        <w:lastRenderedPageBreak/>
        <w:t>[23]</w:t>
      </w:r>
      <w:r w:rsidRPr="003B23F1">
        <w:tab/>
        <w:t xml:space="preserve">A. P. Adedigba, Z. Guo, R. Mallipeddi, and H. Lee, "Cooperative Coevolutionary Genetic Algorithm for Multirobot Task Scheduling in Antarctica region," </w:t>
      </w:r>
      <w:r w:rsidRPr="003B23F1">
        <w:rPr>
          <w:i/>
        </w:rPr>
        <w:t xml:space="preserve">Swarm and Evolutionary Computation, </w:t>
      </w:r>
      <w:r w:rsidRPr="003B23F1">
        <w:t>vol. 99, p. 102199, 2025.</w:t>
      </w:r>
      <w:bookmarkEnd w:id="76"/>
    </w:p>
    <w:p w14:paraId="0347F20E" w14:textId="77777777" w:rsidR="003B23F1" w:rsidRPr="003B23F1" w:rsidRDefault="003B23F1" w:rsidP="003B23F1">
      <w:pPr>
        <w:pStyle w:val="EndNoteBibliography"/>
        <w:spacing w:after="0"/>
        <w:ind w:left="720" w:hanging="720"/>
      </w:pPr>
      <w:bookmarkStart w:id="77" w:name="_ENREF_24"/>
      <w:r w:rsidRPr="003B23F1">
        <w:t>[24]</w:t>
      </w:r>
      <w:r w:rsidRPr="003B23F1">
        <w:tab/>
        <w:t>L. M. Gambardella, É. Taillard, and G. Agazzi, "MACS-VRPTW: A multiple ant colony system for vehicle routing problems with time windows," ed: Istituto Dalle Molle Di Studi Sull Intelligenza Artificiale, 1999.</w:t>
      </w:r>
      <w:bookmarkEnd w:id="77"/>
    </w:p>
    <w:p w14:paraId="5F08D9F8" w14:textId="77777777" w:rsidR="003B23F1" w:rsidRPr="003B23F1" w:rsidRDefault="003B23F1" w:rsidP="003B23F1">
      <w:pPr>
        <w:pStyle w:val="EndNoteBibliography"/>
        <w:spacing w:after="0"/>
        <w:ind w:left="720" w:hanging="720"/>
      </w:pPr>
      <w:bookmarkStart w:id="78" w:name="_ENREF_25"/>
      <w:r w:rsidRPr="003B23F1">
        <w:t>[25]</w:t>
      </w:r>
      <w:r w:rsidRPr="003B23F1">
        <w:tab/>
        <w:t xml:space="preserve">J. E. Bell and P. R. McMullen, "Ant colony optimization techniques for the vehicle routing problem," </w:t>
      </w:r>
      <w:r w:rsidRPr="003B23F1">
        <w:rPr>
          <w:i/>
        </w:rPr>
        <w:t xml:space="preserve">Advanced Engineering Informatics, </w:t>
      </w:r>
      <w:r w:rsidRPr="003B23F1">
        <w:t>vol. 18, no. 1, pp. 41–48, 2004.</w:t>
      </w:r>
      <w:bookmarkEnd w:id="78"/>
    </w:p>
    <w:p w14:paraId="26F2AC02" w14:textId="77777777" w:rsidR="003B23F1" w:rsidRPr="003B23F1" w:rsidRDefault="003B23F1" w:rsidP="003B23F1">
      <w:pPr>
        <w:pStyle w:val="EndNoteBibliography"/>
        <w:spacing w:after="0"/>
        <w:ind w:left="720" w:hanging="720"/>
      </w:pPr>
      <w:bookmarkStart w:id="79" w:name="_ENREF_26"/>
      <w:r w:rsidRPr="003B23F1">
        <w:t>[26]</w:t>
      </w:r>
      <w:r w:rsidRPr="003B23F1">
        <w:tab/>
        <w:t xml:space="preserve">Q. Ding, X. Hu, L. Sun, and Y. Wang, "An improved ant colony optimization and its application to vehicle routing problem with time windows," </w:t>
      </w:r>
      <w:r w:rsidRPr="003B23F1">
        <w:rPr>
          <w:i/>
        </w:rPr>
        <w:t xml:space="preserve">Neurocomputing, </w:t>
      </w:r>
      <w:r w:rsidRPr="003B23F1">
        <w:t>vol. 98, pp. 101–107, 2012.</w:t>
      </w:r>
      <w:bookmarkEnd w:id="79"/>
    </w:p>
    <w:p w14:paraId="19354BC6" w14:textId="77777777" w:rsidR="003B23F1" w:rsidRPr="003B23F1" w:rsidRDefault="003B23F1" w:rsidP="003B23F1">
      <w:pPr>
        <w:pStyle w:val="EndNoteBibliography"/>
        <w:spacing w:after="0"/>
        <w:ind w:left="720" w:hanging="720"/>
      </w:pPr>
      <w:bookmarkStart w:id="80" w:name="_ENREF_27"/>
      <w:r w:rsidRPr="003B23F1">
        <w:t>[27]</w:t>
      </w:r>
      <w:r w:rsidRPr="003B23F1">
        <w:tab/>
        <w:t xml:space="preserve">J. C. Molina, J. L. Salmeron, and I. Eguia, "An ACS-based memetic algorithm for the heterogeneous vehicle routing problem with time windows," </w:t>
      </w:r>
      <w:r w:rsidRPr="003B23F1">
        <w:rPr>
          <w:i/>
        </w:rPr>
        <w:t xml:space="preserve">Expert Systems with Applications, </w:t>
      </w:r>
      <w:r w:rsidRPr="003B23F1">
        <w:t>vol. 157, p. 113379, 2020.</w:t>
      </w:r>
      <w:bookmarkEnd w:id="80"/>
    </w:p>
    <w:p w14:paraId="711F67B1" w14:textId="77777777" w:rsidR="003B23F1" w:rsidRPr="003B23F1" w:rsidRDefault="003B23F1" w:rsidP="003B23F1">
      <w:pPr>
        <w:pStyle w:val="EndNoteBibliography"/>
        <w:spacing w:after="0"/>
        <w:ind w:left="720" w:hanging="720"/>
      </w:pPr>
      <w:bookmarkStart w:id="81" w:name="_ENREF_28"/>
      <w:r w:rsidRPr="003B23F1">
        <w:t>[28]</w:t>
      </w:r>
      <w:r w:rsidRPr="003B23F1">
        <w:tab/>
        <w:t xml:space="preserve">N. Frías, F. Johnson, and C. Valle, "Hybrid algorithms for energy minimizing vehicle routing problem: Integrating clusterization and ant colony optimization," </w:t>
      </w:r>
      <w:r w:rsidRPr="003B23F1">
        <w:rPr>
          <w:i/>
        </w:rPr>
        <w:t xml:space="preserve">IEEE Access, </w:t>
      </w:r>
      <w:r w:rsidRPr="003B23F1">
        <w:t>vol. 11, pp. 125800–125821, 2023.</w:t>
      </w:r>
      <w:bookmarkEnd w:id="81"/>
    </w:p>
    <w:p w14:paraId="2A04FA9F" w14:textId="77777777" w:rsidR="003B23F1" w:rsidRPr="003B23F1" w:rsidRDefault="003B23F1" w:rsidP="003B23F1">
      <w:pPr>
        <w:pStyle w:val="EndNoteBibliography"/>
        <w:ind w:left="720" w:hanging="720"/>
      </w:pPr>
      <w:bookmarkStart w:id="82" w:name="_ENREF_29"/>
      <w:r w:rsidRPr="003B23F1">
        <w:t>[29]</w:t>
      </w:r>
      <w:r w:rsidRPr="003B23F1">
        <w:tab/>
        <w:t xml:space="preserve">L. Jiao, Z. Peng, L. Xi, M. Guo, S. Ding, and Y. Wei, "A multi-stage heuristic algorithm based on task grouping for vehicle routing problem with energy constraint in disasters," </w:t>
      </w:r>
      <w:r w:rsidRPr="003B23F1">
        <w:rPr>
          <w:i/>
        </w:rPr>
        <w:t xml:space="preserve">Expert systems with Applications, </w:t>
      </w:r>
      <w:r w:rsidRPr="003B23F1">
        <w:t>vol. 212, p. 118740, 2023.</w:t>
      </w:r>
      <w:bookmarkEnd w:id="82"/>
    </w:p>
    <w:p w14:paraId="2AD4F640" w14:textId="2B7B0895" w:rsidR="00201772" w:rsidRPr="005E17BC" w:rsidRDefault="00EF2E81" w:rsidP="00450C2E">
      <w:pPr>
        <w:spacing w:after="0" w:line="240" w:lineRule="auto"/>
        <w:rPr>
          <w:rFonts w:ascii="Times New Roman" w:eastAsia="標楷體" w:hAnsi="Times New Roman" w:cs="Times New Roman"/>
          <w:b/>
          <w:bCs/>
          <w:color w:val="EE0000"/>
        </w:rPr>
      </w:pPr>
      <w:r w:rsidRPr="005E17BC">
        <w:rPr>
          <w:rFonts w:ascii="Times New Roman" w:eastAsia="標楷體" w:hAnsi="Times New Roman" w:cs="Times New Roman"/>
          <w:b/>
          <w:bCs/>
          <w:color w:val="EE0000"/>
        </w:rPr>
        <w:fldChar w:fldCharType="end"/>
      </w:r>
    </w:p>
    <w:sectPr w:rsidR="00201772" w:rsidRPr="005E17BC" w:rsidSect="00A756F0">
      <w:footerReference w:type="default" r:id="rId16"/>
      <w:pgSz w:w="11906" w:h="16838"/>
      <w:pgMar w:top="1418" w:right="1134" w:bottom="1559" w:left="1134"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B1618" w14:textId="77777777" w:rsidR="005C64AA" w:rsidRDefault="005C64AA" w:rsidP="00287E57">
      <w:pPr>
        <w:spacing w:after="0" w:line="240" w:lineRule="auto"/>
      </w:pPr>
      <w:r>
        <w:separator/>
      </w:r>
    </w:p>
  </w:endnote>
  <w:endnote w:type="continuationSeparator" w:id="0">
    <w:p w14:paraId="1DB268E0" w14:textId="77777777" w:rsidR="005C64AA" w:rsidRDefault="005C64AA" w:rsidP="0028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00546347"/>
      <w:docPartObj>
        <w:docPartGallery w:val="Page Numbers (Bottom of Page)"/>
        <w:docPartUnique/>
      </w:docPartObj>
    </w:sdtPr>
    <w:sdtContent>
      <w:p w14:paraId="57EC24EF" w14:textId="4F19F375" w:rsidR="00697BC7" w:rsidRPr="00DC4D2A" w:rsidRDefault="00A474A9" w:rsidP="00A474A9">
        <w:pPr>
          <w:pStyle w:val="af1"/>
          <w:jc w:val="center"/>
          <w:rPr>
            <w:rFonts w:ascii="Times New Roman" w:hAnsi="Times New Roman" w:cs="Times New Roman"/>
          </w:rPr>
        </w:pPr>
        <w:r w:rsidRPr="00DC4D2A">
          <w:rPr>
            <w:rFonts w:ascii="Times New Roman" w:hAnsi="Times New Roman" w:cs="Times New Roman"/>
          </w:rPr>
          <w:fldChar w:fldCharType="begin"/>
        </w:r>
        <w:r w:rsidRPr="00DC4D2A">
          <w:rPr>
            <w:rFonts w:ascii="Times New Roman" w:hAnsi="Times New Roman" w:cs="Times New Roman"/>
          </w:rPr>
          <w:instrText>PAGE   \* MERGEFORMAT</w:instrText>
        </w:r>
        <w:r w:rsidRPr="00DC4D2A">
          <w:rPr>
            <w:rFonts w:ascii="Times New Roman" w:hAnsi="Times New Roman" w:cs="Times New Roman"/>
          </w:rPr>
          <w:fldChar w:fldCharType="separate"/>
        </w:r>
        <w:r w:rsidRPr="00DC4D2A">
          <w:rPr>
            <w:rFonts w:ascii="Times New Roman" w:hAnsi="Times New Roman" w:cs="Times New Roman"/>
            <w:lang w:val="zh-TW"/>
          </w:rPr>
          <w:t>2</w:t>
        </w:r>
        <w:r w:rsidRPr="00DC4D2A">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15C7E" w14:textId="77777777" w:rsidR="005C64AA" w:rsidRDefault="005C64AA" w:rsidP="00287E57">
      <w:pPr>
        <w:spacing w:after="0" w:line="240" w:lineRule="auto"/>
      </w:pPr>
      <w:r>
        <w:separator/>
      </w:r>
    </w:p>
  </w:footnote>
  <w:footnote w:type="continuationSeparator" w:id="0">
    <w:p w14:paraId="00240D6D" w14:textId="77777777" w:rsidR="005C64AA" w:rsidRDefault="005C64AA" w:rsidP="00287E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A9E"/>
    <w:multiLevelType w:val="hybridMultilevel"/>
    <w:tmpl w:val="A13E51F4"/>
    <w:lvl w:ilvl="0" w:tplc="3488B13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029E21F8"/>
    <w:multiLevelType w:val="multilevel"/>
    <w:tmpl w:val="AABEEA3C"/>
    <w:lvl w:ilvl="0">
      <w:start w:val="1"/>
      <w:numFmt w:val="decimal"/>
      <w:lvlText w:val="%1."/>
      <w:lvlJc w:val="left"/>
      <w:pPr>
        <w:ind w:left="360" w:hanging="360"/>
      </w:pPr>
      <w:rPr>
        <w:rFonts w:hint="default"/>
      </w:rPr>
    </w:lvl>
    <w:lvl w:ilvl="1">
      <w:start w:val="3"/>
      <w:numFmt w:val="decimal"/>
      <w:isLgl/>
      <w:lvlText w:val="%1.%2"/>
      <w:lvlJc w:val="left"/>
      <w:pPr>
        <w:ind w:left="645" w:hanging="64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4822AB4"/>
    <w:multiLevelType w:val="multilevel"/>
    <w:tmpl w:val="FFFFFFFF"/>
    <w:lvl w:ilvl="0">
      <w:start w:val="1"/>
      <w:numFmt w:val="decimal"/>
      <w:lvlText w:val="%1."/>
      <w:lvlJc w:val="left"/>
      <w:pPr>
        <w:ind w:left="720" w:hanging="360"/>
      </w:pPr>
      <w:rPr>
        <w:rFonts w:cs="Times New Roman" w:hint="default"/>
      </w:rPr>
    </w:lvl>
    <w:lvl w:ilvl="1">
      <w:start w:val="1"/>
      <w:numFmt w:val="lowerLetter"/>
      <w:lvlText w:val="%2)"/>
      <w:lvlJc w:val="left"/>
      <w:pPr>
        <w:ind w:left="1200" w:hanging="420"/>
      </w:pPr>
      <w:rPr>
        <w:rFonts w:cs="Times New Roman"/>
      </w:rPr>
    </w:lvl>
    <w:lvl w:ilvl="2">
      <w:start w:val="1"/>
      <w:numFmt w:val="lowerRoman"/>
      <w:lvlText w:val="%3."/>
      <w:lvlJc w:val="right"/>
      <w:pPr>
        <w:ind w:left="1620" w:hanging="420"/>
      </w:pPr>
      <w:rPr>
        <w:rFonts w:cs="Times New Roman"/>
      </w:rPr>
    </w:lvl>
    <w:lvl w:ilvl="3">
      <w:start w:val="1"/>
      <w:numFmt w:val="decimal"/>
      <w:lvlText w:val="%4."/>
      <w:lvlJc w:val="left"/>
      <w:pPr>
        <w:ind w:left="2040" w:hanging="420"/>
      </w:pPr>
      <w:rPr>
        <w:rFonts w:cs="Times New Roman"/>
      </w:rPr>
    </w:lvl>
    <w:lvl w:ilvl="4">
      <w:start w:val="1"/>
      <w:numFmt w:val="lowerLetter"/>
      <w:lvlText w:val="%5)"/>
      <w:lvlJc w:val="left"/>
      <w:pPr>
        <w:ind w:left="2460" w:hanging="420"/>
      </w:pPr>
      <w:rPr>
        <w:rFonts w:cs="Times New Roman"/>
      </w:rPr>
    </w:lvl>
    <w:lvl w:ilvl="5">
      <w:start w:val="1"/>
      <w:numFmt w:val="lowerRoman"/>
      <w:lvlText w:val="%6."/>
      <w:lvlJc w:val="right"/>
      <w:pPr>
        <w:ind w:left="2880" w:hanging="420"/>
      </w:pPr>
      <w:rPr>
        <w:rFonts w:cs="Times New Roman"/>
      </w:rPr>
    </w:lvl>
    <w:lvl w:ilvl="6">
      <w:start w:val="1"/>
      <w:numFmt w:val="decimal"/>
      <w:lvlText w:val="%7."/>
      <w:lvlJc w:val="left"/>
      <w:pPr>
        <w:ind w:left="3300" w:hanging="420"/>
      </w:pPr>
      <w:rPr>
        <w:rFonts w:cs="Times New Roman"/>
      </w:rPr>
    </w:lvl>
    <w:lvl w:ilvl="7">
      <w:start w:val="1"/>
      <w:numFmt w:val="lowerLetter"/>
      <w:lvlText w:val="%8)"/>
      <w:lvlJc w:val="left"/>
      <w:pPr>
        <w:ind w:left="3720" w:hanging="420"/>
      </w:pPr>
      <w:rPr>
        <w:rFonts w:cs="Times New Roman"/>
      </w:rPr>
    </w:lvl>
    <w:lvl w:ilvl="8">
      <w:start w:val="1"/>
      <w:numFmt w:val="lowerRoman"/>
      <w:lvlText w:val="%9."/>
      <w:lvlJc w:val="right"/>
      <w:pPr>
        <w:ind w:left="4140" w:hanging="420"/>
      </w:pPr>
      <w:rPr>
        <w:rFonts w:cs="Times New Roman"/>
      </w:rPr>
    </w:lvl>
  </w:abstractNum>
  <w:abstractNum w:abstractNumId="3" w15:restartNumberingAfterBreak="0">
    <w:nsid w:val="071B4B55"/>
    <w:multiLevelType w:val="multilevel"/>
    <w:tmpl w:val="73CA8772"/>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08206985"/>
    <w:multiLevelType w:val="multilevel"/>
    <w:tmpl w:val="ACB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638FE"/>
    <w:multiLevelType w:val="hybridMultilevel"/>
    <w:tmpl w:val="3F7CE528"/>
    <w:lvl w:ilvl="0" w:tplc="F630559A">
      <w:start w:val="1"/>
      <w:numFmt w:val="bullet"/>
      <w:lvlText w:val="•"/>
      <w:lvlJc w:val="left"/>
      <w:pPr>
        <w:tabs>
          <w:tab w:val="num" w:pos="720"/>
        </w:tabs>
        <w:ind w:left="720" w:hanging="360"/>
      </w:pPr>
      <w:rPr>
        <w:rFonts w:ascii="Arial" w:hAnsi="Arial" w:hint="default"/>
      </w:rPr>
    </w:lvl>
    <w:lvl w:ilvl="1" w:tplc="83B4278C">
      <w:start w:val="1"/>
      <w:numFmt w:val="bullet"/>
      <w:lvlText w:val="•"/>
      <w:lvlJc w:val="left"/>
      <w:pPr>
        <w:tabs>
          <w:tab w:val="num" w:pos="1440"/>
        </w:tabs>
        <w:ind w:left="1440" w:hanging="360"/>
      </w:pPr>
      <w:rPr>
        <w:rFonts w:ascii="Arial" w:hAnsi="Arial" w:hint="default"/>
      </w:rPr>
    </w:lvl>
    <w:lvl w:ilvl="2" w:tplc="75A253E8" w:tentative="1">
      <w:start w:val="1"/>
      <w:numFmt w:val="bullet"/>
      <w:lvlText w:val="•"/>
      <w:lvlJc w:val="left"/>
      <w:pPr>
        <w:tabs>
          <w:tab w:val="num" w:pos="2160"/>
        </w:tabs>
        <w:ind w:left="2160" w:hanging="360"/>
      </w:pPr>
      <w:rPr>
        <w:rFonts w:ascii="Arial" w:hAnsi="Arial" w:hint="default"/>
      </w:rPr>
    </w:lvl>
    <w:lvl w:ilvl="3" w:tplc="85C672A0" w:tentative="1">
      <w:start w:val="1"/>
      <w:numFmt w:val="bullet"/>
      <w:lvlText w:val="•"/>
      <w:lvlJc w:val="left"/>
      <w:pPr>
        <w:tabs>
          <w:tab w:val="num" w:pos="2880"/>
        </w:tabs>
        <w:ind w:left="2880" w:hanging="360"/>
      </w:pPr>
      <w:rPr>
        <w:rFonts w:ascii="Arial" w:hAnsi="Arial" w:hint="default"/>
      </w:rPr>
    </w:lvl>
    <w:lvl w:ilvl="4" w:tplc="F1DC3AB8" w:tentative="1">
      <w:start w:val="1"/>
      <w:numFmt w:val="bullet"/>
      <w:lvlText w:val="•"/>
      <w:lvlJc w:val="left"/>
      <w:pPr>
        <w:tabs>
          <w:tab w:val="num" w:pos="3600"/>
        </w:tabs>
        <w:ind w:left="3600" w:hanging="360"/>
      </w:pPr>
      <w:rPr>
        <w:rFonts w:ascii="Arial" w:hAnsi="Arial" w:hint="default"/>
      </w:rPr>
    </w:lvl>
    <w:lvl w:ilvl="5" w:tplc="27B8367C" w:tentative="1">
      <w:start w:val="1"/>
      <w:numFmt w:val="bullet"/>
      <w:lvlText w:val="•"/>
      <w:lvlJc w:val="left"/>
      <w:pPr>
        <w:tabs>
          <w:tab w:val="num" w:pos="4320"/>
        </w:tabs>
        <w:ind w:left="4320" w:hanging="360"/>
      </w:pPr>
      <w:rPr>
        <w:rFonts w:ascii="Arial" w:hAnsi="Arial" w:hint="default"/>
      </w:rPr>
    </w:lvl>
    <w:lvl w:ilvl="6" w:tplc="7D18838A" w:tentative="1">
      <w:start w:val="1"/>
      <w:numFmt w:val="bullet"/>
      <w:lvlText w:val="•"/>
      <w:lvlJc w:val="left"/>
      <w:pPr>
        <w:tabs>
          <w:tab w:val="num" w:pos="5040"/>
        </w:tabs>
        <w:ind w:left="5040" w:hanging="360"/>
      </w:pPr>
      <w:rPr>
        <w:rFonts w:ascii="Arial" w:hAnsi="Arial" w:hint="default"/>
      </w:rPr>
    </w:lvl>
    <w:lvl w:ilvl="7" w:tplc="B06EEA84" w:tentative="1">
      <w:start w:val="1"/>
      <w:numFmt w:val="bullet"/>
      <w:lvlText w:val="•"/>
      <w:lvlJc w:val="left"/>
      <w:pPr>
        <w:tabs>
          <w:tab w:val="num" w:pos="5760"/>
        </w:tabs>
        <w:ind w:left="5760" w:hanging="360"/>
      </w:pPr>
      <w:rPr>
        <w:rFonts w:ascii="Arial" w:hAnsi="Arial" w:hint="default"/>
      </w:rPr>
    </w:lvl>
    <w:lvl w:ilvl="8" w:tplc="80FE362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EEA3379"/>
    <w:multiLevelType w:val="hybridMultilevel"/>
    <w:tmpl w:val="75664276"/>
    <w:lvl w:ilvl="0" w:tplc="EBDE588C">
      <w:start w:val="1"/>
      <w:numFmt w:val="decimal"/>
      <w:lvlText w:val="(%1)"/>
      <w:lvlJc w:val="left"/>
      <w:pPr>
        <w:ind w:left="810" w:hanging="405"/>
      </w:pPr>
      <w:rPr>
        <w:rFonts w:hint="default"/>
      </w:rPr>
    </w:lvl>
    <w:lvl w:ilvl="1" w:tplc="04090019" w:tentative="1">
      <w:start w:val="1"/>
      <w:numFmt w:val="ideographTraditional"/>
      <w:lvlText w:val="%2、"/>
      <w:lvlJc w:val="left"/>
      <w:pPr>
        <w:ind w:left="1365" w:hanging="480"/>
      </w:pPr>
    </w:lvl>
    <w:lvl w:ilvl="2" w:tplc="0409001B" w:tentative="1">
      <w:start w:val="1"/>
      <w:numFmt w:val="lowerRoman"/>
      <w:lvlText w:val="%3."/>
      <w:lvlJc w:val="right"/>
      <w:pPr>
        <w:ind w:left="1845" w:hanging="480"/>
      </w:pPr>
    </w:lvl>
    <w:lvl w:ilvl="3" w:tplc="0409000F" w:tentative="1">
      <w:start w:val="1"/>
      <w:numFmt w:val="decimal"/>
      <w:lvlText w:val="%4."/>
      <w:lvlJc w:val="left"/>
      <w:pPr>
        <w:ind w:left="2325" w:hanging="480"/>
      </w:pPr>
    </w:lvl>
    <w:lvl w:ilvl="4" w:tplc="04090019" w:tentative="1">
      <w:start w:val="1"/>
      <w:numFmt w:val="ideographTraditional"/>
      <w:lvlText w:val="%5、"/>
      <w:lvlJc w:val="left"/>
      <w:pPr>
        <w:ind w:left="2805" w:hanging="480"/>
      </w:pPr>
    </w:lvl>
    <w:lvl w:ilvl="5" w:tplc="0409001B" w:tentative="1">
      <w:start w:val="1"/>
      <w:numFmt w:val="lowerRoman"/>
      <w:lvlText w:val="%6."/>
      <w:lvlJc w:val="right"/>
      <w:pPr>
        <w:ind w:left="3285" w:hanging="480"/>
      </w:pPr>
    </w:lvl>
    <w:lvl w:ilvl="6" w:tplc="0409000F" w:tentative="1">
      <w:start w:val="1"/>
      <w:numFmt w:val="decimal"/>
      <w:lvlText w:val="%7."/>
      <w:lvlJc w:val="left"/>
      <w:pPr>
        <w:ind w:left="3765" w:hanging="480"/>
      </w:pPr>
    </w:lvl>
    <w:lvl w:ilvl="7" w:tplc="04090019" w:tentative="1">
      <w:start w:val="1"/>
      <w:numFmt w:val="ideographTraditional"/>
      <w:lvlText w:val="%8、"/>
      <w:lvlJc w:val="left"/>
      <w:pPr>
        <w:ind w:left="4245" w:hanging="480"/>
      </w:pPr>
    </w:lvl>
    <w:lvl w:ilvl="8" w:tplc="0409001B" w:tentative="1">
      <w:start w:val="1"/>
      <w:numFmt w:val="lowerRoman"/>
      <w:lvlText w:val="%9."/>
      <w:lvlJc w:val="right"/>
      <w:pPr>
        <w:ind w:left="4725" w:hanging="480"/>
      </w:pPr>
    </w:lvl>
  </w:abstractNum>
  <w:abstractNum w:abstractNumId="7" w15:restartNumberingAfterBreak="0">
    <w:nsid w:val="248E238F"/>
    <w:multiLevelType w:val="hybridMultilevel"/>
    <w:tmpl w:val="3A960D68"/>
    <w:lvl w:ilvl="0" w:tplc="190C3FB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 w15:restartNumberingAfterBreak="0">
    <w:nsid w:val="2D490762"/>
    <w:multiLevelType w:val="hybridMultilevel"/>
    <w:tmpl w:val="BC545E66"/>
    <w:lvl w:ilvl="0" w:tplc="C9881F42">
      <w:start w:val="1"/>
      <w:numFmt w:val="bullet"/>
      <w:lvlText w:val="•"/>
      <w:lvlJc w:val="left"/>
      <w:pPr>
        <w:tabs>
          <w:tab w:val="num" w:pos="720"/>
        </w:tabs>
        <w:ind w:left="720" w:hanging="360"/>
      </w:pPr>
      <w:rPr>
        <w:rFonts w:ascii="Arial" w:hAnsi="Arial" w:hint="default"/>
      </w:rPr>
    </w:lvl>
    <w:lvl w:ilvl="1" w:tplc="88383324">
      <w:start w:val="1"/>
      <w:numFmt w:val="bullet"/>
      <w:lvlText w:val="•"/>
      <w:lvlJc w:val="left"/>
      <w:pPr>
        <w:tabs>
          <w:tab w:val="num" w:pos="1440"/>
        </w:tabs>
        <w:ind w:left="1440" w:hanging="360"/>
      </w:pPr>
      <w:rPr>
        <w:rFonts w:ascii="Arial" w:hAnsi="Arial" w:hint="default"/>
      </w:rPr>
    </w:lvl>
    <w:lvl w:ilvl="2" w:tplc="446A0360" w:tentative="1">
      <w:start w:val="1"/>
      <w:numFmt w:val="bullet"/>
      <w:lvlText w:val="•"/>
      <w:lvlJc w:val="left"/>
      <w:pPr>
        <w:tabs>
          <w:tab w:val="num" w:pos="2160"/>
        </w:tabs>
        <w:ind w:left="2160" w:hanging="360"/>
      </w:pPr>
      <w:rPr>
        <w:rFonts w:ascii="Arial" w:hAnsi="Arial" w:hint="default"/>
      </w:rPr>
    </w:lvl>
    <w:lvl w:ilvl="3" w:tplc="E53EF988" w:tentative="1">
      <w:start w:val="1"/>
      <w:numFmt w:val="bullet"/>
      <w:lvlText w:val="•"/>
      <w:lvlJc w:val="left"/>
      <w:pPr>
        <w:tabs>
          <w:tab w:val="num" w:pos="2880"/>
        </w:tabs>
        <w:ind w:left="2880" w:hanging="360"/>
      </w:pPr>
      <w:rPr>
        <w:rFonts w:ascii="Arial" w:hAnsi="Arial" w:hint="default"/>
      </w:rPr>
    </w:lvl>
    <w:lvl w:ilvl="4" w:tplc="823260E8" w:tentative="1">
      <w:start w:val="1"/>
      <w:numFmt w:val="bullet"/>
      <w:lvlText w:val="•"/>
      <w:lvlJc w:val="left"/>
      <w:pPr>
        <w:tabs>
          <w:tab w:val="num" w:pos="3600"/>
        </w:tabs>
        <w:ind w:left="3600" w:hanging="360"/>
      </w:pPr>
      <w:rPr>
        <w:rFonts w:ascii="Arial" w:hAnsi="Arial" w:hint="default"/>
      </w:rPr>
    </w:lvl>
    <w:lvl w:ilvl="5" w:tplc="F85A5F1C" w:tentative="1">
      <w:start w:val="1"/>
      <w:numFmt w:val="bullet"/>
      <w:lvlText w:val="•"/>
      <w:lvlJc w:val="left"/>
      <w:pPr>
        <w:tabs>
          <w:tab w:val="num" w:pos="4320"/>
        </w:tabs>
        <w:ind w:left="4320" w:hanging="360"/>
      </w:pPr>
      <w:rPr>
        <w:rFonts w:ascii="Arial" w:hAnsi="Arial" w:hint="default"/>
      </w:rPr>
    </w:lvl>
    <w:lvl w:ilvl="6" w:tplc="49E44130" w:tentative="1">
      <w:start w:val="1"/>
      <w:numFmt w:val="bullet"/>
      <w:lvlText w:val="•"/>
      <w:lvlJc w:val="left"/>
      <w:pPr>
        <w:tabs>
          <w:tab w:val="num" w:pos="5040"/>
        </w:tabs>
        <w:ind w:left="5040" w:hanging="360"/>
      </w:pPr>
      <w:rPr>
        <w:rFonts w:ascii="Arial" w:hAnsi="Arial" w:hint="default"/>
      </w:rPr>
    </w:lvl>
    <w:lvl w:ilvl="7" w:tplc="2D404A76" w:tentative="1">
      <w:start w:val="1"/>
      <w:numFmt w:val="bullet"/>
      <w:lvlText w:val="•"/>
      <w:lvlJc w:val="left"/>
      <w:pPr>
        <w:tabs>
          <w:tab w:val="num" w:pos="5760"/>
        </w:tabs>
        <w:ind w:left="5760" w:hanging="360"/>
      </w:pPr>
      <w:rPr>
        <w:rFonts w:ascii="Arial" w:hAnsi="Arial" w:hint="default"/>
      </w:rPr>
    </w:lvl>
    <w:lvl w:ilvl="8" w:tplc="0B2A9F4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D555439"/>
    <w:multiLevelType w:val="hybridMultilevel"/>
    <w:tmpl w:val="A9D84A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8B7C10"/>
    <w:multiLevelType w:val="hybridMultilevel"/>
    <w:tmpl w:val="A5C02DD4"/>
    <w:lvl w:ilvl="0" w:tplc="F76690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82E0D97"/>
    <w:multiLevelType w:val="multilevel"/>
    <w:tmpl w:val="F8D82430"/>
    <w:lvl w:ilvl="0">
      <w:start w:val="3"/>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9554290"/>
    <w:multiLevelType w:val="hybridMultilevel"/>
    <w:tmpl w:val="8A1237FC"/>
    <w:lvl w:ilvl="0" w:tplc="588680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EB5555E"/>
    <w:multiLevelType w:val="hybridMultilevel"/>
    <w:tmpl w:val="A50EB11E"/>
    <w:lvl w:ilvl="0" w:tplc="FCC6D422">
      <w:start w:val="1"/>
      <w:numFmt w:val="decimal"/>
      <w:lvlText w:val="%1."/>
      <w:lvlJc w:val="left"/>
      <w:pPr>
        <w:ind w:left="765" w:hanging="360"/>
      </w:pPr>
      <w:rPr>
        <w:rFonts w:hint="default"/>
      </w:rPr>
    </w:lvl>
    <w:lvl w:ilvl="1" w:tplc="04090019" w:tentative="1">
      <w:start w:val="1"/>
      <w:numFmt w:val="ideographTraditional"/>
      <w:lvlText w:val="%2、"/>
      <w:lvlJc w:val="left"/>
      <w:pPr>
        <w:ind w:left="1365" w:hanging="480"/>
      </w:pPr>
    </w:lvl>
    <w:lvl w:ilvl="2" w:tplc="0409001B" w:tentative="1">
      <w:start w:val="1"/>
      <w:numFmt w:val="lowerRoman"/>
      <w:lvlText w:val="%3."/>
      <w:lvlJc w:val="right"/>
      <w:pPr>
        <w:ind w:left="1845" w:hanging="480"/>
      </w:pPr>
    </w:lvl>
    <w:lvl w:ilvl="3" w:tplc="0409000F" w:tentative="1">
      <w:start w:val="1"/>
      <w:numFmt w:val="decimal"/>
      <w:lvlText w:val="%4."/>
      <w:lvlJc w:val="left"/>
      <w:pPr>
        <w:ind w:left="2325" w:hanging="480"/>
      </w:pPr>
    </w:lvl>
    <w:lvl w:ilvl="4" w:tplc="04090019" w:tentative="1">
      <w:start w:val="1"/>
      <w:numFmt w:val="ideographTraditional"/>
      <w:lvlText w:val="%5、"/>
      <w:lvlJc w:val="left"/>
      <w:pPr>
        <w:ind w:left="2805" w:hanging="480"/>
      </w:pPr>
    </w:lvl>
    <w:lvl w:ilvl="5" w:tplc="0409001B" w:tentative="1">
      <w:start w:val="1"/>
      <w:numFmt w:val="lowerRoman"/>
      <w:lvlText w:val="%6."/>
      <w:lvlJc w:val="right"/>
      <w:pPr>
        <w:ind w:left="3285" w:hanging="480"/>
      </w:pPr>
    </w:lvl>
    <w:lvl w:ilvl="6" w:tplc="0409000F" w:tentative="1">
      <w:start w:val="1"/>
      <w:numFmt w:val="decimal"/>
      <w:lvlText w:val="%7."/>
      <w:lvlJc w:val="left"/>
      <w:pPr>
        <w:ind w:left="3765" w:hanging="480"/>
      </w:pPr>
    </w:lvl>
    <w:lvl w:ilvl="7" w:tplc="04090019" w:tentative="1">
      <w:start w:val="1"/>
      <w:numFmt w:val="ideographTraditional"/>
      <w:lvlText w:val="%8、"/>
      <w:lvlJc w:val="left"/>
      <w:pPr>
        <w:ind w:left="4245" w:hanging="480"/>
      </w:pPr>
    </w:lvl>
    <w:lvl w:ilvl="8" w:tplc="0409001B" w:tentative="1">
      <w:start w:val="1"/>
      <w:numFmt w:val="lowerRoman"/>
      <w:lvlText w:val="%9."/>
      <w:lvlJc w:val="right"/>
      <w:pPr>
        <w:ind w:left="4725" w:hanging="480"/>
      </w:pPr>
    </w:lvl>
  </w:abstractNum>
  <w:abstractNum w:abstractNumId="14" w15:restartNumberingAfterBreak="0">
    <w:nsid w:val="3EFE5327"/>
    <w:multiLevelType w:val="hybridMultilevel"/>
    <w:tmpl w:val="F568583A"/>
    <w:lvl w:ilvl="0" w:tplc="3800D0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3B957CC"/>
    <w:multiLevelType w:val="hybridMultilevel"/>
    <w:tmpl w:val="315C24D0"/>
    <w:lvl w:ilvl="0" w:tplc="A7C6C5DC">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40E159B"/>
    <w:multiLevelType w:val="multilevel"/>
    <w:tmpl w:val="19763C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C122A4"/>
    <w:multiLevelType w:val="hybridMultilevel"/>
    <w:tmpl w:val="AB16F092"/>
    <w:lvl w:ilvl="0" w:tplc="D92AC0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6E2F77"/>
    <w:multiLevelType w:val="hybridMultilevel"/>
    <w:tmpl w:val="6624D24E"/>
    <w:lvl w:ilvl="0" w:tplc="43FC86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2974265"/>
    <w:multiLevelType w:val="hybridMultilevel"/>
    <w:tmpl w:val="3050F978"/>
    <w:lvl w:ilvl="0" w:tplc="07406B30">
      <w:start w:val="1"/>
      <w:numFmt w:val="decimal"/>
      <w:lvlText w:val="%1."/>
      <w:lvlJc w:val="left"/>
      <w:pPr>
        <w:ind w:left="360" w:hanging="360"/>
      </w:pPr>
      <w:rPr>
        <w:b w:val="0"/>
        <w:bCs w:val="0"/>
        <w:i w:val="0"/>
        <w:iCs/>
      </w:r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0" w15:restartNumberingAfterBreak="0">
    <w:nsid w:val="548964F0"/>
    <w:multiLevelType w:val="hybridMultilevel"/>
    <w:tmpl w:val="BFEC64F4"/>
    <w:lvl w:ilvl="0" w:tplc="530A09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4BF6310"/>
    <w:multiLevelType w:val="hybridMultilevel"/>
    <w:tmpl w:val="D1A8ACAE"/>
    <w:lvl w:ilvl="0" w:tplc="110EA844">
      <w:start w:val="1"/>
      <w:numFmt w:val="decimal"/>
      <w:lvlText w:val="%1."/>
      <w:lvlJc w:val="left"/>
      <w:pPr>
        <w:ind w:left="360" w:hanging="360"/>
      </w:pPr>
      <w:rPr>
        <w:rFonts w:hint="default"/>
        <w:b w:val="0"/>
        <w:bCs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5130146"/>
    <w:multiLevelType w:val="hybridMultilevel"/>
    <w:tmpl w:val="C2908DBE"/>
    <w:lvl w:ilvl="0" w:tplc="8D962BD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76B6B89"/>
    <w:multiLevelType w:val="hybridMultilevel"/>
    <w:tmpl w:val="8BBAF9F0"/>
    <w:lvl w:ilvl="0" w:tplc="390278F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8364B7E"/>
    <w:multiLevelType w:val="hybridMultilevel"/>
    <w:tmpl w:val="07D86A48"/>
    <w:lvl w:ilvl="0" w:tplc="D9D8BBFC">
      <w:start w:val="1"/>
      <w:numFmt w:val="decimal"/>
      <w:lvlText w:val="%1."/>
      <w:lvlJc w:val="left"/>
      <w:pPr>
        <w:ind w:left="360" w:hanging="360"/>
      </w:pPr>
      <w:rPr>
        <w:rFonts w:ascii="Times New Roman" w:eastAsia="標楷體"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C207CAF"/>
    <w:multiLevelType w:val="hybridMultilevel"/>
    <w:tmpl w:val="2924B8BE"/>
    <w:lvl w:ilvl="0" w:tplc="896A09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1CB6975"/>
    <w:multiLevelType w:val="hybridMultilevel"/>
    <w:tmpl w:val="C0F27E9C"/>
    <w:lvl w:ilvl="0" w:tplc="875A13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1060BB"/>
    <w:multiLevelType w:val="hybridMultilevel"/>
    <w:tmpl w:val="CF50DB8A"/>
    <w:lvl w:ilvl="0" w:tplc="5790925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6DBE4F21"/>
    <w:multiLevelType w:val="hybridMultilevel"/>
    <w:tmpl w:val="40EC3146"/>
    <w:lvl w:ilvl="0" w:tplc="00586ED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6EAD217A"/>
    <w:multiLevelType w:val="hybridMultilevel"/>
    <w:tmpl w:val="CFD4AD28"/>
    <w:lvl w:ilvl="0" w:tplc="5A2A94A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6F5C6278"/>
    <w:multiLevelType w:val="hybridMultilevel"/>
    <w:tmpl w:val="9302438E"/>
    <w:lvl w:ilvl="0" w:tplc="79CC02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72FC6B54"/>
    <w:multiLevelType w:val="hybridMultilevel"/>
    <w:tmpl w:val="54A80626"/>
    <w:lvl w:ilvl="0" w:tplc="65A03D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9092A35"/>
    <w:multiLevelType w:val="multilevel"/>
    <w:tmpl w:val="FEBE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53EAA"/>
    <w:multiLevelType w:val="multilevel"/>
    <w:tmpl w:val="7BCA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9571">
    <w:abstractNumId w:val="17"/>
  </w:num>
  <w:num w:numId="2" w16cid:durableId="7816566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008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41052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5887182">
    <w:abstractNumId w:val="21"/>
  </w:num>
  <w:num w:numId="6" w16cid:durableId="1729920188">
    <w:abstractNumId w:val="1"/>
  </w:num>
  <w:num w:numId="7" w16cid:durableId="1185629665">
    <w:abstractNumId w:val="11"/>
  </w:num>
  <w:num w:numId="8" w16cid:durableId="557129788">
    <w:abstractNumId w:val="3"/>
  </w:num>
  <w:num w:numId="9" w16cid:durableId="1730111096">
    <w:abstractNumId w:val="26"/>
  </w:num>
  <w:num w:numId="10" w16cid:durableId="1132476814">
    <w:abstractNumId w:val="20"/>
  </w:num>
  <w:num w:numId="11" w16cid:durableId="222834111">
    <w:abstractNumId w:val="18"/>
  </w:num>
  <w:num w:numId="12" w16cid:durableId="1410034023">
    <w:abstractNumId w:val="0"/>
  </w:num>
  <w:num w:numId="13" w16cid:durableId="1690061672">
    <w:abstractNumId w:val="19"/>
  </w:num>
  <w:num w:numId="14" w16cid:durableId="1061637946">
    <w:abstractNumId w:val="9"/>
  </w:num>
  <w:num w:numId="15" w16cid:durableId="581260605">
    <w:abstractNumId w:val="2"/>
  </w:num>
  <w:num w:numId="16" w16cid:durableId="1159999106">
    <w:abstractNumId w:val="6"/>
  </w:num>
  <w:num w:numId="17" w16cid:durableId="624315930">
    <w:abstractNumId w:val="13"/>
  </w:num>
  <w:num w:numId="18" w16cid:durableId="1464890155">
    <w:abstractNumId w:val="28"/>
  </w:num>
  <w:num w:numId="19" w16cid:durableId="372578499">
    <w:abstractNumId w:val="31"/>
  </w:num>
  <w:num w:numId="20" w16cid:durableId="139080657">
    <w:abstractNumId w:val="14"/>
  </w:num>
  <w:num w:numId="21" w16cid:durableId="1056664956">
    <w:abstractNumId w:val="33"/>
  </w:num>
  <w:num w:numId="22" w16cid:durableId="1431316019">
    <w:abstractNumId w:val="32"/>
  </w:num>
  <w:num w:numId="23" w16cid:durableId="244341046">
    <w:abstractNumId w:val="16"/>
  </w:num>
  <w:num w:numId="24" w16cid:durableId="2022471121">
    <w:abstractNumId w:val="27"/>
  </w:num>
  <w:num w:numId="25" w16cid:durableId="186136712">
    <w:abstractNumId w:val="4"/>
  </w:num>
  <w:num w:numId="26" w16cid:durableId="514224123">
    <w:abstractNumId w:val="24"/>
  </w:num>
  <w:num w:numId="27" w16cid:durableId="579829608">
    <w:abstractNumId w:val="10"/>
  </w:num>
  <w:num w:numId="28" w16cid:durableId="1874074487">
    <w:abstractNumId w:val="8"/>
  </w:num>
  <w:num w:numId="29" w16cid:durableId="1997878203">
    <w:abstractNumId w:val="5"/>
  </w:num>
  <w:num w:numId="30" w16cid:durableId="1994722748">
    <w:abstractNumId w:val="23"/>
  </w:num>
  <w:num w:numId="31" w16cid:durableId="1226258350">
    <w:abstractNumId w:val="30"/>
  </w:num>
  <w:num w:numId="32" w16cid:durableId="766659647">
    <w:abstractNumId w:val="25"/>
  </w:num>
  <w:num w:numId="33" w16cid:durableId="875888683">
    <w:abstractNumId w:val="12"/>
  </w:num>
  <w:num w:numId="34" w16cid:durableId="1674800810">
    <w:abstractNumId w:val="22"/>
  </w:num>
  <w:num w:numId="35" w16cid:durableId="1352992091">
    <w:abstractNumId w:val="29"/>
  </w:num>
  <w:num w:numId="36" w16cid:durableId="340391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s9d92t5rxvx52etwat50vfop09fw09sax2w&quot;&gt;My EndNote Library&lt;record-ids&gt;&lt;item&gt;18&lt;/item&gt;&lt;item&gt;21&lt;/item&gt;&lt;item&gt;22&lt;/item&gt;&lt;item&gt;26&lt;/item&gt;&lt;item&gt;27&lt;/item&gt;&lt;item&gt;28&lt;/item&gt;&lt;item&gt;32&lt;/item&gt;&lt;item&gt;33&lt;/item&gt;&lt;item&gt;36&lt;/item&gt;&lt;item&gt;37&lt;/item&gt;&lt;item&gt;38&lt;/item&gt;&lt;item&gt;39&lt;/item&gt;&lt;item&gt;42&lt;/item&gt;&lt;item&gt;43&lt;/item&gt;&lt;item&gt;46&lt;/item&gt;&lt;item&gt;47&lt;/item&gt;&lt;item&gt;48&lt;/item&gt;&lt;item&gt;49&lt;/item&gt;&lt;item&gt;52&lt;/item&gt;&lt;item&gt;54&lt;/item&gt;&lt;item&gt;55&lt;/item&gt;&lt;item&gt;56&lt;/item&gt;&lt;item&gt;57&lt;/item&gt;&lt;item&gt;59&lt;/item&gt;&lt;item&gt;60&lt;/item&gt;&lt;item&gt;64&lt;/item&gt;&lt;item&gt;65&lt;/item&gt;&lt;item&gt;66&lt;/item&gt;&lt;item&gt;67&lt;/item&gt;&lt;/record-ids&gt;&lt;/item&gt;&lt;/Libraries&gt;"/>
    <w:docVar w:name="EN.UseJSCitationFormat" w:val="False"/>
  </w:docVars>
  <w:rsids>
    <w:rsidRoot w:val="00F608AA"/>
    <w:rsid w:val="00000040"/>
    <w:rsid w:val="00000860"/>
    <w:rsid w:val="00000B99"/>
    <w:rsid w:val="00001436"/>
    <w:rsid w:val="000018CB"/>
    <w:rsid w:val="0000206E"/>
    <w:rsid w:val="0000235B"/>
    <w:rsid w:val="00002383"/>
    <w:rsid w:val="00002F2F"/>
    <w:rsid w:val="00002FA8"/>
    <w:rsid w:val="00003582"/>
    <w:rsid w:val="00003D87"/>
    <w:rsid w:val="00003F05"/>
    <w:rsid w:val="0000418A"/>
    <w:rsid w:val="00004A67"/>
    <w:rsid w:val="00004BF1"/>
    <w:rsid w:val="0000515A"/>
    <w:rsid w:val="0000592F"/>
    <w:rsid w:val="00005E33"/>
    <w:rsid w:val="0000623B"/>
    <w:rsid w:val="00006442"/>
    <w:rsid w:val="000066F3"/>
    <w:rsid w:val="00006EF5"/>
    <w:rsid w:val="000071C0"/>
    <w:rsid w:val="0000765A"/>
    <w:rsid w:val="00010273"/>
    <w:rsid w:val="00010835"/>
    <w:rsid w:val="00010EA2"/>
    <w:rsid w:val="0001134A"/>
    <w:rsid w:val="00011555"/>
    <w:rsid w:val="00011EA8"/>
    <w:rsid w:val="0001289F"/>
    <w:rsid w:val="000132FC"/>
    <w:rsid w:val="000133A9"/>
    <w:rsid w:val="00014444"/>
    <w:rsid w:val="00014D9A"/>
    <w:rsid w:val="00014E20"/>
    <w:rsid w:val="00016D92"/>
    <w:rsid w:val="00017690"/>
    <w:rsid w:val="0001772A"/>
    <w:rsid w:val="000178A8"/>
    <w:rsid w:val="00017EB4"/>
    <w:rsid w:val="0002022F"/>
    <w:rsid w:val="0002023B"/>
    <w:rsid w:val="000202D0"/>
    <w:rsid w:val="00022095"/>
    <w:rsid w:val="00022543"/>
    <w:rsid w:val="00022C62"/>
    <w:rsid w:val="00023318"/>
    <w:rsid w:val="000234C0"/>
    <w:rsid w:val="00024549"/>
    <w:rsid w:val="00025327"/>
    <w:rsid w:val="000257F9"/>
    <w:rsid w:val="00025C3D"/>
    <w:rsid w:val="00025FD8"/>
    <w:rsid w:val="00026B29"/>
    <w:rsid w:val="00026B94"/>
    <w:rsid w:val="00026BD5"/>
    <w:rsid w:val="00027B4F"/>
    <w:rsid w:val="0003145B"/>
    <w:rsid w:val="00031EC3"/>
    <w:rsid w:val="000320DB"/>
    <w:rsid w:val="000323AB"/>
    <w:rsid w:val="0003274E"/>
    <w:rsid w:val="000328B6"/>
    <w:rsid w:val="00032C30"/>
    <w:rsid w:val="00032EE7"/>
    <w:rsid w:val="00032F11"/>
    <w:rsid w:val="00032FC1"/>
    <w:rsid w:val="00033333"/>
    <w:rsid w:val="00033AE8"/>
    <w:rsid w:val="00033F0A"/>
    <w:rsid w:val="00033FAB"/>
    <w:rsid w:val="000346D4"/>
    <w:rsid w:val="0003546D"/>
    <w:rsid w:val="000355E2"/>
    <w:rsid w:val="00035743"/>
    <w:rsid w:val="00035E0E"/>
    <w:rsid w:val="00036285"/>
    <w:rsid w:val="000365C6"/>
    <w:rsid w:val="000367E0"/>
    <w:rsid w:val="0003712C"/>
    <w:rsid w:val="00037176"/>
    <w:rsid w:val="000379CE"/>
    <w:rsid w:val="00037B3A"/>
    <w:rsid w:val="00037C42"/>
    <w:rsid w:val="00040713"/>
    <w:rsid w:val="00040EA3"/>
    <w:rsid w:val="00041CC5"/>
    <w:rsid w:val="00041E47"/>
    <w:rsid w:val="00041FB1"/>
    <w:rsid w:val="000428A4"/>
    <w:rsid w:val="00042FC9"/>
    <w:rsid w:val="00043B5F"/>
    <w:rsid w:val="0004400D"/>
    <w:rsid w:val="00044222"/>
    <w:rsid w:val="00044335"/>
    <w:rsid w:val="00044ABE"/>
    <w:rsid w:val="00044D2F"/>
    <w:rsid w:val="000455D8"/>
    <w:rsid w:val="00045B2A"/>
    <w:rsid w:val="00045C17"/>
    <w:rsid w:val="00045FDE"/>
    <w:rsid w:val="0004616D"/>
    <w:rsid w:val="000464AD"/>
    <w:rsid w:val="000468BE"/>
    <w:rsid w:val="00046B64"/>
    <w:rsid w:val="00046E1C"/>
    <w:rsid w:val="0004723A"/>
    <w:rsid w:val="00047A72"/>
    <w:rsid w:val="00050F29"/>
    <w:rsid w:val="00050F80"/>
    <w:rsid w:val="000512AE"/>
    <w:rsid w:val="00051368"/>
    <w:rsid w:val="00051735"/>
    <w:rsid w:val="00051D42"/>
    <w:rsid w:val="00051D65"/>
    <w:rsid w:val="000520FD"/>
    <w:rsid w:val="00052374"/>
    <w:rsid w:val="00052429"/>
    <w:rsid w:val="00052F37"/>
    <w:rsid w:val="0005361E"/>
    <w:rsid w:val="000541C4"/>
    <w:rsid w:val="00054F2F"/>
    <w:rsid w:val="000557F0"/>
    <w:rsid w:val="00055F7E"/>
    <w:rsid w:val="00056914"/>
    <w:rsid w:val="00056BF1"/>
    <w:rsid w:val="00057967"/>
    <w:rsid w:val="00060E4B"/>
    <w:rsid w:val="00060FAE"/>
    <w:rsid w:val="0006100B"/>
    <w:rsid w:val="000612A0"/>
    <w:rsid w:val="000615C4"/>
    <w:rsid w:val="00061876"/>
    <w:rsid w:val="0006233C"/>
    <w:rsid w:val="000624DF"/>
    <w:rsid w:val="000627FC"/>
    <w:rsid w:val="00062BAB"/>
    <w:rsid w:val="00062CC7"/>
    <w:rsid w:val="0006315A"/>
    <w:rsid w:val="00063AF5"/>
    <w:rsid w:val="00063E74"/>
    <w:rsid w:val="00064204"/>
    <w:rsid w:val="000642F6"/>
    <w:rsid w:val="00064605"/>
    <w:rsid w:val="00064756"/>
    <w:rsid w:val="0006495B"/>
    <w:rsid w:val="00064B69"/>
    <w:rsid w:val="00064BA7"/>
    <w:rsid w:val="0006555F"/>
    <w:rsid w:val="0006560D"/>
    <w:rsid w:val="0006597C"/>
    <w:rsid w:val="000659AD"/>
    <w:rsid w:val="00065F6B"/>
    <w:rsid w:val="000660A7"/>
    <w:rsid w:val="0006618B"/>
    <w:rsid w:val="00066225"/>
    <w:rsid w:val="00066397"/>
    <w:rsid w:val="000666A6"/>
    <w:rsid w:val="00066C6F"/>
    <w:rsid w:val="00066D7E"/>
    <w:rsid w:val="00067053"/>
    <w:rsid w:val="00067216"/>
    <w:rsid w:val="0006774C"/>
    <w:rsid w:val="000705E2"/>
    <w:rsid w:val="000705F1"/>
    <w:rsid w:val="0007097E"/>
    <w:rsid w:val="00070A0D"/>
    <w:rsid w:val="00070B2E"/>
    <w:rsid w:val="00070C90"/>
    <w:rsid w:val="00070E82"/>
    <w:rsid w:val="00071574"/>
    <w:rsid w:val="000718F7"/>
    <w:rsid w:val="000728F0"/>
    <w:rsid w:val="000738B8"/>
    <w:rsid w:val="00073B52"/>
    <w:rsid w:val="00073E05"/>
    <w:rsid w:val="0007412D"/>
    <w:rsid w:val="0007501E"/>
    <w:rsid w:val="000752C2"/>
    <w:rsid w:val="000759C2"/>
    <w:rsid w:val="00076F1E"/>
    <w:rsid w:val="00077810"/>
    <w:rsid w:val="00077EDA"/>
    <w:rsid w:val="000808C9"/>
    <w:rsid w:val="00080B66"/>
    <w:rsid w:val="00080E7E"/>
    <w:rsid w:val="000813B6"/>
    <w:rsid w:val="0008182F"/>
    <w:rsid w:val="00081B2F"/>
    <w:rsid w:val="00081C8A"/>
    <w:rsid w:val="00082097"/>
    <w:rsid w:val="000833EA"/>
    <w:rsid w:val="000834DB"/>
    <w:rsid w:val="00083F41"/>
    <w:rsid w:val="00084278"/>
    <w:rsid w:val="00084512"/>
    <w:rsid w:val="00084520"/>
    <w:rsid w:val="000845E7"/>
    <w:rsid w:val="000847D0"/>
    <w:rsid w:val="00084B0C"/>
    <w:rsid w:val="00085582"/>
    <w:rsid w:val="00085E21"/>
    <w:rsid w:val="00086365"/>
    <w:rsid w:val="00086638"/>
    <w:rsid w:val="00086A62"/>
    <w:rsid w:val="00086EA9"/>
    <w:rsid w:val="0008751D"/>
    <w:rsid w:val="000879D9"/>
    <w:rsid w:val="00087D87"/>
    <w:rsid w:val="00087DF6"/>
    <w:rsid w:val="00087F3D"/>
    <w:rsid w:val="00090187"/>
    <w:rsid w:val="0009036D"/>
    <w:rsid w:val="000903C2"/>
    <w:rsid w:val="00091B26"/>
    <w:rsid w:val="00091DB0"/>
    <w:rsid w:val="00093278"/>
    <w:rsid w:val="00093658"/>
    <w:rsid w:val="0009411E"/>
    <w:rsid w:val="00094663"/>
    <w:rsid w:val="00094AD1"/>
    <w:rsid w:val="0009525D"/>
    <w:rsid w:val="00095E92"/>
    <w:rsid w:val="0009614D"/>
    <w:rsid w:val="0009650A"/>
    <w:rsid w:val="00096681"/>
    <w:rsid w:val="00096902"/>
    <w:rsid w:val="00096BA2"/>
    <w:rsid w:val="00096E33"/>
    <w:rsid w:val="000A0DEA"/>
    <w:rsid w:val="000A1950"/>
    <w:rsid w:val="000A1ADA"/>
    <w:rsid w:val="000A1CC2"/>
    <w:rsid w:val="000A1F2B"/>
    <w:rsid w:val="000A1FB6"/>
    <w:rsid w:val="000A26C5"/>
    <w:rsid w:val="000A2FA6"/>
    <w:rsid w:val="000A341B"/>
    <w:rsid w:val="000A3436"/>
    <w:rsid w:val="000A38EF"/>
    <w:rsid w:val="000A3C05"/>
    <w:rsid w:val="000A4757"/>
    <w:rsid w:val="000A5183"/>
    <w:rsid w:val="000A5249"/>
    <w:rsid w:val="000A59DE"/>
    <w:rsid w:val="000A60A3"/>
    <w:rsid w:val="000A6469"/>
    <w:rsid w:val="000A66A5"/>
    <w:rsid w:val="000A6C89"/>
    <w:rsid w:val="000A6DEF"/>
    <w:rsid w:val="000A70BE"/>
    <w:rsid w:val="000A7906"/>
    <w:rsid w:val="000B0585"/>
    <w:rsid w:val="000B05D3"/>
    <w:rsid w:val="000B07D2"/>
    <w:rsid w:val="000B1799"/>
    <w:rsid w:val="000B2D0C"/>
    <w:rsid w:val="000B3601"/>
    <w:rsid w:val="000B384F"/>
    <w:rsid w:val="000B3DC6"/>
    <w:rsid w:val="000B4A73"/>
    <w:rsid w:val="000B4B91"/>
    <w:rsid w:val="000B4D23"/>
    <w:rsid w:val="000B4DF9"/>
    <w:rsid w:val="000B4F5E"/>
    <w:rsid w:val="000B4FB5"/>
    <w:rsid w:val="000B501E"/>
    <w:rsid w:val="000B5358"/>
    <w:rsid w:val="000B59EC"/>
    <w:rsid w:val="000B5A8F"/>
    <w:rsid w:val="000B5AEA"/>
    <w:rsid w:val="000B5D0C"/>
    <w:rsid w:val="000B62E1"/>
    <w:rsid w:val="000B63D5"/>
    <w:rsid w:val="000B65A1"/>
    <w:rsid w:val="000B65B3"/>
    <w:rsid w:val="000B6C47"/>
    <w:rsid w:val="000B6E8B"/>
    <w:rsid w:val="000B7C4B"/>
    <w:rsid w:val="000C06BE"/>
    <w:rsid w:val="000C15F3"/>
    <w:rsid w:val="000C1924"/>
    <w:rsid w:val="000C1A22"/>
    <w:rsid w:val="000C214B"/>
    <w:rsid w:val="000C2357"/>
    <w:rsid w:val="000C2721"/>
    <w:rsid w:val="000C2BDA"/>
    <w:rsid w:val="000C2D32"/>
    <w:rsid w:val="000C3688"/>
    <w:rsid w:val="000C36A6"/>
    <w:rsid w:val="000C38BB"/>
    <w:rsid w:val="000C3C7C"/>
    <w:rsid w:val="000C4373"/>
    <w:rsid w:val="000C4955"/>
    <w:rsid w:val="000C4962"/>
    <w:rsid w:val="000C4A73"/>
    <w:rsid w:val="000C4E07"/>
    <w:rsid w:val="000C57DC"/>
    <w:rsid w:val="000C5947"/>
    <w:rsid w:val="000C5ACE"/>
    <w:rsid w:val="000C5D56"/>
    <w:rsid w:val="000D0400"/>
    <w:rsid w:val="000D05B3"/>
    <w:rsid w:val="000D0A86"/>
    <w:rsid w:val="000D12B6"/>
    <w:rsid w:val="000D19FC"/>
    <w:rsid w:val="000D20AC"/>
    <w:rsid w:val="000D2233"/>
    <w:rsid w:val="000D23A8"/>
    <w:rsid w:val="000D2BB0"/>
    <w:rsid w:val="000D2E5D"/>
    <w:rsid w:val="000D2F22"/>
    <w:rsid w:val="000D32F5"/>
    <w:rsid w:val="000D3423"/>
    <w:rsid w:val="000D34F4"/>
    <w:rsid w:val="000D3AB0"/>
    <w:rsid w:val="000D3C20"/>
    <w:rsid w:val="000D406C"/>
    <w:rsid w:val="000D4515"/>
    <w:rsid w:val="000D4865"/>
    <w:rsid w:val="000D48B6"/>
    <w:rsid w:val="000D4B87"/>
    <w:rsid w:val="000D52B5"/>
    <w:rsid w:val="000D5304"/>
    <w:rsid w:val="000D6539"/>
    <w:rsid w:val="000D6DD7"/>
    <w:rsid w:val="000D6EE0"/>
    <w:rsid w:val="000D6FDD"/>
    <w:rsid w:val="000D77F9"/>
    <w:rsid w:val="000D7D02"/>
    <w:rsid w:val="000E01F7"/>
    <w:rsid w:val="000E0CD1"/>
    <w:rsid w:val="000E0D4D"/>
    <w:rsid w:val="000E110C"/>
    <w:rsid w:val="000E137F"/>
    <w:rsid w:val="000E166C"/>
    <w:rsid w:val="000E180E"/>
    <w:rsid w:val="000E23C8"/>
    <w:rsid w:val="000E33C8"/>
    <w:rsid w:val="000E37B5"/>
    <w:rsid w:val="000E3D82"/>
    <w:rsid w:val="000E3E4E"/>
    <w:rsid w:val="000E3EA3"/>
    <w:rsid w:val="000E4CD0"/>
    <w:rsid w:val="000E4D0A"/>
    <w:rsid w:val="000E4E53"/>
    <w:rsid w:val="000E5329"/>
    <w:rsid w:val="000E5A4F"/>
    <w:rsid w:val="000E5B2E"/>
    <w:rsid w:val="000E5DB8"/>
    <w:rsid w:val="000E6C8E"/>
    <w:rsid w:val="000E6EF2"/>
    <w:rsid w:val="000E7800"/>
    <w:rsid w:val="000E7A8B"/>
    <w:rsid w:val="000E7B65"/>
    <w:rsid w:val="000F06D3"/>
    <w:rsid w:val="000F0C92"/>
    <w:rsid w:val="000F0DC8"/>
    <w:rsid w:val="000F119C"/>
    <w:rsid w:val="000F11B4"/>
    <w:rsid w:val="000F12EB"/>
    <w:rsid w:val="000F1956"/>
    <w:rsid w:val="000F2344"/>
    <w:rsid w:val="000F2628"/>
    <w:rsid w:val="000F27A6"/>
    <w:rsid w:val="000F2D09"/>
    <w:rsid w:val="000F2F60"/>
    <w:rsid w:val="000F3290"/>
    <w:rsid w:val="000F37EE"/>
    <w:rsid w:val="000F4904"/>
    <w:rsid w:val="000F51BD"/>
    <w:rsid w:val="000F51BF"/>
    <w:rsid w:val="000F55D9"/>
    <w:rsid w:val="000F6033"/>
    <w:rsid w:val="000F6792"/>
    <w:rsid w:val="000F6B9D"/>
    <w:rsid w:val="000F6C17"/>
    <w:rsid w:val="000F7AA4"/>
    <w:rsid w:val="001000B4"/>
    <w:rsid w:val="0010074B"/>
    <w:rsid w:val="00100803"/>
    <w:rsid w:val="00100DF9"/>
    <w:rsid w:val="001018BA"/>
    <w:rsid w:val="00101CAB"/>
    <w:rsid w:val="00101E9A"/>
    <w:rsid w:val="00101F23"/>
    <w:rsid w:val="001026C3"/>
    <w:rsid w:val="00102AE9"/>
    <w:rsid w:val="001031E0"/>
    <w:rsid w:val="0010379D"/>
    <w:rsid w:val="00103ACB"/>
    <w:rsid w:val="00103BE2"/>
    <w:rsid w:val="00103D87"/>
    <w:rsid w:val="00103F9F"/>
    <w:rsid w:val="0010467E"/>
    <w:rsid w:val="0010493E"/>
    <w:rsid w:val="00104F52"/>
    <w:rsid w:val="00105889"/>
    <w:rsid w:val="00105B6F"/>
    <w:rsid w:val="00106743"/>
    <w:rsid w:val="00106BE8"/>
    <w:rsid w:val="001071EF"/>
    <w:rsid w:val="001078B9"/>
    <w:rsid w:val="00107F94"/>
    <w:rsid w:val="00110389"/>
    <w:rsid w:val="00110721"/>
    <w:rsid w:val="00110753"/>
    <w:rsid w:val="001107D6"/>
    <w:rsid w:val="00110815"/>
    <w:rsid w:val="00110CD1"/>
    <w:rsid w:val="00110F9E"/>
    <w:rsid w:val="00111339"/>
    <w:rsid w:val="001114FE"/>
    <w:rsid w:val="001119C6"/>
    <w:rsid w:val="00111ABF"/>
    <w:rsid w:val="00111E06"/>
    <w:rsid w:val="001125C5"/>
    <w:rsid w:val="001125F2"/>
    <w:rsid w:val="001126E2"/>
    <w:rsid w:val="00112718"/>
    <w:rsid w:val="00112BFC"/>
    <w:rsid w:val="00112C80"/>
    <w:rsid w:val="00112D19"/>
    <w:rsid w:val="00112FAD"/>
    <w:rsid w:val="00113005"/>
    <w:rsid w:val="0011389D"/>
    <w:rsid w:val="001149C9"/>
    <w:rsid w:val="001157DD"/>
    <w:rsid w:val="00115ABF"/>
    <w:rsid w:val="00115D26"/>
    <w:rsid w:val="00115F82"/>
    <w:rsid w:val="00115FB0"/>
    <w:rsid w:val="00116AAF"/>
    <w:rsid w:val="0011703B"/>
    <w:rsid w:val="00117CE7"/>
    <w:rsid w:val="00120266"/>
    <w:rsid w:val="001203EA"/>
    <w:rsid w:val="00120D1D"/>
    <w:rsid w:val="00120FE6"/>
    <w:rsid w:val="00121138"/>
    <w:rsid w:val="001215A7"/>
    <w:rsid w:val="00121C11"/>
    <w:rsid w:val="00121C34"/>
    <w:rsid w:val="00121F16"/>
    <w:rsid w:val="00121FA7"/>
    <w:rsid w:val="0012248B"/>
    <w:rsid w:val="0012265F"/>
    <w:rsid w:val="00122801"/>
    <w:rsid w:val="001232D8"/>
    <w:rsid w:val="0012369C"/>
    <w:rsid w:val="00123934"/>
    <w:rsid w:val="00123BF1"/>
    <w:rsid w:val="00123DDF"/>
    <w:rsid w:val="00124D8C"/>
    <w:rsid w:val="00124F2A"/>
    <w:rsid w:val="001252F6"/>
    <w:rsid w:val="00125545"/>
    <w:rsid w:val="0012601A"/>
    <w:rsid w:val="0012625B"/>
    <w:rsid w:val="001264EF"/>
    <w:rsid w:val="00126AD3"/>
    <w:rsid w:val="00126C92"/>
    <w:rsid w:val="00126E85"/>
    <w:rsid w:val="00127EBF"/>
    <w:rsid w:val="001301F3"/>
    <w:rsid w:val="00130902"/>
    <w:rsid w:val="00130F65"/>
    <w:rsid w:val="00130FDC"/>
    <w:rsid w:val="00131CAB"/>
    <w:rsid w:val="00132AC1"/>
    <w:rsid w:val="00132EDE"/>
    <w:rsid w:val="001335A9"/>
    <w:rsid w:val="0013362E"/>
    <w:rsid w:val="00134607"/>
    <w:rsid w:val="0013468A"/>
    <w:rsid w:val="00134884"/>
    <w:rsid w:val="001352C9"/>
    <w:rsid w:val="001353E7"/>
    <w:rsid w:val="00135EFE"/>
    <w:rsid w:val="0013611D"/>
    <w:rsid w:val="001369A5"/>
    <w:rsid w:val="00136A05"/>
    <w:rsid w:val="00136D4A"/>
    <w:rsid w:val="00136F58"/>
    <w:rsid w:val="001371A4"/>
    <w:rsid w:val="00137517"/>
    <w:rsid w:val="00137FDB"/>
    <w:rsid w:val="00140304"/>
    <w:rsid w:val="001404AF"/>
    <w:rsid w:val="00140B0B"/>
    <w:rsid w:val="00140C42"/>
    <w:rsid w:val="001410BA"/>
    <w:rsid w:val="00141117"/>
    <w:rsid w:val="00141247"/>
    <w:rsid w:val="0014171E"/>
    <w:rsid w:val="00141D91"/>
    <w:rsid w:val="00142DB1"/>
    <w:rsid w:val="001435A8"/>
    <w:rsid w:val="00143961"/>
    <w:rsid w:val="00143E5A"/>
    <w:rsid w:val="001442F2"/>
    <w:rsid w:val="00144583"/>
    <w:rsid w:val="0014465D"/>
    <w:rsid w:val="00144707"/>
    <w:rsid w:val="00144B62"/>
    <w:rsid w:val="00145F13"/>
    <w:rsid w:val="0014683C"/>
    <w:rsid w:val="00146B23"/>
    <w:rsid w:val="00146B50"/>
    <w:rsid w:val="00146E09"/>
    <w:rsid w:val="00147038"/>
    <w:rsid w:val="00147106"/>
    <w:rsid w:val="0014723C"/>
    <w:rsid w:val="00147B17"/>
    <w:rsid w:val="0015009D"/>
    <w:rsid w:val="0015015F"/>
    <w:rsid w:val="001502F7"/>
    <w:rsid w:val="00150B35"/>
    <w:rsid w:val="00150F98"/>
    <w:rsid w:val="00150FE8"/>
    <w:rsid w:val="00151077"/>
    <w:rsid w:val="001512F4"/>
    <w:rsid w:val="00151D1A"/>
    <w:rsid w:val="00151DE6"/>
    <w:rsid w:val="00152FA8"/>
    <w:rsid w:val="00153E68"/>
    <w:rsid w:val="00154624"/>
    <w:rsid w:val="00155428"/>
    <w:rsid w:val="001557A3"/>
    <w:rsid w:val="00155A58"/>
    <w:rsid w:val="00156AB1"/>
    <w:rsid w:val="0015744E"/>
    <w:rsid w:val="00160167"/>
    <w:rsid w:val="00160DE7"/>
    <w:rsid w:val="001610AA"/>
    <w:rsid w:val="001614FB"/>
    <w:rsid w:val="001615AF"/>
    <w:rsid w:val="00161D48"/>
    <w:rsid w:val="00161EA7"/>
    <w:rsid w:val="00162101"/>
    <w:rsid w:val="001623B6"/>
    <w:rsid w:val="001628AC"/>
    <w:rsid w:val="001628AF"/>
    <w:rsid w:val="00162DFB"/>
    <w:rsid w:val="001631D3"/>
    <w:rsid w:val="001636F7"/>
    <w:rsid w:val="00163A17"/>
    <w:rsid w:val="00163BCC"/>
    <w:rsid w:val="00164592"/>
    <w:rsid w:val="00165025"/>
    <w:rsid w:val="001659C6"/>
    <w:rsid w:val="00165CDA"/>
    <w:rsid w:val="00165EBF"/>
    <w:rsid w:val="00165F7A"/>
    <w:rsid w:val="00166069"/>
    <w:rsid w:val="001660D7"/>
    <w:rsid w:val="001665D2"/>
    <w:rsid w:val="00170A0E"/>
    <w:rsid w:val="001710C3"/>
    <w:rsid w:val="001713F1"/>
    <w:rsid w:val="001713F9"/>
    <w:rsid w:val="0017275D"/>
    <w:rsid w:val="0017365B"/>
    <w:rsid w:val="0017393B"/>
    <w:rsid w:val="00173D8B"/>
    <w:rsid w:val="001741C1"/>
    <w:rsid w:val="00174C81"/>
    <w:rsid w:val="0017502C"/>
    <w:rsid w:val="0017517E"/>
    <w:rsid w:val="00175542"/>
    <w:rsid w:val="00175A25"/>
    <w:rsid w:val="00175D74"/>
    <w:rsid w:val="001767FE"/>
    <w:rsid w:val="00176D6A"/>
    <w:rsid w:val="00177024"/>
    <w:rsid w:val="0017766A"/>
    <w:rsid w:val="00177F1D"/>
    <w:rsid w:val="001806D5"/>
    <w:rsid w:val="00180D74"/>
    <w:rsid w:val="001814DF"/>
    <w:rsid w:val="001818A8"/>
    <w:rsid w:val="00181920"/>
    <w:rsid w:val="001826EA"/>
    <w:rsid w:val="00182B73"/>
    <w:rsid w:val="00182D34"/>
    <w:rsid w:val="00183215"/>
    <w:rsid w:val="00183706"/>
    <w:rsid w:val="00183DA8"/>
    <w:rsid w:val="00184814"/>
    <w:rsid w:val="00184B67"/>
    <w:rsid w:val="00184F01"/>
    <w:rsid w:val="00185029"/>
    <w:rsid w:val="00185315"/>
    <w:rsid w:val="0018585B"/>
    <w:rsid w:val="00185E17"/>
    <w:rsid w:val="00185F5B"/>
    <w:rsid w:val="00186298"/>
    <w:rsid w:val="00186F22"/>
    <w:rsid w:val="001879AE"/>
    <w:rsid w:val="00187A9F"/>
    <w:rsid w:val="00187D34"/>
    <w:rsid w:val="00190129"/>
    <w:rsid w:val="00190151"/>
    <w:rsid w:val="001904E9"/>
    <w:rsid w:val="001905AB"/>
    <w:rsid w:val="0019072F"/>
    <w:rsid w:val="001910F6"/>
    <w:rsid w:val="00191453"/>
    <w:rsid w:val="00192EDE"/>
    <w:rsid w:val="00192F5A"/>
    <w:rsid w:val="00193093"/>
    <w:rsid w:val="001931DB"/>
    <w:rsid w:val="0019394D"/>
    <w:rsid w:val="00193987"/>
    <w:rsid w:val="00193A56"/>
    <w:rsid w:val="00193B8E"/>
    <w:rsid w:val="00193BFF"/>
    <w:rsid w:val="00193DA3"/>
    <w:rsid w:val="00193DFC"/>
    <w:rsid w:val="001942A7"/>
    <w:rsid w:val="00195524"/>
    <w:rsid w:val="0019589A"/>
    <w:rsid w:val="00195EBB"/>
    <w:rsid w:val="0019640E"/>
    <w:rsid w:val="00196BF2"/>
    <w:rsid w:val="00197080"/>
    <w:rsid w:val="001970C5"/>
    <w:rsid w:val="001970F1"/>
    <w:rsid w:val="00197243"/>
    <w:rsid w:val="0019780F"/>
    <w:rsid w:val="001A03AA"/>
    <w:rsid w:val="001A0EBB"/>
    <w:rsid w:val="001A1C3A"/>
    <w:rsid w:val="001A1F4C"/>
    <w:rsid w:val="001A200B"/>
    <w:rsid w:val="001A239C"/>
    <w:rsid w:val="001A2628"/>
    <w:rsid w:val="001A294B"/>
    <w:rsid w:val="001A297A"/>
    <w:rsid w:val="001A2FE2"/>
    <w:rsid w:val="001A32D0"/>
    <w:rsid w:val="001A4657"/>
    <w:rsid w:val="001A484B"/>
    <w:rsid w:val="001A5390"/>
    <w:rsid w:val="001A5AA9"/>
    <w:rsid w:val="001A5E82"/>
    <w:rsid w:val="001A5EC5"/>
    <w:rsid w:val="001A6FC0"/>
    <w:rsid w:val="001A7192"/>
    <w:rsid w:val="001A7326"/>
    <w:rsid w:val="001A7463"/>
    <w:rsid w:val="001B03AD"/>
    <w:rsid w:val="001B0B9C"/>
    <w:rsid w:val="001B10D4"/>
    <w:rsid w:val="001B1131"/>
    <w:rsid w:val="001B14B9"/>
    <w:rsid w:val="001B1701"/>
    <w:rsid w:val="001B18DF"/>
    <w:rsid w:val="001B2209"/>
    <w:rsid w:val="001B231B"/>
    <w:rsid w:val="001B2680"/>
    <w:rsid w:val="001B27B0"/>
    <w:rsid w:val="001B2FD5"/>
    <w:rsid w:val="001B3086"/>
    <w:rsid w:val="001B3289"/>
    <w:rsid w:val="001B45C9"/>
    <w:rsid w:val="001B4684"/>
    <w:rsid w:val="001B4C8E"/>
    <w:rsid w:val="001B55AE"/>
    <w:rsid w:val="001B5DCE"/>
    <w:rsid w:val="001B6547"/>
    <w:rsid w:val="001B68C7"/>
    <w:rsid w:val="001B69D2"/>
    <w:rsid w:val="001B6D90"/>
    <w:rsid w:val="001B740F"/>
    <w:rsid w:val="001C046D"/>
    <w:rsid w:val="001C04F3"/>
    <w:rsid w:val="001C05C9"/>
    <w:rsid w:val="001C1451"/>
    <w:rsid w:val="001C146A"/>
    <w:rsid w:val="001C23A5"/>
    <w:rsid w:val="001C283C"/>
    <w:rsid w:val="001C30CE"/>
    <w:rsid w:val="001C3A51"/>
    <w:rsid w:val="001C40CF"/>
    <w:rsid w:val="001C45EB"/>
    <w:rsid w:val="001C4ACF"/>
    <w:rsid w:val="001C4BB0"/>
    <w:rsid w:val="001C4C63"/>
    <w:rsid w:val="001C54DB"/>
    <w:rsid w:val="001C59CC"/>
    <w:rsid w:val="001C5E75"/>
    <w:rsid w:val="001C5ECB"/>
    <w:rsid w:val="001C6047"/>
    <w:rsid w:val="001C6341"/>
    <w:rsid w:val="001C663D"/>
    <w:rsid w:val="001C6BAA"/>
    <w:rsid w:val="001C6E1E"/>
    <w:rsid w:val="001C75A7"/>
    <w:rsid w:val="001D0077"/>
    <w:rsid w:val="001D0453"/>
    <w:rsid w:val="001D0820"/>
    <w:rsid w:val="001D09AC"/>
    <w:rsid w:val="001D0F70"/>
    <w:rsid w:val="001D1565"/>
    <w:rsid w:val="001D15E6"/>
    <w:rsid w:val="001D18AF"/>
    <w:rsid w:val="001D21A7"/>
    <w:rsid w:val="001D2859"/>
    <w:rsid w:val="001D31E8"/>
    <w:rsid w:val="001D31FF"/>
    <w:rsid w:val="001D37BB"/>
    <w:rsid w:val="001D39C4"/>
    <w:rsid w:val="001D431B"/>
    <w:rsid w:val="001D4538"/>
    <w:rsid w:val="001D46C3"/>
    <w:rsid w:val="001D5074"/>
    <w:rsid w:val="001D5D3F"/>
    <w:rsid w:val="001D660B"/>
    <w:rsid w:val="001D6AFD"/>
    <w:rsid w:val="001D6BFF"/>
    <w:rsid w:val="001D706E"/>
    <w:rsid w:val="001D7688"/>
    <w:rsid w:val="001D775F"/>
    <w:rsid w:val="001D7830"/>
    <w:rsid w:val="001D7ECF"/>
    <w:rsid w:val="001D7F80"/>
    <w:rsid w:val="001E0B27"/>
    <w:rsid w:val="001E0C0D"/>
    <w:rsid w:val="001E1337"/>
    <w:rsid w:val="001E180B"/>
    <w:rsid w:val="001E1A1A"/>
    <w:rsid w:val="001E1E67"/>
    <w:rsid w:val="001E22FA"/>
    <w:rsid w:val="001E30F2"/>
    <w:rsid w:val="001E3A2A"/>
    <w:rsid w:val="001E45C0"/>
    <w:rsid w:val="001E4771"/>
    <w:rsid w:val="001E4CB3"/>
    <w:rsid w:val="001E5226"/>
    <w:rsid w:val="001E5251"/>
    <w:rsid w:val="001E65F3"/>
    <w:rsid w:val="001E6B8B"/>
    <w:rsid w:val="001E76E3"/>
    <w:rsid w:val="001E78AE"/>
    <w:rsid w:val="001F037A"/>
    <w:rsid w:val="001F03AE"/>
    <w:rsid w:val="001F1129"/>
    <w:rsid w:val="001F14F1"/>
    <w:rsid w:val="001F16C5"/>
    <w:rsid w:val="001F186E"/>
    <w:rsid w:val="001F1AD4"/>
    <w:rsid w:val="001F1B6D"/>
    <w:rsid w:val="001F1ED6"/>
    <w:rsid w:val="001F2484"/>
    <w:rsid w:val="001F30B9"/>
    <w:rsid w:val="001F33AB"/>
    <w:rsid w:val="001F3813"/>
    <w:rsid w:val="001F3B3E"/>
    <w:rsid w:val="001F3E8B"/>
    <w:rsid w:val="001F3FA6"/>
    <w:rsid w:val="001F4550"/>
    <w:rsid w:val="001F466A"/>
    <w:rsid w:val="001F4A20"/>
    <w:rsid w:val="001F4A2E"/>
    <w:rsid w:val="001F4C4A"/>
    <w:rsid w:val="001F51B9"/>
    <w:rsid w:val="001F599F"/>
    <w:rsid w:val="001F6126"/>
    <w:rsid w:val="001F629B"/>
    <w:rsid w:val="001F6BE2"/>
    <w:rsid w:val="001F6DD4"/>
    <w:rsid w:val="001F6ECE"/>
    <w:rsid w:val="001F7066"/>
    <w:rsid w:val="001F779B"/>
    <w:rsid w:val="001F7B36"/>
    <w:rsid w:val="001F7DD9"/>
    <w:rsid w:val="00200E77"/>
    <w:rsid w:val="002015AA"/>
    <w:rsid w:val="00201772"/>
    <w:rsid w:val="00201925"/>
    <w:rsid w:val="00201D05"/>
    <w:rsid w:val="002021BE"/>
    <w:rsid w:val="002039C6"/>
    <w:rsid w:val="00203F24"/>
    <w:rsid w:val="002051B6"/>
    <w:rsid w:val="002055B7"/>
    <w:rsid w:val="00206729"/>
    <w:rsid w:val="00206767"/>
    <w:rsid w:val="00207248"/>
    <w:rsid w:val="00207F52"/>
    <w:rsid w:val="0021003C"/>
    <w:rsid w:val="002103A8"/>
    <w:rsid w:val="00210497"/>
    <w:rsid w:val="00210990"/>
    <w:rsid w:val="002113E2"/>
    <w:rsid w:val="002117A1"/>
    <w:rsid w:val="002118B6"/>
    <w:rsid w:val="00211E60"/>
    <w:rsid w:val="0021231B"/>
    <w:rsid w:val="00212A09"/>
    <w:rsid w:val="00212D40"/>
    <w:rsid w:val="00212F9D"/>
    <w:rsid w:val="0021331D"/>
    <w:rsid w:val="00213B76"/>
    <w:rsid w:val="00213E4D"/>
    <w:rsid w:val="00213FC2"/>
    <w:rsid w:val="002140AF"/>
    <w:rsid w:val="00214F80"/>
    <w:rsid w:val="0021514A"/>
    <w:rsid w:val="00215FD5"/>
    <w:rsid w:val="002162A5"/>
    <w:rsid w:val="00216B06"/>
    <w:rsid w:val="00217396"/>
    <w:rsid w:val="00220083"/>
    <w:rsid w:val="002200DA"/>
    <w:rsid w:val="0022013B"/>
    <w:rsid w:val="002201A3"/>
    <w:rsid w:val="00220329"/>
    <w:rsid w:val="00220A05"/>
    <w:rsid w:val="00220AD8"/>
    <w:rsid w:val="002216FC"/>
    <w:rsid w:val="0022198D"/>
    <w:rsid w:val="00221A22"/>
    <w:rsid w:val="00222A21"/>
    <w:rsid w:val="00222A3A"/>
    <w:rsid w:val="00222F79"/>
    <w:rsid w:val="0022323D"/>
    <w:rsid w:val="00223686"/>
    <w:rsid w:val="002238EB"/>
    <w:rsid w:val="00223AD9"/>
    <w:rsid w:val="00223C4A"/>
    <w:rsid w:val="002242E4"/>
    <w:rsid w:val="00224CAA"/>
    <w:rsid w:val="002251F8"/>
    <w:rsid w:val="0022538F"/>
    <w:rsid w:val="0022555B"/>
    <w:rsid w:val="002255B2"/>
    <w:rsid w:val="00225641"/>
    <w:rsid w:val="00225A8C"/>
    <w:rsid w:val="002260CB"/>
    <w:rsid w:val="002262C1"/>
    <w:rsid w:val="00226630"/>
    <w:rsid w:val="00226959"/>
    <w:rsid w:val="00226D2A"/>
    <w:rsid w:val="0022791B"/>
    <w:rsid w:val="00227B91"/>
    <w:rsid w:val="00227FA0"/>
    <w:rsid w:val="00230D01"/>
    <w:rsid w:val="00231A3B"/>
    <w:rsid w:val="0023296F"/>
    <w:rsid w:val="00232D19"/>
    <w:rsid w:val="00233640"/>
    <w:rsid w:val="00233CFA"/>
    <w:rsid w:val="00233E70"/>
    <w:rsid w:val="00235541"/>
    <w:rsid w:val="00236914"/>
    <w:rsid w:val="00236E75"/>
    <w:rsid w:val="00236F7D"/>
    <w:rsid w:val="00237367"/>
    <w:rsid w:val="00237378"/>
    <w:rsid w:val="00237447"/>
    <w:rsid w:val="002378CA"/>
    <w:rsid w:val="002379A2"/>
    <w:rsid w:val="002400AD"/>
    <w:rsid w:val="00240296"/>
    <w:rsid w:val="00240AEF"/>
    <w:rsid w:val="002416BD"/>
    <w:rsid w:val="00241860"/>
    <w:rsid w:val="002418BD"/>
    <w:rsid w:val="00241AF0"/>
    <w:rsid w:val="00241E6A"/>
    <w:rsid w:val="00241F33"/>
    <w:rsid w:val="0024216D"/>
    <w:rsid w:val="00242172"/>
    <w:rsid w:val="0024235C"/>
    <w:rsid w:val="002432B3"/>
    <w:rsid w:val="0024339E"/>
    <w:rsid w:val="00243F20"/>
    <w:rsid w:val="00243FF1"/>
    <w:rsid w:val="00244429"/>
    <w:rsid w:val="00244692"/>
    <w:rsid w:val="002448FF"/>
    <w:rsid w:val="00244B93"/>
    <w:rsid w:val="002452F6"/>
    <w:rsid w:val="00245353"/>
    <w:rsid w:val="00245602"/>
    <w:rsid w:val="002457E6"/>
    <w:rsid w:val="002458AE"/>
    <w:rsid w:val="002469D0"/>
    <w:rsid w:val="00246C43"/>
    <w:rsid w:val="00246E73"/>
    <w:rsid w:val="00246F1C"/>
    <w:rsid w:val="002500FE"/>
    <w:rsid w:val="002503BF"/>
    <w:rsid w:val="00250885"/>
    <w:rsid w:val="00250942"/>
    <w:rsid w:val="00250DEE"/>
    <w:rsid w:val="002512C3"/>
    <w:rsid w:val="002514C9"/>
    <w:rsid w:val="00251F4E"/>
    <w:rsid w:val="002520F7"/>
    <w:rsid w:val="00252370"/>
    <w:rsid w:val="00252891"/>
    <w:rsid w:val="00253980"/>
    <w:rsid w:val="002540FE"/>
    <w:rsid w:val="0025422F"/>
    <w:rsid w:val="00254706"/>
    <w:rsid w:val="0025470F"/>
    <w:rsid w:val="00254AA3"/>
    <w:rsid w:val="00254CC6"/>
    <w:rsid w:val="0025528D"/>
    <w:rsid w:val="0025589A"/>
    <w:rsid w:val="0025655E"/>
    <w:rsid w:val="002567A7"/>
    <w:rsid w:val="00256AEE"/>
    <w:rsid w:val="00256B4E"/>
    <w:rsid w:val="002572C8"/>
    <w:rsid w:val="00257AE8"/>
    <w:rsid w:val="00257F51"/>
    <w:rsid w:val="00260813"/>
    <w:rsid w:val="00260D9A"/>
    <w:rsid w:val="00261072"/>
    <w:rsid w:val="00261383"/>
    <w:rsid w:val="00262202"/>
    <w:rsid w:val="002625F0"/>
    <w:rsid w:val="00263399"/>
    <w:rsid w:val="00263545"/>
    <w:rsid w:val="0026380B"/>
    <w:rsid w:val="002649E7"/>
    <w:rsid w:val="00264A85"/>
    <w:rsid w:val="0026520A"/>
    <w:rsid w:val="0026593B"/>
    <w:rsid w:val="00265A9B"/>
    <w:rsid w:val="00266A07"/>
    <w:rsid w:val="002673DE"/>
    <w:rsid w:val="0026791C"/>
    <w:rsid w:val="00270231"/>
    <w:rsid w:val="00270250"/>
    <w:rsid w:val="0027110E"/>
    <w:rsid w:val="002713FB"/>
    <w:rsid w:val="00271404"/>
    <w:rsid w:val="002717C5"/>
    <w:rsid w:val="00272A68"/>
    <w:rsid w:val="00273618"/>
    <w:rsid w:val="0027379D"/>
    <w:rsid w:val="00273B72"/>
    <w:rsid w:val="0027450E"/>
    <w:rsid w:val="00275355"/>
    <w:rsid w:val="002757D8"/>
    <w:rsid w:val="00275E0F"/>
    <w:rsid w:val="0027605B"/>
    <w:rsid w:val="0027625D"/>
    <w:rsid w:val="002765A0"/>
    <w:rsid w:val="0027661F"/>
    <w:rsid w:val="00276F5A"/>
    <w:rsid w:val="002773EC"/>
    <w:rsid w:val="00277855"/>
    <w:rsid w:val="00277A9E"/>
    <w:rsid w:val="00277FA0"/>
    <w:rsid w:val="002800A0"/>
    <w:rsid w:val="00280B6C"/>
    <w:rsid w:val="00280BF3"/>
    <w:rsid w:val="00280D94"/>
    <w:rsid w:val="00280EC1"/>
    <w:rsid w:val="00281464"/>
    <w:rsid w:val="00282B4F"/>
    <w:rsid w:val="00282F9E"/>
    <w:rsid w:val="00282FF2"/>
    <w:rsid w:val="00283169"/>
    <w:rsid w:val="00283949"/>
    <w:rsid w:val="0028411B"/>
    <w:rsid w:val="00284D6B"/>
    <w:rsid w:val="00286BFE"/>
    <w:rsid w:val="00286C26"/>
    <w:rsid w:val="00286CB8"/>
    <w:rsid w:val="00287807"/>
    <w:rsid w:val="00287E57"/>
    <w:rsid w:val="00287F5F"/>
    <w:rsid w:val="002902A3"/>
    <w:rsid w:val="0029099A"/>
    <w:rsid w:val="00290A3E"/>
    <w:rsid w:val="00290AD1"/>
    <w:rsid w:val="00290D15"/>
    <w:rsid w:val="002910F5"/>
    <w:rsid w:val="00291235"/>
    <w:rsid w:val="00291773"/>
    <w:rsid w:val="00291C07"/>
    <w:rsid w:val="002921D8"/>
    <w:rsid w:val="002927AF"/>
    <w:rsid w:val="00292852"/>
    <w:rsid w:val="00292913"/>
    <w:rsid w:val="00292E70"/>
    <w:rsid w:val="00292FDC"/>
    <w:rsid w:val="00293120"/>
    <w:rsid w:val="00293385"/>
    <w:rsid w:val="00294510"/>
    <w:rsid w:val="00294629"/>
    <w:rsid w:val="002952EC"/>
    <w:rsid w:val="002954FE"/>
    <w:rsid w:val="00295940"/>
    <w:rsid w:val="00296E7B"/>
    <w:rsid w:val="0029750E"/>
    <w:rsid w:val="002975A0"/>
    <w:rsid w:val="002977EA"/>
    <w:rsid w:val="00297A3A"/>
    <w:rsid w:val="00297E3F"/>
    <w:rsid w:val="002A09B9"/>
    <w:rsid w:val="002A176A"/>
    <w:rsid w:val="002A1CDE"/>
    <w:rsid w:val="002A20EC"/>
    <w:rsid w:val="002A213E"/>
    <w:rsid w:val="002A2EC1"/>
    <w:rsid w:val="002A310A"/>
    <w:rsid w:val="002A336C"/>
    <w:rsid w:val="002A3539"/>
    <w:rsid w:val="002A366A"/>
    <w:rsid w:val="002A3C97"/>
    <w:rsid w:val="002A40C6"/>
    <w:rsid w:val="002A433B"/>
    <w:rsid w:val="002A492F"/>
    <w:rsid w:val="002A5FA9"/>
    <w:rsid w:val="002A6215"/>
    <w:rsid w:val="002A686C"/>
    <w:rsid w:val="002A689C"/>
    <w:rsid w:val="002A6927"/>
    <w:rsid w:val="002A6D0A"/>
    <w:rsid w:val="002A7479"/>
    <w:rsid w:val="002A78CF"/>
    <w:rsid w:val="002A7A69"/>
    <w:rsid w:val="002A7E28"/>
    <w:rsid w:val="002B03B2"/>
    <w:rsid w:val="002B072E"/>
    <w:rsid w:val="002B07F6"/>
    <w:rsid w:val="002B0842"/>
    <w:rsid w:val="002B0869"/>
    <w:rsid w:val="002B0CB1"/>
    <w:rsid w:val="002B1077"/>
    <w:rsid w:val="002B1B8D"/>
    <w:rsid w:val="002B1F80"/>
    <w:rsid w:val="002B24E0"/>
    <w:rsid w:val="002B27FE"/>
    <w:rsid w:val="002B2A1E"/>
    <w:rsid w:val="002B3070"/>
    <w:rsid w:val="002B38F1"/>
    <w:rsid w:val="002B3E58"/>
    <w:rsid w:val="002B3F52"/>
    <w:rsid w:val="002B4463"/>
    <w:rsid w:val="002B48A0"/>
    <w:rsid w:val="002B4BA7"/>
    <w:rsid w:val="002B6387"/>
    <w:rsid w:val="002B6CED"/>
    <w:rsid w:val="002B6D13"/>
    <w:rsid w:val="002B7EEE"/>
    <w:rsid w:val="002C0360"/>
    <w:rsid w:val="002C0458"/>
    <w:rsid w:val="002C05BD"/>
    <w:rsid w:val="002C14E0"/>
    <w:rsid w:val="002C1711"/>
    <w:rsid w:val="002C1EEB"/>
    <w:rsid w:val="002C2494"/>
    <w:rsid w:val="002C2B5B"/>
    <w:rsid w:val="002C3217"/>
    <w:rsid w:val="002C419D"/>
    <w:rsid w:val="002C4331"/>
    <w:rsid w:val="002C4380"/>
    <w:rsid w:val="002C4518"/>
    <w:rsid w:val="002C4FBD"/>
    <w:rsid w:val="002C5740"/>
    <w:rsid w:val="002C61E1"/>
    <w:rsid w:val="002C6E92"/>
    <w:rsid w:val="002C7C94"/>
    <w:rsid w:val="002C7DFF"/>
    <w:rsid w:val="002D05E8"/>
    <w:rsid w:val="002D09D1"/>
    <w:rsid w:val="002D0FA6"/>
    <w:rsid w:val="002D103B"/>
    <w:rsid w:val="002D15B0"/>
    <w:rsid w:val="002D19E5"/>
    <w:rsid w:val="002D1A21"/>
    <w:rsid w:val="002D1BFF"/>
    <w:rsid w:val="002D22CF"/>
    <w:rsid w:val="002D2529"/>
    <w:rsid w:val="002D27CE"/>
    <w:rsid w:val="002D2CCE"/>
    <w:rsid w:val="002D2E9A"/>
    <w:rsid w:val="002D2F3B"/>
    <w:rsid w:val="002D2FCA"/>
    <w:rsid w:val="002D3319"/>
    <w:rsid w:val="002D333F"/>
    <w:rsid w:val="002D3ACF"/>
    <w:rsid w:val="002D3D7F"/>
    <w:rsid w:val="002D48A2"/>
    <w:rsid w:val="002D48C1"/>
    <w:rsid w:val="002D54B4"/>
    <w:rsid w:val="002D5F61"/>
    <w:rsid w:val="002D6535"/>
    <w:rsid w:val="002D73F2"/>
    <w:rsid w:val="002D7693"/>
    <w:rsid w:val="002D77B5"/>
    <w:rsid w:val="002D7906"/>
    <w:rsid w:val="002D7D6E"/>
    <w:rsid w:val="002D7F18"/>
    <w:rsid w:val="002E0306"/>
    <w:rsid w:val="002E0E12"/>
    <w:rsid w:val="002E0FC9"/>
    <w:rsid w:val="002E10B8"/>
    <w:rsid w:val="002E15ED"/>
    <w:rsid w:val="002E23A2"/>
    <w:rsid w:val="002E288F"/>
    <w:rsid w:val="002E3148"/>
    <w:rsid w:val="002E33CB"/>
    <w:rsid w:val="002E3565"/>
    <w:rsid w:val="002E3B95"/>
    <w:rsid w:val="002E4357"/>
    <w:rsid w:val="002E4489"/>
    <w:rsid w:val="002E57EF"/>
    <w:rsid w:val="002E596D"/>
    <w:rsid w:val="002E6084"/>
    <w:rsid w:val="002F0274"/>
    <w:rsid w:val="002F04A1"/>
    <w:rsid w:val="002F0649"/>
    <w:rsid w:val="002F08C0"/>
    <w:rsid w:val="002F0944"/>
    <w:rsid w:val="002F1685"/>
    <w:rsid w:val="002F288E"/>
    <w:rsid w:val="002F2A71"/>
    <w:rsid w:val="002F2DE7"/>
    <w:rsid w:val="002F30F7"/>
    <w:rsid w:val="002F34CC"/>
    <w:rsid w:val="002F3562"/>
    <w:rsid w:val="002F37C8"/>
    <w:rsid w:val="002F420A"/>
    <w:rsid w:val="002F4CF0"/>
    <w:rsid w:val="002F53D9"/>
    <w:rsid w:val="002F59AA"/>
    <w:rsid w:val="002F5B6D"/>
    <w:rsid w:val="002F606F"/>
    <w:rsid w:val="002F6370"/>
    <w:rsid w:val="002F68B0"/>
    <w:rsid w:val="002F77E3"/>
    <w:rsid w:val="00300ADE"/>
    <w:rsid w:val="00300E9C"/>
    <w:rsid w:val="00300F92"/>
    <w:rsid w:val="00301CCF"/>
    <w:rsid w:val="0030286B"/>
    <w:rsid w:val="003028CE"/>
    <w:rsid w:val="0030294C"/>
    <w:rsid w:val="00302AB6"/>
    <w:rsid w:val="00302B2B"/>
    <w:rsid w:val="0030336B"/>
    <w:rsid w:val="00303A47"/>
    <w:rsid w:val="00303BF9"/>
    <w:rsid w:val="00303D3A"/>
    <w:rsid w:val="00303E17"/>
    <w:rsid w:val="00304B16"/>
    <w:rsid w:val="00305126"/>
    <w:rsid w:val="003069F7"/>
    <w:rsid w:val="00306AA8"/>
    <w:rsid w:val="00307470"/>
    <w:rsid w:val="003077F9"/>
    <w:rsid w:val="00307A27"/>
    <w:rsid w:val="00307A52"/>
    <w:rsid w:val="00307C0D"/>
    <w:rsid w:val="00307FC1"/>
    <w:rsid w:val="0031061B"/>
    <w:rsid w:val="003110EB"/>
    <w:rsid w:val="00311CF9"/>
    <w:rsid w:val="0031221F"/>
    <w:rsid w:val="0031285F"/>
    <w:rsid w:val="00312A32"/>
    <w:rsid w:val="003131DD"/>
    <w:rsid w:val="00313974"/>
    <w:rsid w:val="0031465A"/>
    <w:rsid w:val="0031471A"/>
    <w:rsid w:val="00314E74"/>
    <w:rsid w:val="00315EA7"/>
    <w:rsid w:val="003162C9"/>
    <w:rsid w:val="003165FC"/>
    <w:rsid w:val="00316D8B"/>
    <w:rsid w:val="003171C4"/>
    <w:rsid w:val="0031757B"/>
    <w:rsid w:val="003176DD"/>
    <w:rsid w:val="00317800"/>
    <w:rsid w:val="003178F7"/>
    <w:rsid w:val="0032028F"/>
    <w:rsid w:val="00320821"/>
    <w:rsid w:val="003215C1"/>
    <w:rsid w:val="00321BEC"/>
    <w:rsid w:val="003229AD"/>
    <w:rsid w:val="00323257"/>
    <w:rsid w:val="00323388"/>
    <w:rsid w:val="00323B1F"/>
    <w:rsid w:val="00323FD8"/>
    <w:rsid w:val="0032468F"/>
    <w:rsid w:val="003248CF"/>
    <w:rsid w:val="00324C9C"/>
    <w:rsid w:val="00324DDD"/>
    <w:rsid w:val="003250BC"/>
    <w:rsid w:val="003251F8"/>
    <w:rsid w:val="00325468"/>
    <w:rsid w:val="00325850"/>
    <w:rsid w:val="003269BF"/>
    <w:rsid w:val="0032754C"/>
    <w:rsid w:val="0032790E"/>
    <w:rsid w:val="00330862"/>
    <w:rsid w:val="00330BF3"/>
    <w:rsid w:val="00330F48"/>
    <w:rsid w:val="0033132F"/>
    <w:rsid w:val="00331BC1"/>
    <w:rsid w:val="00331ED7"/>
    <w:rsid w:val="00332165"/>
    <w:rsid w:val="00332782"/>
    <w:rsid w:val="00332934"/>
    <w:rsid w:val="00332AB5"/>
    <w:rsid w:val="0033365E"/>
    <w:rsid w:val="0033385C"/>
    <w:rsid w:val="003339E3"/>
    <w:rsid w:val="0033472B"/>
    <w:rsid w:val="00334E60"/>
    <w:rsid w:val="00334F7A"/>
    <w:rsid w:val="00335110"/>
    <w:rsid w:val="003351A4"/>
    <w:rsid w:val="003352CF"/>
    <w:rsid w:val="0033580F"/>
    <w:rsid w:val="003358D6"/>
    <w:rsid w:val="00335CD7"/>
    <w:rsid w:val="00335D7E"/>
    <w:rsid w:val="0033664A"/>
    <w:rsid w:val="00336B3E"/>
    <w:rsid w:val="00336DBB"/>
    <w:rsid w:val="00337478"/>
    <w:rsid w:val="0034022D"/>
    <w:rsid w:val="003403B6"/>
    <w:rsid w:val="00340C70"/>
    <w:rsid w:val="003414E7"/>
    <w:rsid w:val="00341D41"/>
    <w:rsid w:val="00342005"/>
    <w:rsid w:val="003429FE"/>
    <w:rsid w:val="00342D83"/>
    <w:rsid w:val="00342FA7"/>
    <w:rsid w:val="003431B5"/>
    <w:rsid w:val="00343F39"/>
    <w:rsid w:val="003447CC"/>
    <w:rsid w:val="0034487D"/>
    <w:rsid w:val="00344921"/>
    <w:rsid w:val="00344AB3"/>
    <w:rsid w:val="00344B00"/>
    <w:rsid w:val="00344C97"/>
    <w:rsid w:val="00344F12"/>
    <w:rsid w:val="003458EC"/>
    <w:rsid w:val="00346039"/>
    <w:rsid w:val="00346CA2"/>
    <w:rsid w:val="00346D16"/>
    <w:rsid w:val="00346F77"/>
    <w:rsid w:val="003470A7"/>
    <w:rsid w:val="003471F8"/>
    <w:rsid w:val="00347493"/>
    <w:rsid w:val="00347A29"/>
    <w:rsid w:val="00347EBB"/>
    <w:rsid w:val="00347F00"/>
    <w:rsid w:val="00347F8D"/>
    <w:rsid w:val="00350531"/>
    <w:rsid w:val="003505D9"/>
    <w:rsid w:val="00350C99"/>
    <w:rsid w:val="00350E5E"/>
    <w:rsid w:val="00350FC9"/>
    <w:rsid w:val="00351080"/>
    <w:rsid w:val="003510CC"/>
    <w:rsid w:val="00351149"/>
    <w:rsid w:val="003518E5"/>
    <w:rsid w:val="00351C38"/>
    <w:rsid w:val="00351E2F"/>
    <w:rsid w:val="0035240C"/>
    <w:rsid w:val="00352714"/>
    <w:rsid w:val="00352AA9"/>
    <w:rsid w:val="00352ABB"/>
    <w:rsid w:val="00352CD7"/>
    <w:rsid w:val="00353164"/>
    <w:rsid w:val="003536AA"/>
    <w:rsid w:val="00353E43"/>
    <w:rsid w:val="00353F7D"/>
    <w:rsid w:val="00354439"/>
    <w:rsid w:val="00355747"/>
    <w:rsid w:val="003557C1"/>
    <w:rsid w:val="00355A4C"/>
    <w:rsid w:val="0035639D"/>
    <w:rsid w:val="00357009"/>
    <w:rsid w:val="0035712E"/>
    <w:rsid w:val="00357A82"/>
    <w:rsid w:val="00357E80"/>
    <w:rsid w:val="00357E8B"/>
    <w:rsid w:val="00357F0D"/>
    <w:rsid w:val="00360413"/>
    <w:rsid w:val="003609B7"/>
    <w:rsid w:val="00360ABC"/>
    <w:rsid w:val="00361175"/>
    <w:rsid w:val="003612BA"/>
    <w:rsid w:val="00361CFE"/>
    <w:rsid w:val="00361E29"/>
    <w:rsid w:val="00362127"/>
    <w:rsid w:val="003630A0"/>
    <w:rsid w:val="003631E4"/>
    <w:rsid w:val="00363825"/>
    <w:rsid w:val="003638F8"/>
    <w:rsid w:val="00363BD1"/>
    <w:rsid w:val="00363E66"/>
    <w:rsid w:val="00363F02"/>
    <w:rsid w:val="00364116"/>
    <w:rsid w:val="00364DAC"/>
    <w:rsid w:val="00365164"/>
    <w:rsid w:val="00365407"/>
    <w:rsid w:val="00365991"/>
    <w:rsid w:val="00366373"/>
    <w:rsid w:val="003667E9"/>
    <w:rsid w:val="00366A6E"/>
    <w:rsid w:val="00366BA4"/>
    <w:rsid w:val="00367385"/>
    <w:rsid w:val="0036750A"/>
    <w:rsid w:val="00367543"/>
    <w:rsid w:val="00367749"/>
    <w:rsid w:val="0037075F"/>
    <w:rsid w:val="00370E93"/>
    <w:rsid w:val="00371073"/>
    <w:rsid w:val="00371285"/>
    <w:rsid w:val="003712AA"/>
    <w:rsid w:val="0037134C"/>
    <w:rsid w:val="003722A6"/>
    <w:rsid w:val="00372462"/>
    <w:rsid w:val="00374190"/>
    <w:rsid w:val="003741B7"/>
    <w:rsid w:val="00374299"/>
    <w:rsid w:val="0037440F"/>
    <w:rsid w:val="00374432"/>
    <w:rsid w:val="0037448A"/>
    <w:rsid w:val="0037448F"/>
    <w:rsid w:val="00375D59"/>
    <w:rsid w:val="00375DCE"/>
    <w:rsid w:val="00375F07"/>
    <w:rsid w:val="00376100"/>
    <w:rsid w:val="003763A2"/>
    <w:rsid w:val="003768A0"/>
    <w:rsid w:val="00376938"/>
    <w:rsid w:val="00376B40"/>
    <w:rsid w:val="00376E36"/>
    <w:rsid w:val="0037776E"/>
    <w:rsid w:val="00377B2B"/>
    <w:rsid w:val="0038051F"/>
    <w:rsid w:val="00380EC7"/>
    <w:rsid w:val="00380FAA"/>
    <w:rsid w:val="0038144C"/>
    <w:rsid w:val="00381D01"/>
    <w:rsid w:val="00381F85"/>
    <w:rsid w:val="00382AA8"/>
    <w:rsid w:val="00382FB1"/>
    <w:rsid w:val="0038344E"/>
    <w:rsid w:val="00383649"/>
    <w:rsid w:val="00383CD4"/>
    <w:rsid w:val="0038410A"/>
    <w:rsid w:val="00384E3D"/>
    <w:rsid w:val="0038503A"/>
    <w:rsid w:val="00385127"/>
    <w:rsid w:val="00385F13"/>
    <w:rsid w:val="003861B2"/>
    <w:rsid w:val="003862F1"/>
    <w:rsid w:val="003865E0"/>
    <w:rsid w:val="003866BB"/>
    <w:rsid w:val="00386B48"/>
    <w:rsid w:val="003878E2"/>
    <w:rsid w:val="00387EF6"/>
    <w:rsid w:val="00387F34"/>
    <w:rsid w:val="00390145"/>
    <w:rsid w:val="00390918"/>
    <w:rsid w:val="00390C85"/>
    <w:rsid w:val="00391386"/>
    <w:rsid w:val="003913AA"/>
    <w:rsid w:val="00391CC0"/>
    <w:rsid w:val="00391D1C"/>
    <w:rsid w:val="00391FB8"/>
    <w:rsid w:val="003920D3"/>
    <w:rsid w:val="003925A4"/>
    <w:rsid w:val="0039285D"/>
    <w:rsid w:val="00392C7E"/>
    <w:rsid w:val="00392E08"/>
    <w:rsid w:val="00393C62"/>
    <w:rsid w:val="00394AFC"/>
    <w:rsid w:val="00394B29"/>
    <w:rsid w:val="00394D43"/>
    <w:rsid w:val="003952B3"/>
    <w:rsid w:val="00395849"/>
    <w:rsid w:val="00395908"/>
    <w:rsid w:val="00395CF4"/>
    <w:rsid w:val="0039633F"/>
    <w:rsid w:val="00396675"/>
    <w:rsid w:val="0039696A"/>
    <w:rsid w:val="003973F6"/>
    <w:rsid w:val="003979ED"/>
    <w:rsid w:val="00397E4D"/>
    <w:rsid w:val="003A0D58"/>
    <w:rsid w:val="003A0F4B"/>
    <w:rsid w:val="003A141B"/>
    <w:rsid w:val="003A1685"/>
    <w:rsid w:val="003A18D4"/>
    <w:rsid w:val="003A195F"/>
    <w:rsid w:val="003A2129"/>
    <w:rsid w:val="003A21CA"/>
    <w:rsid w:val="003A24FE"/>
    <w:rsid w:val="003A2AE6"/>
    <w:rsid w:val="003A3491"/>
    <w:rsid w:val="003A367A"/>
    <w:rsid w:val="003A3ECD"/>
    <w:rsid w:val="003A481C"/>
    <w:rsid w:val="003A4FD5"/>
    <w:rsid w:val="003A5819"/>
    <w:rsid w:val="003A587A"/>
    <w:rsid w:val="003A58D2"/>
    <w:rsid w:val="003A5A6C"/>
    <w:rsid w:val="003A5AC1"/>
    <w:rsid w:val="003A5AF3"/>
    <w:rsid w:val="003A5DB0"/>
    <w:rsid w:val="003A66B5"/>
    <w:rsid w:val="003A714F"/>
    <w:rsid w:val="003A7883"/>
    <w:rsid w:val="003A7948"/>
    <w:rsid w:val="003B00A5"/>
    <w:rsid w:val="003B0B15"/>
    <w:rsid w:val="003B0B99"/>
    <w:rsid w:val="003B1346"/>
    <w:rsid w:val="003B158E"/>
    <w:rsid w:val="003B1809"/>
    <w:rsid w:val="003B1A46"/>
    <w:rsid w:val="003B1C57"/>
    <w:rsid w:val="003B1DCB"/>
    <w:rsid w:val="003B23F1"/>
    <w:rsid w:val="003B271F"/>
    <w:rsid w:val="003B272F"/>
    <w:rsid w:val="003B2C34"/>
    <w:rsid w:val="003B3320"/>
    <w:rsid w:val="003B369E"/>
    <w:rsid w:val="003B47BC"/>
    <w:rsid w:val="003B4EED"/>
    <w:rsid w:val="003B57C9"/>
    <w:rsid w:val="003B5870"/>
    <w:rsid w:val="003B60F7"/>
    <w:rsid w:val="003B65BB"/>
    <w:rsid w:val="003B6714"/>
    <w:rsid w:val="003B6D15"/>
    <w:rsid w:val="003B6D7E"/>
    <w:rsid w:val="003B7632"/>
    <w:rsid w:val="003B7AD3"/>
    <w:rsid w:val="003C035A"/>
    <w:rsid w:val="003C05A5"/>
    <w:rsid w:val="003C0BCC"/>
    <w:rsid w:val="003C0C06"/>
    <w:rsid w:val="003C1361"/>
    <w:rsid w:val="003C1D60"/>
    <w:rsid w:val="003C1D93"/>
    <w:rsid w:val="003C24DE"/>
    <w:rsid w:val="003C2AF2"/>
    <w:rsid w:val="003C2B6D"/>
    <w:rsid w:val="003C2C6D"/>
    <w:rsid w:val="003C31A9"/>
    <w:rsid w:val="003C3513"/>
    <w:rsid w:val="003C39C5"/>
    <w:rsid w:val="003C3C7A"/>
    <w:rsid w:val="003C3FA2"/>
    <w:rsid w:val="003C4208"/>
    <w:rsid w:val="003C426B"/>
    <w:rsid w:val="003C49DA"/>
    <w:rsid w:val="003C51D2"/>
    <w:rsid w:val="003C554B"/>
    <w:rsid w:val="003C573A"/>
    <w:rsid w:val="003C6D27"/>
    <w:rsid w:val="003C70E2"/>
    <w:rsid w:val="003C7126"/>
    <w:rsid w:val="003C7BA0"/>
    <w:rsid w:val="003D0312"/>
    <w:rsid w:val="003D111F"/>
    <w:rsid w:val="003D1878"/>
    <w:rsid w:val="003D1921"/>
    <w:rsid w:val="003D1E38"/>
    <w:rsid w:val="003D25EA"/>
    <w:rsid w:val="003D260B"/>
    <w:rsid w:val="003D27F1"/>
    <w:rsid w:val="003D2992"/>
    <w:rsid w:val="003D29CB"/>
    <w:rsid w:val="003D2EE8"/>
    <w:rsid w:val="003D3424"/>
    <w:rsid w:val="003D3559"/>
    <w:rsid w:val="003D4423"/>
    <w:rsid w:val="003D47AF"/>
    <w:rsid w:val="003D4B10"/>
    <w:rsid w:val="003D4C20"/>
    <w:rsid w:val="003D4CC1"/>
    <w:rsid w:val="003D51BE"/>
    <w:rsid w:val="003D5D64"/>
    <w:rsid w:val="003D688F"/>
    <w:rsid w:val="003D6C7A"/>
    <w:rsid w:val="003D771D"/>
    <w:rsid w:val="003E0922"/>
    <w:rsid w:val="003E0EE4"/>
    <w:rsid w:val="003E11A2"/>
    <w:rsid w:val="003E19D3"/>
    <w:rsid w:val="003E19F0"/>
    <w:rsid w:val="003E2860"/>
    <w:rsid w:val="003E2992"/>
    <w:rsid w:val="003E31E1"/>
    <w:rsid w:val="003E33AB"/>
    <w:rsid w:val="003E3444"/>
    <w:rsid w:val="003E3461"/>
    <w:rsid w:val="003E3803"/>
    <w:rsid w:val="003E385E"/>
    <w:rsid w:val="003E3906"/>
    <w:rsid w:val="003E3939"/>
    <w:rsid w:val="003E4317"/>
    <w:rsid w:val="003E4A5B"/>
    <w:rsid w:val="003E4B96"/>
    <w:rsid w:val="003E5175"/>
    <w:rsid w:val="003E58DD"/>
    <w:rsid w:val="003E5AB9"/>
    <w:rsid w:val="003E5C3C"/>
    <w:rsid w:val="003E6005"/>
    <w:rsid w:val="003E645F"/>
    <w:rsid w:val="003E6754"/>
    <w:rsid w:val="003E68CA"/>
    <w:rsid w:val="003E7178"/>
    <w:rsid w:val="003E7A41"/>
    <w:rsid w:val="003E7CE8"/>
    <w:rsid w:val="003E7D6C"/>
    <w:rsid w:val="003F05CA"/>
    <w:rsid w:val="003F082D"/>
    <w:rsid w:val="003F1058"/>
    <w:rsid w:val="003F1100"/>
    <w:rsid w:val="003F161C"/>
    <w:rsid w:val="003F1CCF"/>
    <w:rsid w:val="003F1F23"/>
    <w:rsid w:val="003F26C0"/>
    <w:rsid w:val="003F2C93"/>
    <w:rsid w:val="003F2FE9"/>
    <w:rsid w:val="003F3381"/>
    <w:rsid w:val="003F34C3"/>
    <w:rsid w:val="003F35AA"/>
    <w:rsid w:val="003F38B9"/>
    <w:rsid w:val="003F41F0"/>
    <w:rsid w:val="003F4254"/>
    <w:rsid w:val="003F4B80"/>
    <w:rsid w:val="003F55BF"/>
    <w:rsid w:val="003F5920"/>
    <w:rsid w:val="003F5980"/>
    <w:rsid w:val="003F5C5B"/>
    <w:rsid w:val="003F75F4"/>
    <w:rsid w:val="003F77FF"/>
    <w:rsid w:val="003F7961"/>
    <w:rsid w:val="003F7FB8"/>
    <w:rsid w:val="0040018A"/>
    <w:rsid w:val="00400402"/>
    <w:rsid w:val="0040049C"/>
    <w:rsid w:val="00400526"/>
    <w:rsid w:val="0040070A"/>
    <w:rsid w:val="004008E0"/>
    <w:rsid w:val="00400A7E"/>
    <w:rsid w:val="00400C00"/>
    <w:rsid w:val="00401769"/>
    <w:rsid w:val="00401773"/>
    <w:rsid w:val="00401A67"/>
    <w:rsid w:val="00401BC1"/>
    <w:rsid w:val="00401F5A"/>
    <w:rsid w:val="00402215"/>
    <w:rsid w:val="004022DB"/>
    <w:rsid w:val="0040244D"/>
    <w:rsid w:val="004029A3"/>
    <w:rsid w:val="00402BBB"/>
    <w:rsid w:val="00402F9D"/>
    <w:rsid w:val="00402FB6"/>
    <w:rsid w:val="00403022"/>
    <w:rsid w:val="00403975"/>
    <w:rsid w:val="00404DF3"/>
    <w:rsid w:val="0040511C"/>
    <w:rsid w:val="0040517B"/>
    <w:rsid w:val="004053A2"/>
    <w:rsid w:val="0040564A"/>
    <w:rsid w:val="00406881"/>
    <w:rsid w:val="0040690B"/>
    <w:rsid w:val="00407D08"/>
    <w:rsid w:val="0041014B"/>
    <w:rsid w:val="0041037E"/>
    <w:rsid w:val="00410FE8"/>
    <w:rsid w:val="00411404"/>
    <w:rsid w:val="00411EEC"/>
    <w:rsid w:val="00412892"/>
    <w:rsid w:val="00413081"/>
    <w:rsid w:val="00413999"/>
    <w:rsid w:val="00413C12"/>
    <w:rsid w:val="00414188"/>
    <w:rsid w:val="00414545"/>
    <w:rsid w:val="00414B8C"/>
    <w:rsid w:val="00415249"/>
    <w:rsid w:val="004153A6"/>
    <w:rsid w:val="004158A8"/>
    <w:rsid w:val="0041590A"/>
    <w:rsid w:val="00415A88"/>
    <w:rsid w:val="00415D4A"/>
    <w:rsid w:val="0041627B"/>
    <w:rsid w:val="004163F8"/>
    <w:rsid w:val="004167ED"/>
    <w:rsid w:val="00416C66"/>
    <w:rsid w:val="0041799A"/>
    <w:rsid w:val="00417C82"/>
    <w:rsid w:val="004201D3"/>
    <w:rsid w:val="00420842"/>
    <w:rsid w:val="00420C64"/>
    <w:rsid w:val="004213A8"/>
    <w:rsid w:val="00421563"/>
    <w:rsid w:val="00421935"/>
    <w:rsid w:val="00421FCB"/>
    <w:rsid w:val="004222B8"/>
    <w:rsid w:val="00422367"/>
    <w:rsid w:val="00423357"/>
    <w:rsid w:val="004240F5"/>
    <w:rsid w:val="0042424B"/>
    <w:rsid w:val="004245DC"/>
    <w:rsid w:val="00424699"/>
    <w:rsid w:val="004249B7"/>
    <w:rsid w:val="00424D86"/>
    <w:rsid w:val="00424F7D"/>
    <w:rsid w:val="004253A3"/>
    <w:rsid w:val="00425581"/>
    <w:rsid w:val="00426206"/>
    <w:rsid w:val="00426602"/>
    <w:rsid w:val="0042673B"/>
    <w:rsid w:val="00426DFF"/>
    <w:rsid w:val="00427DC2"/>
    <w:rsid w:val="00427DD5"/>
    <w:rsid w:val="00430187"/>
    <w:rsid w:val="004304D9"/>
    <w:rsid w:val="00430D21"/>
    <w:rsid w:val="004311C8"/>
    <w:rsid w:val="004314FD"/>
    <w:rsid w:val="00431FC5"/>
    <w:rsid w:val="0043210F"/>
    <w:rsid w:val="004328B3"/>
    <w:rsid w:val="00432A9D"/>
    <w:rsid w:val="00433582"/>
    <w:rsid w:val="004336C1"/>
    <w:rsid w:val="004338BC"/>
    <w:rsid w:val="0043401A"/>
    <w:rsid w:val="004340CE"/>
    <w:rsid w:val="004342FF"/>
    <w:rsid w:val="00434777"/>
    <w:rsid w:val="00434E0B"/>
    <w:rsid w:val="00434E30"/>
    <w:rsid w:val="00435363"/>
    <w:rsid w:val="004354BC"/>
    <w:rsid w:val="004354C6"/>
    <w:rsid w:val="0043629F"/>
    <w:rsid w:val="0043645C"/>
    <w:rsid w:val="00436F76"/>
    <w:rsid w:val="00440125"/>
    <w:rsid w:val="00441350"/>
    <w:rsid w:val="00441459"/>
    <w:rsid w:val="00441A0E"/>
    <w:rsid w:val="00441B8F"/>
    <w:rsid w:val="00441D5F"/>
    <w:rsid w:val="004424A8"/>
    <w:rsid w:val="00442C8A"/>
    <w:rsid w:val="00442EFF"/>
    <w:rsid w:val="00443034"/>
    <w:rsid w:val="00443A20"/>
    <w:rsid w:val="00443FED"/>
    <w:rsid w:val="0044421C"/>
    <w:rsid w:val="004448EE"/>
    <w:rsid w:val="00444D0D"/>
    <w:rsid w:val="00444D6B"/>
    <w:rsid w:val="00445337"/>
    <w:rsid w:val="0044598F"/>
    <w:rsid w:val="00445A16"/>
    <w:rsid w:val="0044667C"/>
    <w:rsid w:val="004468C9"/>
    <w:rsid w:val="00446F09"/>
    <w:rsid w:val="004473AF"/>
    <w:rsid w:val="004474FD"/>
    <w:rsid w:val="0044764D"/>
    <w:rsid w:val="00447AFC"/>
    <w:rsid w:val="00447F62"/>
    <w:rsid w:val="004501CB"/>
    <w:rsid w:val="004509C3"/>
    <w:rsid w:val="00450A66"/>
    <w:rsid w:val="00450C2E"/>
    <w:rsid w:val="00450CCC"/>
    <w:rsid w:val="00450D68"/>
    <w:rsid w:val="00451315"/>
    <w:rsid w:val="0045136F"/>
    <w:rsid w:val="00451B50"/>
    <w:rsid w:val="00451CC8"/>
    <w:rsid w:val="0045215E"/>
    <w:rsid w:val="00452519"/>
    <w:rsid w:val="004529D0"/>
    <w:rsid w:val="00452A31"/>
    <w:rsid w:val="00452E34"/>
    <w:rsid w:val="004530D5"/>
    <w:rsid w:val="00453391"/>
    <w:rsid w:val="0045342E"/>
    <w:rsid w:val="00453C6D"/>
    <w:rsid w:val="004545E0"/>
    <w:rsid w:val="00454648"/>
    <w:rsid w:val="00454BF9"/>
    <w:rsid w:val="00454FAF"/>
    <w:rsid w:val="0045521C"/>
    <w:rsid w:val="00456507"/>
    <w:rsid w:val="004565D2"/>
    <w:rsid w:val="0045681E"/>
    <w:rsid w:val="00457B6C"/>
    <w:rsid w:val="00457FA2"/>
    <w:rsid w:val="0046018C"/>
    <w:rsid w:val="0046066D"/>
    <w:rsid w:val="00460A41"/>
    <w:rsid w:val="00460A9E"/>
    <w:rsid w:val="0046167F"/>
    <w:rsid w:val="00462586"/>
    <w:rsid w:val="00462AA4"/>
    <w:rsid w:val="00462B80"/>
    <w:rsid w:val="00462BA8"/>
    <w:rsid w:val="004630F3"/>
    <w:rsid w:val="004634A7"/>
    <w:rsid w:val="004638A1"/>
    <w:rsid w:val="00463BB9"/>
    <w:rsid w:val="00464247"/>
    <w:rsid w:val="00464435"/>
    <w:rsid w:val="00465030"/>
    <w:rsid w:val="0046512B"/>
    <w:rsid w:val="00465295"/>
    <w:rsid w:val="00465840"/>
    <w:rsid w:val="004658EB"/>
    <w:rsid w:val="00465B09"/>
    <w:rsid w:val="00465F08"/>
    <w:rsid w:val="00466101"/>
    <w:rsid w:val="00466610"/>
    <w:rsid w:val="00466A16"/>
    <w:rsid w:val="00466FB7"/>
    <w:rsid w:val="00467467"/>
    <w:rsid w:val="00467AE3"/>
    <w:rsid w:val="00467AFB"/>
    <w:rsid w:val="00470106"/>
    <w:rsid w:val="00470128"/>
    <w:rsid w:val="00470489"/>
    <w:rsid w:val="0047194F"/>
    <w:rsid w:val="00471D09"/>
    <w:rsid w:val="004739EE"/>
    <w:rsid w:val="00473BB0"/>
    <w:rsid w:val="00473F10"/>
    <w:rsid w:val="00474209"/>
    <w:rsid w:val="00474425"/>
    <w:rsid w:val="004744FA"/>
    <w:rsid w:val="004753EA"/>
    <w:rsid w:val="00476329"/>
    <w:rsid w:val="00476AF9"/>
    <w:rsid w:val="00476CDF"/>
    <w:rsid w:val="00476E48"/>
    <w:rsid w:val="004771D0"/>
    <w:rsid w:val="0048029A"/>
    <w:rsid w:val="00480593"/>
    <w:rsid w:val="00481470"/>
    <w:rsid w:val="00481919"/>
    <w:rsid w:val="00481C07"/>
    <w:rsid w:val="004829C4"/>
    <w:rsid w:val="00483506"/>
    <w:rsid w:val="00483607"/>
    <w:rsid w:val="0048377B"/>
    <w:rsid w:val="004837B0"/>
    <w:rsid w:val="004838E2"/>
    <w:rsid w:val="00484826"/>
    <w:rsid w:val="00484994"/>
    <w:rsid w:val="00484AAE"/>
    <w:rsid w:val="004859BD"/>
    <w:rsid w:val="004861AF"/>
    <w:rsid w:val="00486835"/>
    <w:rsid w:val="00486A34"/>
    <w:rsid w:val="00487016"/>
    <w:rsid w:val="004875F2"/>
    <w:rsid w:val="0048777F"/>
    <w:rsid w:val="004902F5"/>
    <w:rsid w:val="0049048A"/>
    <w:rsid w:val="0049072B"/>
    <w:rsid w:val="00490912"/>
    <w:rsid w:val="00490E73"/>
    <w:rsid w:val="00490F77"/>
    <w:rsid w:val="00491201"/>
    <w:rsid w:val="00492963"/>
    <w:rsid w:val="004930E9"/>
    <w:rsid w:val="004933C2"/>
    <w:rsid w:val="00493883"/>
    <w:rsid w:val="00493BB4"/>
    <w:rsid w:val="00493BCC"/>
    <w:rsid w:val="004940CC"/>
    <w:rsid w:val="0049449F"/>
    <w:rsid w:val="00494977"/>
    <w:rsid w:val="004949BE"/>
    <w:rsid w:val="00494D32"/>
    <w:rsid w:val="00495411"/>
    <w:rsid w:val="00495D24"/>
    <w:rsid w:val="004962E8"/>
    <w:rsid w:val="004966B3"/>
    <w:rsid w:val="004968B8"/>
    <w:rsid w:val="00497833"/>
    <w:rsid w:val="00497B7A"/>
    <w:rsid w:val="00497E9B"/>
    <w:rsid w:val="004A0CFD"/>
    <w:rsid w:val="004A1049"/>
    <w:rsid w:val="004A164E"/>
    <w:rsid w:val="004A1665"/>
    <w:rsid w:val="004A1F45"/>
    <w:rsid w:val="004A23CB"/>
    <w:rsid w:val="004A2495"/>
    <w:rsid w:val="004A2F24"/>
    <w:rsid w:val="004A33CF"/>
    <w:rsid w:val="004A36AE"/>
    <w:rsid w:val="004A3F96"/>
    <w:rsid w:val="004A4137"/>
    <w:rsid w:val="004A4697"/>
    <w:rsid w:val="004A5C40"/>
    <w:rsid w:val="004A5F3A"/>
    <w:rsid w:val="004A642D"/>
    <w:rsid w:val="004A647B"/>
    <w:rsid w:val="004A7CA2"/>
    <w:rsid w:val="004B01F9"/>
    <w:rsid w:val="004B0FF9"/>
    <w:rsid w:val="004B1B02"/>
    <w:rsid w:val="004B1C6D"/>
    <w:rsid w:val="004B2B4F"/>
    <w:rsid w:val="004B38A1"/>
    <w:rsid w:val="004B41C0"/>
    <w:rsid w:val="004B4920"/>
    <w:rsid w:val="004B49D9"/>
    <w:rsid w:val="004B4AD1"/>
    <w:rsid w:val="004B4D0B"/>
    <w:rsid w:val="004B50D6"/>
    <w:rsid w:val="004B53F9"/>
    <w:rsid w:val="004B54FC"/>
    <w:rsid w:val="004B5A11"/>
    <w:rsid w:val="004B5A88"/>
    <w:rsid w:val="004B5AF9"/>
    <w:rsid w:val="004B6683"/>
    <w:rsid w:val="004B6902"/>
    <w:rsid w:val="004B6B3D"/>
    <w:rsid w:val="004B6CBC"/>
    <w:rsid w:val="004B6EED"/>
    <w:rsid w:val="004B6F26"/>
    <w:rsid w:val="004C0A85"/>
    <w:rsid w:val="004C0E20"/>
    <w:rsid w:val="004C1214"/>
    <w:rsid w:val="004C1B36"/>
    <w:rsid w:val="004C1EB3"/>
    <w:rsid w:val="004C22B6"/>
    <w:rsid w:val="004C28C1"/>
    <w:rsid w:val="004C2ECB"/>
    <w:rsid w:val="004C2FC4"/>
    <w:rsid w:val="004C31B7"/>
    <w:rsid w:val="004C3B08"/>
    <w:rsid w:val="004C3CAC"/>
    <w:rsid w:val="004C3F08"/>
    <w:rsid w:val="004C43C3"/>
    <w:rsid w:val="004C4576"/>
    <w:rsid w:val="004C462B"/>
    <w:rsid w:val="004C46F5"/>
    <w:rsid w:val="004C5495"/>
    <w:rsid w:val="004C5E10"/>
    <w:rsid w:val="004C5F2F"/>
    <w:rsid w:val="004C65FA"/>
    <w:rsid w:val="004C692A"/>
    <w:rsid w:val="004C7292"/>
    <w:rsid w:val="004C72A4"/>
    <w:rsid w:val="004C7868"/>
    <w:rsid w:val="004C7D4B"/>
    <w:rsid w:val="004D0949"/>
    <w:rsid w:val="004D09F7"/>
    <w:rsid w:val="004D0B43"/>
    <w:rsid w:val="004D0CD7"/>
    <w:rsid w:val="004D123C"/>
    <w:rsid w:val="004D13DE"/>
    <w:rsid w:val="004D14ED"/>
    <w:rsid w:val="004D1C64"/>
    <w:rsid w:val="004D2103"/>
    <w:rsid w:val="004D305A"/>
    <w:rsid w:val="004D3105"/>
    <w:rsid w:val="004D34B1"/>
    <w:rsid w:val="004D38D7"/>
    <w:rsid w:val="004D523D"/>
    <w:rsid w:val="004D541D"/>
    <w:rsid w:val="004D54A7"/>
    <w:rsid w:val="004D581C"/>
    <w:rsid w:val="004D59B0"/>
    <w:rsid w:val="004D609A"/>
    <w:rsid w:val="004D610D"/>
    <w:rsid w:val="004D631D"/>
    <w:rsid w:val="004D6A59"/>
    <w:rsid w:val="004D6A5F"/>
    <w:rsid w:val="004D6F96"/>
    <w:rsid w:val="004D70E2"/>
    <w:rsid w:val="004D7F89"/>
    <w:rsid w:val="004D7FBC"/>
    <w:rsid w:val="004E05AA"/>
    <w:rsid w:val="004E115C"/>
    <w:rsid w:val="004E1475"/>
    <w:rsid w:val="004E193F"/>
    <w:rsid w:val="004E1D8F"/>
    <w:rsid w:val="004E1E9D"/>
    <w:rsid w:val="004E29F3"/>
    <w:rsid w:val="004E2E19"/>
    <w:rsid w:val="004E2E37"/>
    <w:rsid w:val="004E2FEC"/>
    <w:rsid w:val="004E323C"/>
    <w:rsid w:val="004E3AA1"/>
    <w:rsid w:val="004E3FED"/>
    <w:rsid w:val="004E4033"/>
    <w:rsid w:val="004E4260"/>
    <w:rsid w:val="004E4676"/>
    <w:rsid w:val="004E4C7D"/>
    <w:rsid w:val="004E5046"/>
    <w:rsid w:val="004E52B2"/>
    <w:rsid w:val="004E558A"/>
    <w:rsid w:val="004E57EB"/>
    <w:rsid w:val="004E5B6D"/>
    <w:rsid w:val="004E5DA6"/>
    <w:rsid w:val="004E5E90"/>
    <w:rsid w:val="004E5F1D"/>
    <w:rsid w:val="004F036D"/>
    <w:rsid w:val="004F0486"/>
    <w:rsid w:val="004F0ED5"/>
    <w:rsid w:val="004F0EF0"/>
    <w:rsid w:val="004F1849"/>
    <w:rsid w:val="004F1B27"/>
    <w:rsid w:val="004F2685"/>
    <w:rsid w:val="004F2791"/>
    <w:rsid w:val="004F28F9"/>
    <w:rsid w:val="004F2944"/>
    <w:rsid w:val="004F2DBC"/>
    <w:rsid w:val="004F32D8"/>
    <w:rsid w:val="004F35B1"/>
    <w:rsid w:val="004F393C"/>
    <w:rsid w:val="004F43A6"/>
    <w:rsid w:val="004F4451"/>
    <w:rsid w:val="004F499C"/>
    <w:rsid w:val="004F4C31"/>
    <w:rsid w:val="004F4E95"/>
    <w:rsid w:val="004F5F46"/>
    <w:rsid w:val="004F5F82"/>
    <w:rsid w:val="004F69D1"/>
    <w:rsid w:val="004F7475"/>
    <w:rsid w:val="004F7947"/>
    <w:rsid w:val="004F7ECB"/>
    <w:rsid w:val="005001B3"/>
    <w:rsid w:val="00500262"/>
    <w:rsid w:val="00500C2E"/>
    <w:rsid w:val="005010BB"/>
    <w:rsid w:val="00501CF1"/>
    <w:rsid w:val="00501DA2"/>
    <w:rsid w:val="00501FB1"/>
    <w:rsid w:val="00502B1B"/>
    <w:rsid w:val="00502B9E"/>
    <w:rsid w:val="00503118"/>
    <w:rsid w:val="00503795"/>
    <w:rsid w:val="0050473F"/>
    <w:rsid w:val="00504A44"/>
    <w:rsid w:val="005057EE"/>
    <w:rsid w:val="00505FD0"/>
    <w:rsid w:val="0050646E"/>
    <w:rsid w:val="00506858"/>
    <w:rsid w:val="005071BE"/>
    <w:rsid w:val="00507D5F"/>
    <w:rsid w:val="00507FFC"/>
    <w:rsid w:val="005100A9"/>
    <w:rsid w:val="005108E0"/>
    <w:rsid w:val="0051093D"/>
    <w:rsid w:val="00510A4D"/>
    <w:rsid w:val="00510AA2"/>
    <w:rsid w:val="00510AD8"/>
    <w:rsid w:val="00510E0A"/>
    <w:rsid w:val="00510E54"/>
    <w:rsid w:val="00511005"/>
    <w:rsid w:val="00511453"/>
    <w:rsid w:val="0051153C"/>
    <w:rsid w:val="005116C1"/>
    <w:rsid w:val="00511F11"/>
    <w:rsid w:val="0051241B"/>
    <w:rsid w:val="005125FE"/>
    <w:rsid w:val="00512716"/>
    <w:rsid w:val="0051287A"/>
    <w:rsid w:val="00512BE6"/>
    <w:rsid w:val="00513335"/>
    <w:rsid w:val="005136EA"/>
    <w:rsid w:val="00513725"/>
    <w:rsid w:val="00513BBC"/>
    <w:rsid w:val="00513F45"/>
    <w:rsid w:val="0051406C"/>
    <w:rsid w:val="0051556E"/>
    <w:rsid w:val="0051573E"/>
    <w:rsid w:val="00515A07"/>
    <w:rsid w:val="00515C14"/>
    <w:rsid w:val="0051612B"/>
    <w:rsid w:val="005164CD"/>
    <w:rsid w:val="00517173"/>
    <w:rsid w:val="0051769E"/>
    <w:rsid w:val="00517904"/>
    <w:rsid w:val="005205C8"/>
    <w:rsid w:val="005206B2"/>
    <w:rsid w:val="00520911"/>
    <w:rsid w:val="0052091F"/>
    <w:rsid w:val="0052095F"/>
    <w:rsid w:val="0052104C"/>
    <w:rsid w:val="0052185F"/>
    <w:rsid w:val="0052198A"/>
    <w:rsid w:val="00521BF3"/>
    <w:rsid w:val="005223AD"/>
    <w:rsid w:val="005224C2"/>
    <w:rsid w:val="005225BA"/>
    <w:rsid w:val="00523A9D"/>
    <w:rsid w:val="005242E9"/>
    <w:rsid w:val="005250C0"/>
    <w:rsid w:val="00525529"/>
    <w:rsid w:val="00525E81"/>
    <w:rsid w:val="00525ED0"/>
    <w:rsid w:val="00526121"/>
    <w:rsid w:val="00526796"/>
    <w:rsid w:val="00526B07"/>
    <w:rsid w:val="005274D3"/>
    <w:rsid w:val="00527864"/>
    <w:rsid w:val="00527ECC"/>
    <w:rsid w:val="00530220"/>
    <w:rsid w:val="005303BA"/>
    <w:rsid w:val="00530556"/>
    <w:rsid w:val="0053099D"/>
    <w:rsid w:val="00531AB3"/>
    <w:rsid w:val="00531FD2"/>
    <w:rsid w:val="00532AA9"/>
    <w:rsid w:val="00532E33"/>
    <w:rsid w:val="00532E65"/>
    <w:rsid w:val="00532F32"/>
    <w:rsid w:val="005330C7"/>
    <w:rsid w:val="0053355C"/>
    <w:rsid w:val="00534ACA"/>
    <w:rsid w:val="00535ACC"/>
    <w:rsid w:val="00535AF8"/>
    <w:rsid w:val="00535EE5"/>
    <w:rsid w:val="005365A6"/>
    <w:rsid w:val="005366A0"/>
    <w:rsid w:val="00536717"/>
    <w:rsid w:val="00536849"/>
    <w:rsid w:val="00536AAD"/>
    <w:rsid w:val="00536F0D"/>
    <w:rsid w:val="005373D0"/>
    <w:rsid w:val="00537AB2"/>
    <w:rsid w:val="00537D3B"/>
    <w:rsid w:val="00537E29"/>
    <w:rsid w:val="00537E51"/>
    <w:rsid w:val="005401A0"/>
    <w:rsid w:val="00540493"/>
    <w:rsid w:val="00540C44"/>
    <w:rsid w:val="0054104D"/>
    <w:rsid w:val="005412A7"/>
    <w:rsid w:val="00541A63"/>
    <w:rsid w:val="00541D18"/>
    <w:rsid w:val="00541DEE"/>
    <w:rsid w:val="005420F8"/>
    <w:rsid w:val="00542769"/>
    <w:rsid w:val="005428CC"/>
    <w:rsid w:val="0054313B"/>
    <w:rsid w:val="005434AA"/>
    <w:rsid w:val="00543841"/>
    <w:rsid w:val="0054417B"/>
    <w:rsid w:val="005442F4"/>
    <w:rsid w:val="005445F0"/>
    <w:rsid w:val="005448CC"/>
    <w:rsid w:val="00544AC3"/>
    <w:rsid w:val="00544D0B"/>
    <w:rsid w:val="00545367"/>
    <w:rsid w:val="00545F47"/>
    <w:rsid w:val="00546B2C"/>
    <w:rsid w:val="00546CB4"/>
    <w:rsid w:val="0054732A"/>
    <w:rsid w:val="00547469"/>
    <w:rsid w:val="00547C2B"/>
    <w:rsid w:val="005500D3"/>
    <w:rsid w:val="00550F53"/>
    <w:rsid w:val="0055100C"/>
    <w:rsid w:val="005510D2"/>
    <w:rsid w:val="005510E6"/>
    <w:rsid w:val="00551986"/>
    <w:rsid w:val="00551B86"/>
    <w:rsid w:val="0055267A"/>
    <w:rsid w:val="00552FBB"/>
    <w:rsid w:val="00553C20"/>
    <w:rsid w:val="00553C35"/>
    <w:rsid w:val="0055412F"/>
    <w:rsid w:val="00554317"/>
    <w:rsid w:val="005565DE"/>
    <w:rsid w:val="0055685A"/>
    <w:rsid w:val="0055687F"/>
    <w:rsid w:val="0055705A"/>
    <w:rsid w:val="0055733E"/>
    <w:rsid w:val="0056047F"/>
    <w:rsid w:val="00560B31"/>
    <w:rsid w:val="00560C0E"/>
    <w:rsid w:val="00560CB8"/>
    <w:rsid w:val="00561568"/>
    <w:rsid w:val="00561979"/>
    <w:rsid w:val="0056225D"/>
    <w:rsid w:val="00562664"/>
    <w:rsid w:val="005629D0"/>
    <w:rsid w:val="00562C25"/>
    <w:rsid w:val="00562D32"/>
    <w:rsid w:val="00563AEF"/>
    <w:rsid w:val="00563AFA"/>
    <w:rsid w:val="00564018"/>
    <w:rsid w:val="00564074"/>
    <w:rsid w:val="00564967"/>
    <w:rsid w:val="00565220"/>
    <w:rsid w:val="005660EB"/>
    <w:rsid w:val="00566842"/>
    <w:rsid w:val="005669C7"/>
    <w:rsid w:val="005672F5"/>
    <w:rsid w:val="00567A97"/>
    <w:rsid w:val="00567C4F"/>
    <w:rsid w:val="005700DE"/>
    <w:rsid w:val="005702EE"/>
    <w:rsid w:val="0057051F"/>
    <w:rsid w:val="0057085A"/>
    <w:rsid w:val="00570A3E"/>
    <w:rsid w:val="00570CAA"/>
    <w:rsid w:val="00570D45"/>
    <w:rsid w:val="00570DEB"/>
    <w:rsid w:val="005717FD"/>
    <w:rsid w:val="00571C90"/>
    <w:rsid w:val="00571DB4"/>
    <w:rsid w:val="00571DCB"/>
    <w:rsid w:val="00572297"/>
    <w:rsid w:val="005723DA"/>
    <w:rsid w:val="005725F2"/>
    <w:rsid w:val="0057265B"/>
    <w:rsid w:val="00573091"/>
    <w:rsid w:val="0057433E"/>
    <w:rsid w:val="00574C65"/>
    <w:rsid w:val="00574D4A"/>
    <w:rsid w:val="00574D6F"/>
    <w:rsid w:val="0057500B"/>
    <w:rsid w:val="00575C1E"/>
    <w:rsid w:val="00575E31"/>
    <w:rsid w:val="00575FC1"/>
    <w:rsid w:val="00576A87"/>
    <w:rsid w:val="0057700B"/>
    <w:rsid w:val="005773D2"/>
    <w:rsid w:val="005808DC"/>
    <w:rsid w:val="00580DDC"/>
    <w:rsid w:val="00580E1D"/>
    <w:rsid w:val="005825D8"/>
    <w:rsid w:val="00582790"/>
    <w:rsid w:val="00582897"/>
    <w:rsid w:val="005843FF"/>
    <w:rsid w:val="00584527"/>
    <w:rsid w:val="005846C8"/>
    <w:rsid w:val="0058482A"/>
    <w:rsid w:val="00584CC8"/>
    <w:rsid w:val="00585234"/>
    <w:rsid w:val="005861B3"/>
    <w:rsid w:val="005864B9"/>
    <w:rsid w:val="00586CC7"/>
    <w:rsid w:val="00590054"/>
    <w:rsid w:val="00590239"/>
    <w:rsid w:val="00590CBB"/>
    <w:rsid w:val="00591040"/>
    <w:rsid w:val="0059163F"/>
    <w:rsid w:val="00591D98"/>
    <w:rsid w:val="0059216F"/>
    <w:rsid w:val="0059260C"/>
    <w:rsid w:val="00592881"/>
    <w:rsid w:val="00593CDF"/>
    <w:rsid w:val="00593D3C"/>
    <w:rsid w:val="005942C9"/>
    <w:rsid w:val="00594DBA"/>
    <w:rsid w:val="00594ECB"/>
    <w:rsid w:val="0059513D"/>
    <w:rsid w:val="005951F1"/>
    <w:rsid w:val="005952B7"/>
    <w:rsid w:val="005952E0"/>
    <w:rsid w:val="00595675"/>
    <w:rsid w:val="005957E1"/>
    <w:rsid w:val="00595B1C"/>
    <w:rsid w:val="00595B56"/>
    <w:rsid w:val="00595DED"/>
    <w:rsid w:val="0059604A"/>
    <w:rsid w:val="005962E3"/>
    <w:rsid w:val="005964A3"/>
    <w:rsid w:val="00596522"/>
    <w:rsid w:val="005966B1"/>
    <w:rsid w:val="00597406"/>
    <w:rsid w:val="00597971"/>
    <w:rsid w:val="00597E5D"/>
    <w:rsid w:val="00597F7A"/>
    <w:rsid w:val="005A027F"/>
    <w:rsid w:val="005A0DAA"/>
    <w:rsid w:val="005A14A0"/>
    <w:rsid w:val="005A16BD"/>
    <w:rsid w:val="005A1DCB"/>
    <w:rsid w:val="005A1E31"/>
    <w:rsid w:val="005A21DF"/>
    <w:rsid w:val="005A2399"/>
    <w:rsid w:val="005A2688"/>
    <w:rsid w:val="005A2A58"/>
    <w:rsid w:val="005A322E"/>
    <w:rsid w:val="005A34D8"/>
    <w:rsid w:val="005A3A43"/>
    <w:rsid w:val="005A44E1"/>
    <w:rsid w:val="005A455C"/>
    <w:rsid w:val="005A45A7"/>
    <w:rsid w:val="005A47F5"/>
    <w:rsid w:val="005A4EE2"/>
    <w:rsid w:val="005A5DE7"/>
    <w:rsid w:val="005A5E58"/>
    <w:rsid w:val="005A5E79"/>
    <w:rsid w:val="005A61BB"/>
    <w:rsid w:val="005A644B"/>
    <w:rsid w:val="005A6578"/>
    <w:rsid w:val="005A6713"/>
    <w:rsid w:val="005A700B"/>
    <w:rsid w:val="005A713D"/>
    <w:rsid w:val="005A77CC"/>
    <w:rsid w:val="005A7C61"/>
    <w:rsid w:val="005A7D19"/>
    <w:rsid w:val="005B0062"/>
    <w:rsid w:val="005B049A"/>
    <w:rsid w:val="005B06A3"/>
    <w:rsid w:val="005B0D3B"/>
    <w:rsid w:val="005B0EA0"/>
    <w:rsid w:val="005B0F09"/>
    <w:rsid w:val="005B1462"/>
    <w:rsid w:val="005B15AB"/>
    <w:rsid w:val="005B17C0"/>
    <w:rsid w:val="005B1801"/>
    <w:rsid w:val="005B19D1"/>
    <w:rsid w:val="005B1AB1"/>
    <w:rsid w:val="005B2504"/>
    <w:rsid w:val="005B2745"/>
    <w:rsid w:val="005B2D12"/>
    <w:rsid w:val="005B2FDE"/>
    <w:rsid w:val="005B372D"/>
    <w:rsid w:val="005B3841"/>
    <w:rsid w:val="005B3998"/>
    <w:rsid w:val="005B3D82"/>
    <w:rsid w:val="005B3E0E"/>
    <w:rsid w:val="005B3F46"/>
    <w:rsid w:val="005B4320"/>
    <w:rsid w:val="005B4E9B"/>
    <w:rsid w:val="005B4EC0"/>
    <w:rsid w:val="005B63DB"/>
    <w:rsid w:val="005B6D9A"/>
    <w:rsid w:val="005B6EFD"/>
    <w:rsid w:val="005B7700"/>
    <w:rsid w:val="005B7923"/>
    <w:rsid w:val="005C0142"/>
    <w:rsid w:val="005C01CA"/>
    <w:rsid w:val="005C0469"/>
    <w:rsid w:val="005C072E"/>
    <w:rsid w:val="005C0E24"/>
    <w:rsid w:val="005C0EF7"/>
    <w:rsid w:val="005C134B"/>
    <w:rsid w:val="005C1511"/>
    <w:rsid w:val="005C1717"/>
    <w:rsid w:val="005C210C"/>
    <w:rsid w:val="005C2564"/>
    <w:rsid w:val="005C2EC6"/>
    <w:rsid w:val="005C32C1"/>
    <w:rsid w:val="005C373F"/>
    <w:rsid w:val="005C374B"/>
    <w:rsid w:val="005C3840"/>
    <w:rsid w:val="005C39C9"/>
    <w:rsid w:val="005C4235"/>
    <w:rsid w:val="005C427F"/>
    <w:rsid w:val="005C48AB"/>
    <w:rsid w:val="005C55F1"/>
    <w:rsid w:val="005C615A"/>
    <w:rsid w:val="005C64AA"/>
    <w:rsid w:val="005C6D17"/>
    <w:rsid w:val="005C7723"/>
    <w:rsid w:val="005C7902"/>
    <w:rsid w:val="005C7AB3"/>
    <w:rsid w:val="005D0428"/>
    <w:rsid w:val="005D0681"/>
    <w:rsid w:val="005D0698"/>
    <w:rsid w:val="005D07F4"/>
    <w:rsid w:val="005D120A"/>
    <w:rsid w:val="005D1C86"/>
    <w:rsid w:val="005D1E6E"/>
    <w:rsid w:val="005D20ED"/>
    <w:rsid w:val="005D235D"/>
    <w:rsid w:val="005D2629"/>
    <w:rsid w:val="005D2A78"/>
    <w:rsid w:val="005D3176"/>
    <w:rsid w:val="005D32DD"/>
    <w:rsid w:val="005D3363"/>
    <w:rsid w:val="005D3951"/>
    <w:rsid w:val="005D40BF"/>
    <w:rsid w:val="005D4172"/>
    <w:rsid w:val="005D4A09"/>
    <w:rsid w:val="005D4B14"/>
    <w:rsid w:val="005D59BD"/>
    <w:rsid w:val="005D5A3C"/>
    <w:rsid w:val="005D5E51"/>
    <w:rsid w:val="005D5FEA"/>
    <w:rsid w:val="005D6B08"/>
    <w:rsid w:val="005D78F9"/>
    <w:rsid w:val="005E05E9"/>
    <w:rsid w:val="005E1122"/>
    <w:rsid w:val="005E1759"/>
    <w:rsid w:val="005E17BC"/>
    <w:rsid w:val="005E1AE8"/>
    <w:rsid w:val="005E251C"/>
    <w:rsid w:val="005E27D8"/>
    <w:rsid w:val="005E28AB"/>
    <w:rsid w:val="005E28F3"/>
    <w:rsid w:val="005E37C7"/>
    <w:rsid w:val="005E3835"/>
    <w:rsid w:val="005E3BE3"/>
    <w:rsid w:val="005E3C15"/>
    <w:rsid w:val="005E52FD"/>
    <w:rsid w:val="005E539C"/>
    <w:rsid w:val="005E6468"/>
    <w:rsid w:val="005E65BF"/>
    <w:rsid w:val="005E685C"/>
    <w:rsid w:val="005E6DB8"/>
    <w:rsid w:val="005E6F05"/>
    <w:rsid w:val="005E74B4"/>
    <w:rsid w:val="005E7501"/>
    <w:rsid w:val="005E7591"/>
    <w:rsid w:val="005E7DA6"/>
    <w:rsid w:val="005E7DB7"/>
    <w:rsid w:val="005E7F5C"/>
    <w:rsid w:val="005F0266"/>
    <w:rsid w:val="005F0550"/>
    <w:rsid w:val="005F0C19"/>
    <w:rsid w:val="005F1793"/>
    <w:rsid w:val="005F2312"/>
    <w:rsid w:val="005F2373"/>
    <w:rsid w:val="005F25AC"/>
    <w:rsid w:val="005F28DE"/>
    <w:rsid w:val="005F2B78"/>
    <w:rsid w:val="005F30C0"/>
    <w:rsid w:val="005F3211"/>
    <w:rsid w:val="005F37D2"/>
    <w:rsid w:val="005F37E3"/>
    <w:rsid w:val="005F392C"/>
    <w:rsid w:val="005F42C7"/>
    <w:rsid w:val="005F44EE"/>
    <w:rsid w:val="005F5546"/>
    <w:rsid w:val="005F69E9"/>
    <w:rsid w:val="005F6F3A"/>
    <w:rsid w:val="005F7164"/>
    <w:rsid w:val="005F7422"/>
    <w:rsid w:val="005F7588"/>
    <w:rsid w:val="005F7AC9"/>
    <w:rsid w:val="006002CB"/>
    <w:rsid w:val="0060089D"/>
    <w:rsid w:val="00601618"/>
    <w:rsid w:val="00602033"/>
    <w:rsid w:val="0060230C"/>
    <w:rsid w:val="00602D73"/>
    <w:rsid w:val="00604168"/>
    <w:rsid w:val="00604386"/>
    <w:rsid w:val="00604B5A"/>
    <w:rsid w:val="00604E71"/>
    <w:rsid w:val="006052C0"/>
    <w:rsid w:val="006056AB"/>
    <w:rsid w:val="00605C40"/>
    <w:rsid w:val="00605C4D"/>
    <w:rsid w:val="0060601C"/>
    <w:rsid w:val="00606927"/>
    <w:rsid w:val="00606BF5"/>
    <w:rsid w:val="0060702C"/>
    <w:rsid w:val="00607550"/>
    <w:rsid w:val="00607F1B"/>
    <w:rsid w:val="006104AB"/>
    <w:rsid w:val="00610679"/>
    <w:rsid w:val="006106D8"/>
    <w:rsid w:val="006107E5"/>
    <w:rsid w:val="0061124F"/>
    <w:rsid w:val="00611997"/>
    <w:rsid w:val="00611AD2"/>
    <w:rsid w:val="00611E1C"/>
    <w:rsid w:val="00612868"/>
    <w:rsid w:val="006129A9"/>
    <w:rsid w:val="00612FD4"/>
    <w:rsid w:val="0061313B"/>
    <w:rsid w:val="00613404"/>
    <w:rsid w:val="00613419"/>
    <w:rsid w:val="00613AB2"/>
    <w:rsid w:val="006143DD"/>
    <w:rsid w:val="00614827"/>
    <w:rsid w:val="00615150"/>
    <w:rsid w:val="006151CC"/>
    <w:rsid w:val="0061555D"/>
    <w:rsid w:val="00615B4A"/>
    <w:rsid w:val="00615C72"/>
    <w:rsid w:val="00615F45"/>
    <w:rsid w:val="00615FA9"/>
    <w:rsid w:val="00616DC1"/>
    <w:rsid w:val="00617014"/>
    <w:rsid w:val="00617142"/>
    <w:rsid w:val="006171E0"/>
    <w:rsid w:val="00617747"/>
    <w:rsid w:val="00617748"/>
    <w:rsid w:val="00617B8D"/>
    <w:rsid w:val="00617F05"/>
    <w:rsid w:val="006200DB"/>
    <w:rsid w:val="006201A8"/>
    <w:rsid w:val="006207EF"/>
    <w:rsid w:val="0062101A"/>
    <w:rsid w:val="0062115F"/>
    <w:rsid w:val="006217AA"/>
    <w:rsid w:val="006217B5"/>
    <w:rsid w:val="00621831"/>
    <w:rsid w:val="00621E5D"/>
    <w:rsid w:val="00622AB3"/>
    <w:rsid w:val="0062341C"/>
    <w:rsid w:val="00623909"/>
    <w:rsid w:val="00623B5C"/>
    <w:rsid w:val="00623FC0"/>
    <w:rsid w:val="006240D7"/>
    <w:rsid w:val="006240FB"/>
    <w:rsid w:val="00624249"/>
    <w:rsid w:val="0062455F"/>
    <w:rsid w:val="00624F00"/>
    <w:rsid w:val="006256DA"/>
    <w:rsid w:val="006256F5"/>
    <w:rsid w:val="006257EB"/>
    <w:rsid w:val="0062580A"/>
    <w:rsid w:val="0062582E"/>
    <w:rsid w:val="00625CFF"/>
    <w:rsid w:val="0062616B"/>
    <w:rsid w:val="0062636E"/>
    <w:rsid w:val="00626C5E"/>
    <w:rsid w:val="00626D8C"/>
    <w:rsid w:val="00626E3C"/>
    <w:rsid w:val="00626ED1"/>
    <w:rsid w:val="006275A8"/>
    <w:rsid w:val="00630585"/>
    <w:rsid w:val="00630C3C"/>
    <w:rsid w:val="00632139"/>
    <w:rsid w:val="00632F14"/>
    <w:rsid w:val="006332AF"/>
    <w:rsid w:val="00633619"/>
    <w:rsid w:val="006338EC"/>
    <w:rsid w:val="00633D9C"/>
    <w:rsid w:val="00634C55"/>
    <w:rsid w:val="00635309"/>
    <w:rsid w:val="006354F7"/>
    <w:rsid w:val="00635937"/>
    <w:rsid w:val="00635DFB"/>
    <w:rsid w:val="00636446"/>
    <w:rsid w:val="00636E02"/>
    <w:rsid w:val="00636E6A"/>
    <w:rsid w:val="00636FEF"/>
    <w:rsid w:val="00637F67"/>
    <w:rsid w:val="00640944"/>
    <w:rsid w:val="00640CA9"/>
    <w:rsid w:val="00640DF2"/>
    <w:rsid w:val="00640FF9"/>
    <w:rsid w:val="006411C0"/>
    <w:rsid w:val="006416FF"/>
    <w:rsid w:val="00641FDB"/>
    <w:rsid w:val="00642094"/>
    <w:rsid w:val="0064283D"/>
    <w:rsid w:val="006429CC"/>
    <w:rsid w:val="0064386D"/>
    <w:rsid w:val="0064410F"/>
    <w:rsid w:val="00644490"/>
    <w:rsid w:val="00644A06"/>
    <w:rsid w:val="00644C5A"/>
    <w:rsid w:val="00645141"/>
    <w:rsid w:val="006456C7"/>
    <w:rsid w:val="00645A29"/>
    <w:rsid w:val="00645C5C"/>
    <w:rsid w:val="00645E1F"/>
    <w:rsid w:val="0064656C"/>
    <w:rsid w:val="00646E54"/>
    <w:rsid w:val="006475A7"/>
    <w:rsid w:val="00647BD9"/>
    <w:rsid w:val="00650759"/>
    <w:rsid w:val="0065147D"/>
    <w:rsid w:val="006514C0"/>
    <w:rsid w:val="0065180D"/>
    <w:rsid w:val="00652405"/>
    <w:rsid w:val="006524A3"/>
    <w:rsid w:val="00652C80"/>
    <w:rsid w:val="00652F8E"/>
    <w:rsid w:val="0065302A"/>
    <w:rsid w:val="00653031"/>
    <w:rsid w:val="0065308F"/>
    <w:rsid w:val="006535F9"/>
    <w:rsid w:val="00653A62"/>
    <w:rsid w:val="00653D14"/>
    <w:rsid w:val="00653D5D"/>
    <w:rsid w:val="006547A0"/>
    <w:rsid w:val="00654DC5"/>
    <w:rsid w:val="006551A7"/>
    <w:rsid w:val="006551D2"/>
    <w:rsid w:val="0065578D"/>
    <w:rsid w:val="00655D40"/>
    <w:rsid w:val="006563FA"/>
    <w:rsid w:val="006564E6"/>
    <w:rsid w:val="0065651F"/>
    <w:rsid w:val="0065731B"/>
    <w:rsid w:val="00657AED"/>
    <w:rsid w:val="006600B6"/>
    <w:rsid w:val="006603AE"/>
    <w:rsid w:val="0066043E"/>
    <w:rsid w:val="00660A82"/>
    <w:rsid w:val="0066238D"/>
    <w:rsid w:val="00662490"/>
    <w:rsid w:val="00662A6F"/>
    <w:rsid w:val="00662A86"/>
    <w:rsid w:val="00662CF3"/>
    <w:rsid w:val="0066328D"/>
    <w:rsid w:val="0066351C"/>
    <w:rsid w:val="0066391B"/>
    <w:rsid w:val="00664362"/>
    <w:rsid w:val="00664441"/>
    <w:rsid w:val="00664B05"/>
    <w:rsid w:val="00664DDF"/>
    <w:rsid w:val="00664E45"/>
    <w:rsid w:val="00664F14"/>
    <w:rsid w:val="00665524"/>
    <w:rsid w:val="00665954"/>
    <w:rsid w:val="00665C82"/>
    <w:rsid w:val="00665D7C"/>
    <w:rsid w:val="00665DDB"/>
    <w:rsid w:val="0066607E"/>
    <w:rsid w:val="00666170"/>
    <w:rsid w:val="006665EE"/>
    <w:rsid w:val="0066693E"/>
    <w:rsid w:val="00666C07"/>
    <w:rsid w:val="00666EEA"/>
    <w:rsid w:val="00667934"/>
    <w:rsid w:val="00667C12"/>
    <w:rsid w:val="00667CB2"/>
    <w:rsid w:val="00667CFF"/>
    <w:rsid w:val="00667E9A"/>
    <w:rsid w:val="0067030B"/>
    <w:rsid w:val="00670A03"/>
    <w:rsid w:val="006718A7"/>
    <w:rsid w:val="00671912"/>
    <w:rsid w:val="00671DC0"/>
    <w:rsid w:val="00671E18"/>
    <w:rsid w:val="00671ED3"/>
    <w:rsid w:val="0067280D"/>
    <w:rsid w:val="006729CC"/>
    <w:rsid w:val="006733DE"/>
    <w:rsid w:val="00673A27"/>
    <w:rsid w:val="006744E4"/>
    <w:rsid w:val="00674A33"/>
    <w:rsid w:val="00675579"/>
    <w:rsid w:val="00675E1B"/>
    <w:rsid w:val="00676120"/>
    <w:rsid w:val="006764DD"/>
    <w:rsid w:val="00676541"/>
    <w:rsid w:val="0067691D"/>
    <w:rsid w:val="00677761"/>
    <w:rsid w:val="006778AD"/>
    <w:rsid w:val="006778E6"/>
    <w:rsid w:val="00677E39"/>
    <w:rsid w:val="00680013"/>
    <w:rsid w:val="00680382"/>
    <w:rsid w:val="0068066C"/>
    <w:rsid w:val="00681230"/>
    <w:rsid w:val="0068138E"/>
    <w:rsid w:val="00681415"/>
    <w:rsid w:val="006815AF"/>
    <w:rsid w:val="006818E4"/>
    <w:rsid w:val="00681A1E"/>
    <w:rsid w:val="00682053"/>
    <w:rsid w:val="00682792"/>
    <w:rsid w:val="0068289B"/>
    <w:rsid w:val="00682A51"/>
    <w:rsid w:val="00682B01"/>
    <w:rsid w:val="00682EAB"/>
    <w:rsid w:val="0068356D"/>
    <w:rsid w:val="00683706"/>
    <w:rsid w:val="00683ED7"/>
    <w:rsid w:val="0068443D"/>
    <w:rsid w:val="00684B61"/>
    <w:rsid w:val="00684C92"/>
    <w:rsid w:val="006850BE"/>
    <w:rsid w:val="006866CC"/>
    <w:rsid w:val="00686868"/>
    <w:rsid w:val="00686903"/>
    <w:rsid w:val="00686ED2"/>
    <w:rsid w:val="00687246"/>
    <w:rsid w:val="006876C2"/>
    <w:rsid w:val="00687820"/>
    <w:rsid w:val="00690816"/>
    <w:rsid w:val="00690D35"/>
    <w:rsid w:val="00690FB3"/>
    <w:rsid w:val="00691669"/>
    <w:rsid w:val="006917E5"/>
    <w:rsid w:val="0069229B"/>
    <w:rsid w:val="006928A7"/>
    <w:rsid w:val="00692EA2"/>
    <w:rsid w:val="00692F39"/>
    <w:rsid w:val="00693A9B"/>
    <w:rsid w:val="00693DA6"/>
    <w:rsid w:val="00693EFC"/>
    <w:rsid w:val="00693F67"/>
    <w:rsid w:val="00693FC2"/>
    <w:rsid w:val="00694AD5"/>
    <w:rsid w:val="0069524A"/>
    <w:rsid w:val="006952A4"/>
    <w:rsid w:val="00695840"/>
    <w:rsid w:val="00696047"/>
    <w:rsid w:val="006965BE"/>
    <w:rsid w:val="00696AE9"/>
    <w:rsid w:val="00696DD8"/>
    <w:rsid w:val="00696E55"/>
    <w:rsid w:val="00697019"/>
    <w:rsid w:val="0069762C"/>
    <w:rsid w:val="00697BC7"/>
    <w:rsid w:val="00697E00"/>
    <w:rsid w:val="006A08C8"/>
    <w:rsid w:val="006A0D7E"/>
    <w:rsid w:val="006A1AC3"/>
    <w:rsid w:val="006A1D8A"/>
    <w:rsid w:val="006A1DE4"/>
    <w:rsid w:val="006A2F4E"/>
    <w:rsid w:val="006A31A2"/>
    <w:rsid w:val="006A3B8C"/>
    <w:rsid w:val="006A3BEC"/>
    <w:rsid w:val="006A3C44"/>
    <w:rsid w:val="006A4C61"/>
    <w:rsid w:val="006A4DD7"/>
    <w:rsid w:val="006A560C"/>
    <w:rsid w:val="006A6057"/>
    <w:rsid w:val="006A66EC"/>
    <w:rsid w:val="006A704B"/>
    <w:rsid w:val="006A7135"/>
    <w:rsid w:val="006A76E8"/>
    <w:rsid w:val="006A7B50"/>
    <w:rsid w:val="006A7DAB"/>
    <w:rsid w:val="006A7F1D"/>
    <w:rsid w:val="006B0064"/>
    <w:rsid w:val="006B00CD"/>
    <w:rsid w:val="006B05FB"/>
    <w:rsid w:val="006B0686"/>
    <w:rsid w:val="006B071F"/>
    <w:rsid w:val="006B0AE8"/>
    <w:rsid w:val="006B0B6A"/>
    <w:rsid w:val="006B0C63"/>
    <w:rsid w:val="006B0C98"/>
    <w:rsid w:val="006B1671"/>
    <w:rsid w:val="006B1838"/>
    <w:rsid w:val="006B1D15"/>
    <w:rsid w:val="006B1D87"/>
    <w:rsid w:val="006B246C"/>
    <w:rsid w:val="006B25D4"/>
    <w:rsid w:val="006B2AAB"/>
    <w:rsid w:val="006B369F"/>
    <w:rsid w:val="006B3B89"/>
    <w:rsid w:val="006B3F1C"/>
    <w:rsid w:val="006B438D"/>
    <w:rsid w:val="006B443F"/>
    <w:rsid w:val="006B446B"/>
    <w:rsid w:val="006B4D41"/>
    <w:rsid w:val="006B4DBA"/>
    <w:rsid w:val="006B4DD0"/>
    <w:rsid w:val="006B4F60"/>
    <w:rsid w:val="006B51B1"/>
    <w:rsid w:val="006B5C58"/>
    <w:rsid w:val="006B6813"/>
    <w:rsid w:val="006B685C"/>
    <w:rsid w:val="006B695E"/>
    <w:rsid w:val="006B6A63"/>
    <w:rsid w:val="006B6C8F"/>
    <w:rsid w:val="006B7499"/>
    <w:rsid w:val="006B7864"/>
    <w:rsid w:val="006C0402"/>
    <w:rsid w:val="006C0519"/>
    <w:rsid w:val="006C10DA"/>
    <w:rsid w:val="006C1773"/>
    <w:rsid w:val="006C1E3D"/>
    <w:rsid w:val="006C25FB"/>
    <w:rsid w:val="006C3790"/>
    <w:rsid w:val="006C4CB1"/>
    <w:rsid w:val="006C4DC5"/>
    <w:rsid w:val="006C4EF9"/>
    <w:rsid w:val="006C5442"/>
    <w:rsid w:val="006C55B8"/>
    <w:rsid w:val="006C5A9E"/>
    <w:rsid w:val="006C64A9"/>
    <w:rsid w:val="006C6650"/>
    <w:rsid w:val="006C69C3"/>
    <w:rsid w:val="006C6CAC"/>
    <w:rsid w:val="006C6DE6"/>
    <w:rsid w:val="006C78CB"/>
    <w:rsid w:val="006C79DE"/>
    <w:rsid w:val="006C7F54"/>
    <w:rsid w:val="006D03FB"/>
    <w:rsid w:val="006D0FC9"/>
    <w:rsid w:val="006D10BA"/>
    <w:rsid w:val="006D1384"/>
    <w:rsid w:val="006D16F2"/>
    <w:rsid w:val="006D1FCE"/>
    <w:rsid w:val="006D2DBE"/>
    <w:rsid w:val="006D326C"/>
    <w:rsid w:val="006D334D"/>
    <w:rsid w:val="006D3481"/>
    <w:rsid w:val="006D3560"/>
    <w:rsid w:val="006D3935"/>
    <w:rsid w:val="006D47F4"/>
    <w:rsid w:val="006D4A45"/>
    <w:rsid w:val="006D5DC0"/>
    <w:rsid w:val="006D64A4"/>
    <w:rsid w:val="006D69C5"/>
    <w:rsid w:val="006D6BD2"/>
    <w:rsid w:val="006D7949"/>
    <w:rsid w:val="006D79B0"/>
    <w:rsid w:val="006D7B30"/>
    <w:rsid w:val="006D7FE9"/>
    <w:rsid w:val="006E009D"/>
    <w:rsid w:val="006E0121"/>
    <w:rsid w:val="006E0ED8"/>
    <w:rsid w:val="006E0EF3"/>
    <w:rsid w:val="006E0F92"/>
    <w:rsid w:val="006E1285"/>
    <w:rsid w:val="006E1D08"/>
    <w:rsid w:val="006E1DB9"/>
    <w:rsid w:val="006E20C6"/>
    <w:rsid w:val="006E264F"/>
    <w:rsid w:val="006E2EB0"/>
    <w:rsid w:val="006E3032"/>
    <w:rsid w:val="006E3E6A"/>
    <w:rsid w:val="006E3ED4"/>
    <w:rsid w:val="006E462A"/>
    <w:rsid w:val="006E46D2"/>
    <w:rsid w:val="006E47E5"/>
    <w:rsid w:val="006E4BBA"/>
    <w:rsid w:val="006E4DE8"/>
    <w:rsid w:val="006E52E5"/>
    <w:rsid w:val="006E5FEA"/>
    <w:rsid w:val="006E648D"/>
    <w:rsid w:val="006E6CA3"/>
    <w:rsid w:val="006E70E3"/>
    <w:rsid w:val="006E77D4"/>
    <w:rsid w:val="006E7F90"/>
    <w:rsid w:val="006F01D8"/>
    <w:rsid w:val="006F0344"/>
    <w:rsid w:val="006F04A7"/>
    <w:rsid w:val="006F04EB"/>
    <w:rsid w:val="006F0648"/>
    <w:rsid w:val="006F071B"/>
    <w:rsid w:val="006F085E"/>
    <w:rsid w:val="006F185E"/>
    <w:rsid w:val="006F234C"/>
    <w:rsid w:val="006F2393"/>
    <w:rsid w:val="006F24D6"/>
    <w:rsid w:val="006F26B1"/>
    <w:rsid w:val="006F392C"/>
    <w:rsid w:val="006F3A35"/>
    <w:rsid w:val="006F3D71"/>
    <w:rsid w:val="006F440C"/>
    <w:rsid w:val="006F4F13"/>
    <w:rsid w:val="006F537E"/>
    <w:rsid w:val="006F53FB"/>
    <w:rsid w:val="006F542F"/>
    <w:rsid w:val="006F5E29"/>
    <w:rsid w:val="006F6215"/>
    <w:rsid w:val="006F638B"/>
    <w:rsid w:val="006F6A53"/>
    <w:rsid w:val="006F6E85"/>
    <w:rsid w:val="006F72B8"/>
    <w:rsid w:val="006F7324"/>
    <w:rsid w:val="006F73A2"/>
    <w:rsid w:val="006F73E9"/>
    <w:rsid w:val="006F7666"/>
    <w:rsid w:val="007003E6"/>
    <w:rsid w:val="0070065F"/>
    <w:rsid w:val="00700F9A"/>
    <w:rsid w:val="00701103"/>
    <w:rsid w:val="0070154C"/>
    <w:rsid w:val="00701A6A"/>
    <w:rsid w:val="007020DB"/>
    <w:rsid w:val="0070248B"/>
    <w:rsid w:val="007027BB"/>
    <w:rsid w:val="00702893"/>
    <w:rsid w:val="00702A4E"/>
    <w:rsid w:val="00702D32"/>
    <w:rsid w:val="00702FD2"/>
    <w:rsid w:val="007031B1"/>
    <w:rsid w:val="007034F2"/>
    <w:rsid w:val="00703AD9"/>
    <w:rsid w:val="00703DD1"/>
    <w:rsid w:val="007045AE"/>
    <w:rsid w:val="0070544B"/>
    <w:rsid w:val="00705524"/>
    <w:rsid w:val="00705935"/>
    <w:rsid w:val="0070605D"/>
    <w:rsid w:val="00706291"/>
    <w:rsid w:val="007063E7"/>
    <w:rsid w:val="007068FC"/>
    <w:rsid w:val="0070697E"/>
    <w:rsid w:val="00706DA7"/>
    <w:rsid w:val="00706FE1"/>
    <w:rsid w:val="00707A8E"/>
    <w:rsid w:val="00707D04"/>
    <w:rsid w:val="00707D70"/>
    <w:rsid w:val="0071008F"/>
    <w:rsid w:val="00710477"/>
    <w:rsid w:val="0071062D"/>
    <w:rsid w:val="00710BCD"/>
    <w:rsid w:val="00710E2B"/>
    <w:rsid w:val="0071140A"/>
    <w:rsid w:val="007126F2"/>
    <w:rsid w:val="00712793"/>
    <w:rsid w:val="007129D6"/>
    <w:rsid w:val="007133C5"/>
    <w:rsid w:val="007134F2"/>
    <w:rsid w:val="007137D2"/>
    <w:rsid w:val="00713A89"/>
    <w:rsid w:val="00713B3C"/>
    <w:rsid w:val="00714EB2"/>
    <w:rsid w:val="00715361"/>
    <w:rsid w:val="00715864"/>
    <w:rsid w:val="00716170"/>
    <w:rsid w:val="00716E03"/>
    <w:rsid w:val="00717092"/>
    <w:rsid w:val="007179CF"/>
    <w:rsid w:val="00717C8F"/>
    <w:rsid w:val="0072036A"/>
    <w:rsid w:val="00720CBB"/>
    <w:rsid w:val="00720DB7"/>
    <w:rsid w:val="007218FE"/>
    <w:rsid w:val="00722485"/>
    <w:rsid w:val="00722B32"/>
    <w:rsid w:val="00723511"/>
    <w:rsid w:val="00723927"/>
    <w:rsid w:val="007239FC"/>
    <w:rsid w:val="00723F10"/>
    <w:rsid w:val="00723F44"/>
    <w:rsid w:val="00724336"/>
    <w:rsid w:val="007243A4"/>
    <w:rsid w:val="007243DD"/>
    <w:rsid w:val="00724569"/>
    <w:rsid w:val="00724776"/>
    <w:rsid w:val="00724795"/>
    <w:rsid w:val="00724B89"/>
    <w:rsid w:val="00724D89"/>
    <w:rsid w:val="00725114"/>
    <w:rsid w:val="00725AA2"/>
    <w:rsid w:val="007260F0"/>
    <w:rsid w:val="0072630C"/>
    <w:rsid w:val="0072666E"/>
    <w:rsid w:val="007266C0"/>
    <w:rsid w:val="00727124"/>
    <w:rsid w:val="00727A84"/>
    <w:rsid w:val="00727E67"/>
    <w:rsid w:val="00730216"/>
    <w:rsid w:val="007304E2"/>
    <w:rsid w:val="007306AE"/>
    <w:rsid w:val="00730EA7"/>
    <w:rsid w:val="007312F8"/>
    <w:rsid w:val="00731C41"/>
    <w:rsid w:val="00731FC3"/>
    <w:rsid w:val="00732088"/>
    <w:rsid w:val="00732096"/>
    <w:rsid w:val="00732176"/>
    <w:rsid w:val="00732376"/>
    <w:rsid w:val="00732561"/>
    <w:rsid w:val="00732C81"/>
    <w:rsid w:val="00732D00"/>
    <w:rsid w:val="00732F53"/>
    <w:rsid w:val="0073375A"/>
    <w:rsid w:val="00733775"/>
    <w:rsid w:val="007337D3"/>
    <w:rsid w:val="00733F1B"/>
    <w:rsid w:val="007345AE"/>
    <w:rsid w:val="00734992"/>
    <w:rsid w:val="00734A84"/>
    <w:rsid w:val="00734B4B"/>
    <w:rsid w:val="00734D2F"/>
    <w:rsid w:val="00734F3D"/>
    <w:rsid w:val="00735489"/>
    <w:rsid w:val="00735A4C"/>
    <w:rsid w:val="007362BF"/>
    <w:rsid w:val="00736844"/>
    <w:rsid w:val="00736D2D"/>
    <w:rsid w:val="0073785C"/>
    <w:rsid w:val="00740A84"/>
    <w:rsid w:val="00740C7C"/>
    <w:rsid w:val="00740D02"/>
    <w:rsid w:val="00741443"/>
    <w:rsid w:val="007417CC"/>
    <w:rsid w:val="0074254C"/>
    <w:rsid w:val="007426B2"/>
    <w:rsid w:val="00743457"/>
    <w:rsid w:val="00743CB5"/>
    <w:rsid w:val="00744930"/>
    <w:rsid w:val="00744CDE"/>
    <w:rsid w:val="00744E3C"/>
    <w:rsid w:val="007450A9"/>
    <w:rsid w:val="0074523E"/>
    <w:rsid w:val="0074589F"/>
    <w:rsid w:val="00745D0C"/>
    <w:rsid w:val="00745DBB"/>
    <w:rsid w:val="00746490"/>
    <w:rsid w:val="00747224"/>
    <w:rsid w:val="00747323"/>
    <w:rsid w:val="00747699"/>
    <w:rsid w:val="00747995"/>
    <w:rsid w:val="00747E72"/>
    <w:rsid w:val="0075046B"/>
    <w:rsid w:val="007504FC"/>
    <w:rsid w:val="007508B3"/>
    <w:rsid w:val="00750E94"/>
    <w:rsid w:val="00750ED3"/>
    <w:rsid w:val="0075173B"/>
    <w:rsid w:val="00751B3F"/>
    <w:rsid w:val="00751DE7"/>
    <w:rsid w:val="00752773"/>
    <w:rsid w:val="0075294D"/>
    <w:rsid w:val="00752C24"/>
    <w:rsid w:val="00752ED7"/>
    <w:rsid w:val="00752FF1"/>
    <w:rsid w:val="0075310F"/>
    <w:rsid w:val="0075375A"/>
    <w:rsid w:val="00753A63"/>
    <w:rsid w:val="00753A7D"/>
    <w:rsid w:val="00753DD6"/>
    <w:rsid w:val="00754061"/>
    <w:rsid w:val="00754252"/>
    <w:rsid w:val="00754283"/>
    <w:rsid w:val="0075432D"/>
    <w:rsid w:val="0075484B"/>
    <w:rsid w:val="00754AB5"/>
    <w:rsid w:val="00755554"/>
    <w:rsid w:val="007555EA"/>
    <w:rsid w:val="00755E8E"/>
    <w:rsid w:val="00756B78"/>
    <w:rsid w:val="00756CEC"/>
    <w:rsid w:val="00756DA6"/>
    <w:rsid w:val="00757545"/>
    <w:rsid w:val="007576FA"/>
    <w:rsid w:val="00760F9E"/>
    <w:rsid w:val="00761116"/>
    <w:rsid w:val="0076128D"/>
    <w:rsid w:val="0076340C"/>
    <w:rsid w:val="00763507"/>
    <w:rsid w:val="007635CE"/>
    <w:rsid w:val="00763999"/>
    <w:rsid w:val="00765222"/>
    <w:rsid w:val="00765377"/>
    <w:rsid w:val="0076556E"/>
    <w:rsid w:val="00765661"/>
    <w:rsid w:val="007658FF"/>
    <w:rsid w:val="007659E3"/>
    <w:rsid w:val="00765D71"/>
    <w:rsid w:val="00766158"/>
    <w:rsid w:val="007661CB"/>
    <w:rsid w:val="0076658D"/>
    <w:rsid w:val="00766C73"/>
    <w:rsid w:val="00766D99"/>
    <w:rsid w:val="00766DD8"/>
    <w:rsid w:val="00767088"/>
    <w:rsid w:val="00767AC1"/>
    <w:rsid w:val="00767AF5"/>
    <w:rsid w:val="00767B38"/>
    <w:rsid w:val="007709BF"/>
    <w:rsid w:val="00770BC6"/>
    <w:rsid w:val="00771342"/>
    <w:rsid w:val="007715A8"/>
    <w:rsid w:val="007716AC"/>
    <w:rsid w:val="0077184B"/>
    <w:rsid w:val="00771A0E"/>
    <w:rsid w:val="00771F0B"/>
    <w:rsid w:val="0077288B"/>
    <w:rsid w:val="00772A7B"/>
    <w:rsid w:val="007731C2"/>
    <w:rsid w:val="007731EA"/>
    <w:rsid w:val="00773BAD"/>
    <w:rsid w:val="0077445E"/>
    <w:rsid w:val="00774F47"/>
    <w:rsid w:val="007750B0"/>
    <w:rsid w:val="007752E1"/>
    <w:rsid w:val="007756B1"/>
    <w:rsid w:val="00775A5B"/>
    <w:rsid w:val="00775C81"/>
    <w:rsid w:val="0077647A"/>
    <w:rsid w:val="007768BB"/>
    <w:rsid w:val="00776BEA"/>
    <w:rsid w:val="00776DBB"/>
    <w:rsid w:val="00777370"/>
    <w:rsid w:val="007776A2"/>
    <w:rsid w:val="00777723"/>
    <w:rsid w:val="00777CB0"/>
    <w:rsid w:val="00777E15"/>
    <w:rsid w:val="00777E1F"/>
    <w:rsid w:val="00777EB0"/>
    <w:rsid w:val="007802D9"/>
    <w:rsid w:val="00780A27"/>
    <w:rsid w:val="00781B0D"/>
    <w:rsid w:val="00781B46"/>
    <w:rsid w:val="00781C38"/>
    <w:rsid w:val="00781C9C"/>
    <w:rsid w:val="00782424"/>
    <w:rsid w:val="007831EA"/>
    <w:rsid w:val="007834DE"/>
    <w:rsid w:val="00784766"/>
    <w:rsid w:val="00784796"/>
    <w:rsid w:val="007853F1"/>
    <w:rsid w:val="0078541A"/>
    <w:rsid w:val="00785B35"/>
    <w:rsid w:val="00785D6C"/>
    <w:rsid w:val="00786903"/>
    <w:rsid w:val="007869B2"/>
    <w:rsid w:val="00786FC5"/>
    <w:rsid w:val="0078703D"/>
    <w:rsid w:val="007872F3"/>
    <w:rsid w:val="00787809"/>
    <w:rsid w:val="007879C6"/>
    <w:rsid w:val="00790468"/>
    <w:rsid w:val="00790617"/>
    <w:rsid w:val="00790D4E"/>
    <w:rsid w:val="00790EC0"/>
    <w:rsid w:val="0079132F"/>
    <w:rsid w:val="007919B3"/>
    <w:rsid w:val="00791D23"/>
    <w:rsid w:val="007922EA"/>
    <w:rsid w:val="007923A9"/>
    <w:rsid w:val="0079245D"/>
    <w:rsid w:val="007926D1"/>
    <w:rsid w:val="00792CB1"/>
    <w:rsid w:val="00792E9A"/>
    <w:rsid w:val="007931CC"/>
    <w:rsid w:val="007932D5"/>
    <w:rsid w:val="00793380"/>
    <w:rsid w:val="0079380D"/>
    <w:rsid w:val="00793A38"/>
    <w:rsid w:val="00793AB9"/>
    <w:rsid w:val="00793D08"/>
    <w:rsid w:val="00793E71"/>
    <w:rsid w:val="0079494A"/>
    <w:rsid w:val="00794E3F"/>
    <w:rsid w:val="00794F9B"/>
    <w:rsid w:val="0079564A"/>
    <w:rsid w:val="00796DE3"/>
    <w:rsid w:val="00797A70"/>
    <w:rsid w:val="007A07BD"/>
    <w:rsid w:val="007A096B"/>
    <w:rsid w:val="007A0A0D"/>
    <w:rsid w:val="007A0AE9"/>
    <w:rsid w:val="007A0BE1"/>
    <w:rsid w:val="007A19C2"/>
    <w:rsid w:val="007A219E"/>
    <w:rsid w:val="007A23AC"/>
    <w:rsid w:val="007A2463"/>
    <w:rsid w:val="007A25B9"/>
    <w:rsid w:val="007A2972"/>
    <w:rsid w:val="007A2A5D"/>
    <w:rsid w:val="007A2BEA"/>
    <w:rsid w:val="007A3007"/>
    <w:rsid w:val="007A3238"/>
    <w:rsid w:val="007A32CC"/>
    <w:rsid w:val="007A366C"/>
    <w:rsid w:val="007A37D8"/>
    <w:rsid w:val="007A3DDE"/>
    <w:rsid w:val="007A4445"/>
    <w:rsid w:val="007A4BED"/>
    <w:rsid w:val="007A549C"/>
    <w:rsid w:val="007A60D1"/>
    <w:rsid w:val="007A6103"/>
    <w:rsid w:val="007A64DA"/>
    <w:rsid w:val="007A6FA0"/>
    <w:rsid w:val="007A72BE"/>
    <w:rsid w:val="007A788D"/>
    <w:rsid w:val="007A7B11"/>
    <w:rsid w:val="007A7D35"/>
    <w:rsid w:val="007B0075"/>
    <w:rsid w:val="007B0288"/>
    <w:rsid w:val="007B125A"/>
    <w:rsid w:val="007B23A0"/>
    <w:rsid w:val="007B27B1"/>
    <w:rsid w:val="007B2AEE"/>
    <w:rsid w:val="007B2CAC"/>
    <w:rsid w:val="007B2E8A"/>
    <w:rsid w:val="007B31D1"/>
    <w:rsid w:val="007B3356"/>
    <w:rsid w:val="007B342C"/>
    <w:rsid w:val="007B3700"/>
    <w:rsid w:val="007B372A"/>
    <w:rsid w:val="007B3759"/>
    <w:rsid w:val="007B3AF1"/>
    <w:rsid w:val="007B431D"/>
    <w:rsid w:val="007B4570"/>
    <w:rsid w:val="007B46D9"/>
    <w:rsid w:val="007B6BB3"/>
    <w:rsid w:val="007B6C72"/>
    <w:rsid w:val="007B6F04"/>
    <w:rsid w:val="007B73D2"/>
    <w:rsid w:val="007B74C4"/>
    <w:rsid w:val="007B7513"/>
    <w:rsid w:val="007B7E03"/>
    <w:rsid w:val="007C0167"/>
    <w:rsid w:val="007C0BBF"/>
    <w:rsid w:val="007C0C30"/>
    <w:rsid w:val="007C0DE0"/>
    <w:rsid w:val="007C0EFD"/>
    <w:rsid w:val="007C14CD"/>
    <w:rsid w:val="007C1575"/>
    <w:rsid w:val="007C164E"/>
    <w:rsid w:val="007C21ED"/>
    <w:rsid w:val="007C23BD"/>
    <w:rsid w:val="007C2648"/>
    <w:rsid w:val="007C2B9A"/>
    <w:rsid w:val="007C2E82"/>
    <w:rsid w:val="007C2F77"/>
    <w:rsid w:val="007C2FB1"/>
    <w:rsid w:val="007C3549"/>
    <w:rsid w:val="007C354F"/>
    <w:rsid w:val="007C451B"/>
    <w:rsid w:val="007C4592"/>
    <w:rsid w:val="007C45F4"/>
    <w:rsid w:val="007C5155"/>
    <w:rsid w:val="007C5465"/>
    <w:rsid w:val="007C55E4"/>
    <w:rsid w:val="007C58D0"/>
    <w:rsid w:val="007C5B52"/>
    <w:rsid w:val="007C5F31"/>
    <w:rsid w:val="007C613E"/>
    <w:rsid w:val="007C6533"/>
    <w:rsid w:val="007C6EDD"/>
    <w:rsid w:val="007C740C"/>
    <w:rsid w:val="007D0138"/>
    <w:rsid w:val="007D043A"/>
    <w:rsid w:val="007D0990"/>
    <w:rsid w:val="007D0E2C"/>
    <w:rsid w:val="007D10D1"/>
    <w:rsid w:val="007D117F"/>
    <w:rsid w:val="007D1CB8"/>
    <w:rsid w:val="007D20B6"/>
    <w:rsid w:val="007D220C"/>
    <w:rsid w:val="007D2544"/>
    <w:rsid w:val="007D2627"/>
    <w:rsid w:val="007D2DC3"/>
    <w:rsid w:val="007D2DDA"/>
    <w:rsid w:val="007D2EBA"/>
    <w:rsid w:val="007D3032"/>
    <w:rsid w:val="007D36D5"/>
    <w:rsid w:val="007D3E0A"/>
    <w:rsid w:val="007D5D25"/>
    <w:rsid w:val="007D5F89"/>
    <w:rsid w:val="007D6A91"/>
    <w:rsid w:val="007D6B17"/>
    <w:rsid w:val="007D6CA1"/>
    <w:rsid w:val="007D6CF3"/>
    <w:rsid w:val="007D7EF3"/>
    <w:rsid w:val="007E0481"/>
    <w:rsid w:val="007E0F7E"/>
    <w:rsid w:val="007E1991"/>
    <w:rsid w:val="007E250F"/>
    <w:rsid w:val="007E343B"/>
    <w:rsid w:val="007E377A"/>
    <w:rsid w:val="007E37E2"/>
    <w:rsid w:val="007E47BD"/>
    <w:rsid w:val="007E4DE5"/>
    <w:rsid w:val="007E5081"/>
    <w:rsid w:val="007E50CC"/>
    <w:rsid w:val="007E5861"/>
    <w:rsid w:val="007E5B12"/>
    <w:rsid w:val="007E5BF1"/>
    <w:rsid w:val="007E5C48"/>
    <w:rsid w:val="007E6458"/>
    <w:rsid w:val="007E6AB0"/>
    <w:rsid w:val="007F0283"/>
    <w:rsid w:val="007F042B"/>
    <w:rsid w:val="007F0A41"/>
    <w:rsid w:val="007F0DC9"/>
    <w:rsid w:val="007F0F1D"/>
    <w:rsid w:val="007F1493"/>
    <w:rsid w:val="007F1559"/>
    <w:rsid w:val="007F1628"/>
    <w:rsid w:val="007F18BE"/>
    <w:rsid w:val="007F25FC"/>
    <w:rsid w:val="007F2A41"/>
    <w:rsid w:val="007F2B31"/>
    <w:rsid w:val="007F38F1"/>
    <w:rsid w:val="007F3B50"/>
    <w:rsid w:val="007F3F86"/>
    <w:rsid w:val="007F5AF8"/>
    <w:rsid w:val="007F65C7"/>
    <w:rsid w:val="007F6628"/>
    <w:rsid w:val="007F6BED"/>
    <w:rsid w:val="007F6C10"/>
    <w:rsid w:val="007F7195"/>
    <w:rsid w:val="007F7277"/>
    <w:rsid w:val="007F7382"/>
    <w:rsid w:val="007F7D92"/>
    <w:rsid w:val="007F7EC7"/>
    <w:rsid w:val="007F7EE3"/>
    <w:rsid w:val="00800005"/>
    <w:rsid w:val="0080029D"/>
    <w:rsid w:val="00800A3D"/>
    <w:rsid w:val="00800D85"/>
    <w:rsid w:val="00800EF4"/>
    <w:rsid w:val="00801753"/>
    <w:rsid w:val="00801A16"/>
    <w:rsid w:val="00802018"/>
    <w:rsid w:val="00802323"/>
    <w:rsid w:val="008024E3"/>
    <w:rsid w:val="008025AA"/>
    <w:rsid w:val="00802646"/>
    <w:rsid w:val="008027FA"/>
    <w:rsid w:val="00802E0D"/>
    <w:rsid w:val="00802EAB"/>
    <w:rsid w:val="00803434"/>
    <w:rsid w:val="00803B7F"/>
    <w:rsid w:val="00803FFE"/>
    <w:rsid w:val="008042CE"/>
    <w:rsid w:val="00804385"/>
    <w:rsid w:val="00804BCC"/>
    <w:rsid w:val="00804E22"/>
    <w:rsid w:val="00805555"/>
    <w:rsid w:val="00805A56"/>
    <w:rsid w:val="00805AF6"/>
    <w:rsid w:val="00805B94"/>
    <w:rsid w:val="00805FBD"/>
    <w:rsid w:val="00805FE3"/>
    <w:rsid w:val="00806174"/>
    <w:rsid w:val="008061F5"/>
    <w:rsid w:val="00806D0C"/>
    <w:rsid w:val="008070FD"/>
    <w:rsid w:val="00807CA4"/>
    <w:rsid w:val="00807D74"/>
    <w:rsid w:val="008104E4"/>
    <w:rsid w:val="00810570"/>
    <w:rsid w:val="00810F4F"/>
    <w:rsid w:val="008115EB"/>
    <w:rsid w:val="00811641"/>
    <w:rsid w:val="008117A0"/>
    <w:rsid w:val="008119F3"/>
    <w:rsid w:val="008124E9"/>
    <w:rsid w:val="008128F1"/>
    <w:rsid w:val="008129AD"/>
    <w:rsid w:val="00812B11"/>
    <w:rsid w:val="0081337D"/>
    <w:rsid w:val="0081344B"/>
    <w:rsid w:val="00813D6D"/>
    <w:rsid w:val="00813ED7"/>
    <w:rsid w:val="008141E5"/>
    <w:rsid w:val="008142EE"/>
    <w:rsid w:val="00814383"/>
    <w:rsid w:val="0081482D"/>
    <w:rsid w:val="008148AE"/>
    <w:rsid w:val="00814A15"/>
    <w:rsid w:val="00814B60"/>
    <w:rsid w:val="008152B5"/>
    <w:rsid w:val="008157DC"/>
    <w:rsid w:val="00815839"/>
    <w:rsid w:val="008158A7"/>
    <w:rsid w:val="00815BDB"/>
    <w:rsid w:val="00815CE5"/>
    <w:rsid w:val="00815DD8"/>
    <w:rsid w:val="00815F08"/>
    <w:rsid w:val="008160FD"/>
    <w:rsid w:val="0081653D"/>
    <w:rsid w:val="00816D89"/>
    <w:rsid w:val="00816F75"/>
    <w:rsid w:val="00817B87"/>
    <w:rsid w:val="00817E26"/>
    <w:rsid w:val="00817F1A"/>
    <w:rsid w:val="00820526"/>
    <w:rsid w:val="00820CE6"/>
    <w:rsid w:val="008210EB"/>
    <w:rsid w:val="0082117E"/>
    <w:rsid w:val="008215CC"/>
    <w:rsid w:val="00821C9F"/>
    <w:rsid w:val="00822003"/>
    <w:rsid w:val="0082272A"/>
    <w:rsid w:val="00822A3B"/>
    <w:rsid w:val="00822DAF"/>
    <w:rsid w:val="00822F8D"/>
    <w:rsid w:val="00823133"/>
    <w:rsid w:val="00823190"/>
    <w:rsid w:val="00823547"/>
    <w:rsid w:val="008238F7"/>
    <w:rsid w:val="00823E7E"/>
    <w:rsid w:val="0082446E"/>
    <w:rsid w:val="0082528F"/>
    <w:rsid w:val="008255E2"/>
    <w:rsid w:val="0082574B"/>
    <w:rsid w:val="00825EA1"/>
    <w:rsid w:val="0082638F"/>
    <w:rsid w:val="00826495"/>
    <w:rsid w:val="0082677D"/>
    <w:rsid w:val="00826E55"/>
    <w:rsid w:val="00826F0D"/>
    <w:rsid w:val="0082700D"/>
    <w:rsid w:val="00827161"/>
    <w:rsid w:val="00827206"/>
    <w:rsid w:val="00830FA2"/>
    <w:rsid w:val="0083179C"/>
    <w:rsid w:val="00831868"/>
    <w:rsid w:val="00832184"/>
    <w:rsid w:val="008323D6"/>
    <w:rsid w:val="00832EF0"/>
    <w:rsid w:val="00832FAD"/>
    <w:rsid w:val="00833449"/>
    <w:rsid w:val="0083344C"/>
    <w:rsid w:val="0083384D"/>
    <w:rsid w:val="00833EC6"/>
    <w:rsid w:val="00834418"/>
    <w:rsid w:val="00834743"/>
    <w:rsid w:val="008348F1"/>
    <w:rsid w:val="00834B29"/>
    <w:rsid w:val="008353A1"/>
    <w:rsid w:val="0083552A"/>
    <w:rsid w:val="00835BB9"/>
    <w:rsid w:val="00835CB0"/>
    <w:rsid w:val="00835D43"/>
    <w:rsid w:val="00836214"/>
    <w:rsid w:val="00836606"/>
    <w:rsid w:val="0083692B"/>
    <w:rsid w:val="00836A3C"/>
    <w:rsid w:val="00836E99"/>
    <w:rsid w:val="00840ED0"/>
    <w:rsid w:val="00841359"/>
    <w:rsid w:val="00841445"/>
    <w:rsid w:val="008416E9"/>
    <w:rsid w:val="00841821"/>
    <w:rsid w:val="00842560"/>
    <w:rsid w:val="008427ED"/>
    <w:rsid w:val="008429FF"/>
    <w:rsid w:val="00842B34"/>
    <w:rsid w:val="00842F14"/>
    <w:rsid w:val="00843733"/>
    <w:rsid w:val="00843C5B"/>
    <w:rsid w:val="00843E8C"/>
    <w:rsid w:val="00843F83"/>
    <w:rsid w:val="008440EC"/>
    <w:rsid w:val="00844238"/>
    <w:rsid w:val="00844FAB"/>
    <w:rsid w:val="008451FD"/>
    <w:rsid w:val="008455AF"/>
    <w:rsid w:val="008455DE"/>
    <w:rsid w:val="00845BD4"/>
    <w:rsid w:val="0084669C"/>
    <w:rsid w:val="0084694C"/>
    <w:rsid w:val="00846AD2"/>
    <w:rsid w:val="00846CDB"/>
    <w:rsid w:val="00846F5C"/>
    <w:rsid w:val="008477B6"/>
    <w:rsid w:val="00847970"/>
    <w:rsid w:val="00850321"/>
    <w:rsid w:val="008511E1"/>
    <w:rsid w:val="00851D78"/>
    <w:rsid w:val="008522B5"/>
    <w:rsid w:val="008522EC"/>
    <w:rsid w:val="00852F11"/>
    <w:rsid w:val="008530C1"/>
    <w:rsid w:val="00853202"/>
    <w:rsid w:val="00853B8F"/>
    <w:rsid w:val="00853B97"/>
    <w:rsid w:val="0085453F"/>
    <w:rsid w:val="008554CC"/>
    <w:rsid w:val="00855669"/>
    <w:rsid w:val="00855C1F"/>
    <w:rsid w:val="00855D25"/>
    <w:rsid w:val="00856D09"/>
    <w:rsid w:val="0085730B"/>
    <w:rsid w:val="008579D3"/>
    <w:rsid w:val="00860556"/>
    <w:rsid w:val="0086118C"/>
    <w:rsid w:val="00861CE5"/>
    <w:rsid w:val="00862D60"/>
    <w:rsid w:val="0086348E"/>
    <w:rsid w:val="00863E5E"/>
    <w:rsid w:val="00864087"/>
    <w:rsid w:val="0086430F"/>
    <w:rsid w:val="0086473D"/>
    <w:rsid w:val="00864FB7"/>
    <w:rsid w:val="00865C82"/>
    <w:rsid w:val="00866063"/>
    <w:rsid w:val="0086613F"/>
    <w:rsid w:val="0086648B"/>
    <w:rsid w:val="00866E92"/>
    <w:rsid w:val="008700AE"/>
    <w:rsid w:val="00870F1C"/>
    <w:rsid w:val="00871C89"/>
    <w:rsid w:val="00871CCD"/>
    <w:rsid w:val="008721EB"/>
    <w:rsid w:val="00872455"/>
    <w:rsid w:val="008724FD"/>
    <w:rsid w:val="0087251C"/>
    <w:rsid w:val="00873579"/>
    <w:rsid w:val="0087375E"/>
    <w:rsid w:val="008741A5"/>
    <w:rsid w:val="0087420D"/>
    <w:rsid w:val="00874451"/>
    <w:rsid w:val="008744FF"/>
    <w:rsid w:val="00874656"/>
    <w:rsid w:val="0087468E"/>
    <w:rsid w:val="00874B37"/>
    <w:rsid w:val="00874CCE"/>
    <w:rsid w:val="00875000"/>
    <w:rsid w:val="0087528B"/>
    <w:rsid w:val="0087623A"/>
    <w:rsid w:val="00876274"/>
    <w:rsid w:val="00876283"/>
    <w:rsid w:val="00876308"/>
    <w:rsid w:val="00876682"/>
    <w:rsid w:val="0087678B"/>
    <w:rsid w:val="00876C28"/>
    <w:rsid w:val="00876F26"/>
    <w:rsid w:val="00876FAC"/>
    <w:rsid w:val="008770BE"/>
    <w:rsid w:val="0087737C"/>
    <w:rsid w:val="00877BBB"/>
    <w:rsid w:val="00877C1C"/>
    <w:rsid w:val="00880F26"/>
    <w:rsid w:val="0088109A"/>
    <w:rsid w:val="008810EA"/>
    <w:rsid w:val="00881899"/>
    <w:rsid w:val="008818C4"/>
    <w:rsid w:val="008826BF"/>
    <w:rsid w:val="008832AB"/>
    <w:rsid w:val="00884132"/>
    <w:rsid w:val="008846AE"/>
    <w:rsid w:val="008846C2"/>
    <w:rsid w:val="008849AF"/>
    <w:rsid w:val="00884BA9"/>
    <w:rsid w:val="00884C43"/>
    <w:rsid w:val="00884D3B"/>
    <w:rsid w:val="00885A7E"/>
    <w:rsid w:val="008876B1"/>
    <w:rsid w:val="00890117"/>
    <w:rsid w:val="00890876"/>
    <w:rsid w:val="008913FA"/>
    <w:rsid w:val="00891720"/>
    <w:rsid w:val="008917DB"/>
    <w:rsid w:val="00891ACC"/>
    <w:rsid w:val="00891C51"/>
    <w:rsid w:val="00891FF0"/>
    <w:rsid w:val="008924AC"/>
    <w:rsid w:val="00893139"/>
    <w:rsid w:val="00893823"/>
    <w:rsid w:val="0089389C"/>
    <w:rsid w:val="008939CD"/>
    <w:rsid w:val="008944BE"/>
    <w:rsid w:val="00894919"/>
    <w:rsid w:val="00894BE0"/>
    <w:rsid w:val="00894D81"/>
    <w:rsid w:val="00894E26"/>
    <w:rsid w:val="00895809"/>
    <w:rsid w:val="00895841"/>
    <w:rsid w:val="00895E4F"/>
    <w:rsid w:val="00895EF3"/>
    <w:rsid w:val="00895FE0"/>
    <w:rsid w:val="008962CB"/>
    <w:rsid w:val="00897419"/>
    <w:rsid w:val="0089766D"/>
    <w:rsid w:val="008977C8"/>
    <w:rsid w:val="00897A03"/>
    <w:rsid w:val="00897D10"/>
    <w:rsid w:val="008A03AA"/>
    <w:rsid w:val="008A0659"/>
    <w:rsid w:val="008A0E85"/>
    <w:rsid w:val="008A0EC0"/>
    <w:rsid w:val="008A0F3C"/>
    <w:rsid w:val="008A136D"/>
    <w:rsid w:val="008A1444"/>
    <w:rsid w:val="008A1567"/>
    <w:rsid w:val="008A156E"/>
    <w:rsid w:val="008A171B"/>
    <w:rsid w:val="008A18AB"/>
    <w:rsid w:val="008A1C41"/>
    <w:rsid w:val="008A2CA1"/>
    <w:rsid w:val="008A36B0"/>
    <w:rsid w:val="008A36EF"/>
    <w:rsid w:val="008A37B9"/>
    <w:rsid w:val="008A399C"/>
    <w:rsid w:val="008A3C71"/>
    <w:rsid w:val="008A4599"/>
    <w:rsid w:val="008A4754"/>
    <w:rsid w:val="008A49B2"/>
    <w:rsid w:val="008A5348"/>
    <w:rsid w:val="008A54E4"/>
    <w:rsid w:val="008A561A"/>
    <w:rsid w:val="008A64BC"/>
    <w:rsid w:val="008A70EB"/>
    <w:rsid w:val="008A71B1"/>
    <w:rsid w:val="008A7B17"/>
    <w:rsid w:val="008A7CA2"/>
    <w:rsid w:val="008B0255"/>
    <w:rsid w:val="008B05F3"/>
    <w:rsid w:val="008B07DC"/>
    <w:rsid w:val="008B0CD4"/>
    <w:rsid w:val="008B108B"/>
    <w:rsid w:val="008B1793"/>
    <w:rsid w:val="008B227D"/>
    <w:rsid w:val="008B2B88"/>
    <w:rsid w:val="008B2E81"/>
    <w:rsid w:val="008B35B6"/>
    <w:rsid w:val="008B369A"/>
    <w:rsid w:val="008B3AFC"/>
    <w:rsid w:val="008B3F64"/>
    <w:rsid w:val="008B432A"/>
    <w:rsid w:val="008B4D76"/>
    <w:rsid w:val="008B4FE4"/>
    <w:rsid w:val="008B5D50"/>
    <w:rsid w:val="008B64CC"/>
    <w:rsid w:val="008B66D4"/>
    <w:rsid w:val="008B693E"/>
    <w:rsid w:val="008B713A"/>
    <w:rsid w:val="008B7584"/>
    <w:rsid w:val="008B7D7F"/>
    <w:rsid w:val="008C0121"/>
    <w:rsid w:val="008C0285"/>
    <w:rsid w:val="008C041F"/>
    <w:rsid w:val="008C0687"/>
    <w:rsid w:val="008C06C4"/>
    <w:rsid w:val="008C142E"/>
    <w:rsid w:val="008C15D2"/>
    <w:rsid w:val="008C1A0F"/>
    <w:rsid w:val="008C1C4F"/>
    <w:rsid w:val="008C1E48"/>
    <w:rsid w:val="008C2599"/>
    <w:rsid w:val="008C37F4"/>
    <w:rsid w:val="008C3BEB"/>
    <w:rsid w:val="008C4141"/>
    <w:rsid w:val="008C42A0"/>
    <w:rsid w:val="008C5056"/>
    <w:rsid w:val="008C54D3"/>
    <w:rsid w:val="008C55AE"/>
    <w:rsid w:val="008C57D9"/>
    <w:rsid w:val="008C5ABB"/>
    <w:rsid w:val="008C6A1A"/>
    <w:rsid w:val="008C6F6E"/>
    <w:rsid w:val="008C7494"/>
    <w:rsid w:val="008C75BA"/>
    <w:rsid w:val="008C77C1"/>
    <w:rsid w:val="008C783F"/>
    <w:rsid w:val="008C7C8D"/>
    <w:rsid w:val="008D04A2"/>
    <w:rsid w:val="008D0BD7"/>
    <w:rsid w:val="008D0D08"/>
    <w:rsid w:val="008D0D89"/>
    <w:rsid w:val="008D0ECF"/>
    <w:rsid w:val="008D0ED1"/>
    <w:rsid w:val="008D11EC"/>
    <w:rsid w:val="008D1264"/>
    <w:rsid w:val="008D221A"/>
    <w:rsid w:val="008D3324"/>
    <w:rsid w:val="008D3E07"/>
    <w:rsid w:val="008D3F7C"/>
    <w:rsid w:val="008D40B4"/>
    <w:rsid w:val="008D52F7"/>
    <w:rsid w:val="008D5698"/>
    <w:rsid w:val="008D5EA1"/>
    <w:rsid w:val="008D6178"/>
    <w:rsid w:val="008D6344"/>
    <w:rsid w:val="008E0943"/>
    <w:rsid w:val="008E0D7D"/>
    <w:rsid w:val="008E1749"/>
    <w:rsid w:val="008E1936"/>
    <w:rsid w:val="008E1D8D"/>
    <w:rsid w:val="008E1EAA"/>
    <w:rsid w:val="008E276B"/>
    <w:rsid w:val="008E2F47"/>
    <w:rsid w:val="008E3BEE"/>
    <w:rsid w:val="008E3C7A"/>
    <w:rsid w:val="008E4FBE"/>
    <w:rsid w:val="008E549E"/>
    <w:rsid w:val="008E5CA8"/>
    <w:rsid w:val="008E5E20"/>
    <w:rsid w:val="008E5E3D"/>
    <w:rsid w:val="008E609A"/>
    <w:rsid w:val="008E6316"/>
    <w:rsid w:val="008E632D"/>
    <w:rsid w:val="008E63D1"/>
    <w:rsid w:val="008E66DB"/>
    <w:rsid w:val="008E6936"/>
    <w:rsid w:val="008E6A4C"/>
    <w:rsid w:val="008E6F9A"/>
    <w:rsid w:val="008E71CE"/>
    <w:rsid w:val="008E7F9F"/>
    <w:rsid w:val="008F03D1"/>
    <w:rsid w:val="008F0BF7"/>
    <w:rsid w:val="008F0C36"/>
    <w:rsid w:val="008F0D62"/>
    <w:rsid w:val="008F134C"/>
    <w:rsid w:val="008F13A0"/>
    <w:rsid w:val="008F1BB3"/>
    <w:rsid w:val="008F207C"/>
    <w:rsid w:val="008F32D4"/>
    <w:rsid w:val="008F35E5"/>
    <w:rsid w:val="008F3B5F"/>
    <w:rsid w:val="008F3CBE"/>
    <w:rsid w:val="008F3EAD"/>
    <w:rsid w:val="008F45B5"/>
    <w:rsid w:val="008F4691"/>
    <w:rsid w:val="008F4696"/>
    <w:rsid w:val="008F4E90"/>
    <w:rsid w:val="008F4F31"/>
    <w:rsid w:val="008F4F99"/>
    <w:rsid w:val="008F5046"/>
    <w:rsid w:val="008F5624"/>
    <w:rsid w:val="008F6031"/>
    <w:rsid w:val="008F623A"/>
    <w:rsid w:val="008F6312"/>
    <w:rsid w:val="008F6974"/>
    <w:rsid w:val="008F6FF0"/>
    <w:rsid w:val="008F722C"/>
    <w:rsid w:val="008F75AB"/>
    <w:rsid w:val="008F7D3D"/>
    <w:rsid w:val="008F7E6C"/>
    <w:rsid w:val="008F7EAF"/>
    <w:rsid w:val="008F7ECD"/>
    <w:rsid w:val="00900600"/>
    <w:rsid w:val="00900BF0"/>
    <w:rsid w:val="00901A43"/>
    <w:rsid w:val="009023C5"/>
    <w:rsid w:val="00902B8F"/>
    <w:rsid w:val="00903066"/>
    <w:rsid w:val="00903334"/>
    <w:rsid w:val="009035D7"/>
    <w:rsid w:val="00903AC4"/>
    <w:rsid w:val="00903D73"/>
    <w:rsid w:val="00903F55"/>
    <w:rsid w:val="009045E5"/>
    <w:rsid w:val="00904A04"/>
    <w:rsid w:val="00904CD3"/>
    <w:rsid w:val="00904D2D"/>
    <w:rsid w:val="00904E21"/>
    <w:rsid w:val="0090585B"/>
    <w:rsid w:val="00905FB3"/>
    <w:rsid w:val="009062D7"/>
    <w:rsid w:val="009065B1"/>
    <w:rsid w:val="00906615"/>
    <w:rsid w:val="009067B9"/>
    <w:rsid w:val="00906B2D"/>
    <w:rsid w:val="00906DC9"/>
    <w:rsid w:val="00907732"/>
    <w:rsid w:val="00907B2A"/>
    <w:rsid w:val="00907D16"/>
    <w:rsid w:val="00907EDF"/>
    <w:rsid w:val="00910B69"/>
    <w:rsid w:val="009112B8"/>
    <w:rsid w:val="00912177"/>
    <w:rsid w:val="009127D9"/>
    <w:rsid w:val="00912955"/>
    <w:rsid w:val="00912C04"/>
    <w:rsid w:val="00913BF1"/>
    <w:rsid w:val="009145F2"/>
    <w:rsid w:val="00914AE4"/>
    <w:rsid w:val="00914BB5"/>
    <w:rsid w:val="00915608"/>
    <w:rsid w:val="00915935"/>
    <w:rsid w:val="00916358"/>
    <w:rsid w:val="009164BA"/>
    <w:rsid w:val="009168B7"/>
    <w:rsid w:val="00916C65"/>
    <w:rsid w:val="00916D97"/>
    <w:rsid w:val="00917054"/>
    <w:rsid w:val="00917BD4"/>
    <w:rsid w:val="0092005F"/>
    <w:rsid w:val="0092022D"/>
    <w:rsid w:val="0092072F"/>
    <w:rsid w:val="00920901"/>
    <w:rsid w:val="00920E96"/>
    <w:rsid w:val="0092159B"/>
    <w:rsid w:val="00921A28"/>
    <w:rsid w:val="00921B72"/>
    <w:rsid w:val="00921BC6"/>
    <w:rsid w:val="00921BF0"/>
    <w:rsid w:val="00921D35"/>
    <w:rsid w:val="00921EEB"/>
    <w:rsid w:val="00921F33"/>
    <w:rsid w:val="00922435"/>
    <w:rsid w:val="00922CFF"/>
    <w:rsid w:val="00922E81"/>
    <w:rsid w:val="00922ED2"/>
    <w:rsid w:val="0092349A"/>
    <w:rsid w:val="009234BF"/>
    <w:rsid w:val="00923709"/>
    <w:rsid w:val="0092398F"/>
    <w:rsid w:val="0092402A"/>
    <w:rsid w:val="00924066"/>
    <w:rsid w:val="009242F9"/>
    <w:rsid w:val="0092500D"/>
    <w:rsid w:val="009253FA"/>
    <w:rsid w:val="00925994"/>
    <w:rsid w:val="00926331"/>
    <w:rsid w:val="00926437"/>
    <w:rsid w:val="009267DD"/>
    <w:rsid w:val="0092684D"/>
    <w:rsid w:val="009268EC"/>
    <w:rsid w:val="00926B15"/>
    <w:rsid w:val="00926EA8"/>
    <w:rsid w:val="00927481"/>
    <w:rsid w:val="009300E5"/>
    <w:rsid w:val="009308D7"/>
    <w:rsid w:val="009309E9"/>
    <w:rsid w:val="0093241C"/>
    <w:rsid w:val="009325C2"/>
    <w:rsid w:val="00932661"/>
    <w:rsid w:val="009327F4"/>
    <w:rsid w:val="0093337D"/>
    <w:rsid w:val="0093358A"/>
    <w:rsid w:val="00933D00"/>
    <w:rsid w:val="00934249"/>
    <w:rsid w:val="00934795"/>
    <w:rsid w:val="0093481E"/>
    <w:rsid w:val="00934990"/>
    <w:rsid w:val="00934D60"/>
    <w:rsid w:val="00934E46"/>
    <w:rsid w:val="0093575C"/>
    <w:rsid w:val="00935E59"/>
    <w:rsid w:val="0093690E"/>
    <w:rsid w:val="00936CF0"/>
    <w:rsid w:val="0093727B"/>
    <w:rsid w:val="00937562"/>
    <w:rsid w:val="009377B9"/>
    <w:rsid w:val="00937FBE"/>
    <w:rsid w:val="009402BD"/>
    <w:rsid w:val="009404CC"/>
    <w:rsid w:val="009405B5"/>
    <w:rsid w:val="00940DCF"/>
    <w:rsid w:val="00941B50"/>
    <w:rsid w:val="00941E04"/>
    <w:rsid w:val="00941FB3"/>
    <w:rsid w:val="0094215F"/>
    <w:rsid w:val="009421CF"/>
    <w:rsid w:val="00942ABB"/>
    <w:rsid w:val="00943F12"/>
    <w:rsid w:val="00943FA9"/>
    <w:rsid w:val="00944089"/>
    <w:rsid w:val="009446C6"/>
    <w:rsid w:val="00944827"/>
    <w:rsid w:val="00944A33"/>
    <w:rsid w:val="00945BDE"/>
    <w:rsid w:val="00945E47"/>
    <w:rsid w:val="009463A4"/>
    <w:rsid w:val="009463F8"/>
    <w:rsid w:val="00946674"/>
    <w:rsid w:val="00946A47"/>
    <w:rsid w:val="009478F5"/>
    <w:rsid w:val="00947972"/>
    <w:rsid w:val="00947E34"/>
    <w:rsid w:val="0095019F"/>
    <w:rsid w:val="0095026C"/>
    <w:rsid w:val="00950377"/>
    <w:rsid w:val="00950FC0"/>
    <w:rsid w:val="009510A2"/>
    <w:rsid w:val="009510FC"/>
    <w:rsid w:val="009514B6"/>
    <w:rsid w:val="009514B8"/>
    <w:rsid w:val="00951BA2"/>
    <w:rsid w:val="00952164"/>
    <w:rsid w:val="00952AA9"/>
    <w:rsid w:val="00953991"/>
    <w:rsid w:val="00953A86"/>
    <w:rsid w:val="009540F5"/>
    <w:rsid w:val="00954231"/>
    <w:rsid w:val="00954521"/>
    <w:rsid w:val="009545EA"/>
    <w:rsid w:val="00954909"/>
    <w:rsid w:val="0095499C"/>
    <w:rsid w:val="00954FCB"/>
    <w:rsid w:val="0095509B"/>
    <w:rsid w:val="0095533B"/>
    <w:rsid w:val="009553B6"/>
    <w:rsid w:val="009559D1"/>
    <w:rsid w:val="00955F71"/>
    <w:rsid w:val="0095640B"/>
    <w:rsid w:val="009565EE"/>
    <w:rsid w:val="0095693D"/>
    <w:rsid w:val="009572E6"/>
    <w:rsid w:val="00957E6A"/>
    <w:rsid w:val="009605AA"/>
    <w:rsid w:val="00960C4F"/>
    <w:rsid w:val="00961A36"/>
    <w:rsid w:val="00962030"/>
    <w:rsid w:val="00962268"/>
    <w:rsid w:val="009625A7"/>
    <w:rsid w:val="0096279C"/>
    <w:rsid w:val="00962861"/>
    <w:rsid w:val="00963207"/>
    <w:rsid w:val="00963258"/>
    <w:rsid w:val="00964312"/>
    <w:rsid w:val="0096499E"/>
    <w:rsid w:val="00964A54"/>
    <w:rsid w:val="00964ACE"/>
    <w:rsid w:val="00964C34"/>
    <w:rsid w:val="00964CD4"/>
    <w:rsid w:val="00964E26"/>
    <w:rsid w:val="00964FD7"/>
    <w:rsid w:val="00965250"/>
    <w:rsid w:val="0096570B"/>
    <w:rsid w:val="009658F7"/>
    <w:rsid w:val="00965D5F"/>
    <w:rsid w:val="00965D72"/>
    <w:rsid w:val="0096677F"/>
    <w:rsid w:val="009678AE"/>
    <w:rsid w:val="009678DC"/>
    <w:rsid w:val="00967C51"/>
    <w:rsid w:val="00967F84"/>
    <w:rsid w:val="00970332"/>
    <w:rsid w:val="00970CAB"/>
    <w:rsid w:val="0097120E"/>
    <w:rsid w:val="00971BB0"/>
    <w:rsid w:val="0097221E"/>
    <w:rsid w:val="009722C2"/>
    <w:rsid w:val="0097243F"/>
    <w:rsid w:val="00972B14"/>
    <w:rsid w:val="0097303B"/>
    <w:rsid w:val="00973141"/>
    <w:rsid w:val="009732FA"/>
    <w:rsid w:val="00973746"/>
    <w:rsid w:val="0097381E"/>
    <w:rsid w:val="009739D3"/>
    <w:rsid w:val="00973E67"/>
    <w:rsid w:val="009746DE"/>
    <w:rsid w:val="00974CEB"/>
    <w:rsid w:val="009753C0"/>
    <w:rsid w:val="00975A64"/>
    <w:rsid w:val="00975B82"/>
    <w:rsid w:val="00975C4C"/>
    <w:rsid w:val="00975CC5"/>
    <w:rsid w:val="00976149"/>
    <w:rsid w:val="0097656A"/>
    <w:rsid w:val="009765C5"/>
    <w:rsid w:val="009771C0"/>
    <w:rsid w:val="009773E2"/>
    <w:rsid w:val="0097779D"/>
    <w:rsid w:val="009777E6"/>
    <w:rsid w:val="00977AA9"/>
    <w:rsid w:val="00977F34"/>
    <w:rsid w:val="00980162"/>
    <w:rsid w:val="00981840"/>
    <w:rsid w:val="009819C6"/>
    <w:rsid w:val="00981A55"/>
    <w:rsid w:val="0098201C"/>
    <w:rsid w:val="00982BA4"/>
    <w:rsid w:val="009834FC"/>
    <w:rsid w:val="009839B0"/>
    <w:rsid w:val="009846A4"/>
    <w:rsid w:val="00984B29"/>
    <w:rsid w:val="00984D3F"/>
    <w:rsid w:val="009850D1"/>
    <w:rsid w:val="009853DC"/>
    <w:rsid w:val="00985832"/>
    <w:rsid w:val="009863A2"/>
    <w:rsid w:val="009869A7"/>
    <w:rsid w:val="00987B4C"/>
    <w:rsid w:val="009900AB"/>
    <w:rsid w:val="00990674"/>
    <w:rsid w:val="0099070B"/>
    <w:rsid w:val="00990A2B"/>
    <w:rsid w:val="00990B5F"/>
    <w:rsid w:val="00990D95"/>
    <w:rsid w:val="00990E44"/>
    <w:rsid w:val="009914EB"/>
    <w:rsid w:val="00991954"/>
    <w:rsid w:val="00991CB8"/>
    <w:rsid w:val="00992340"/>
    <w:rsid w:val="00992936"/>
    <w:rsid w:val="009929FF"/>
    <w:rsid w:val="00992E25"/>
    <w:rsid w:val="00992F24"/>
    <w:rsid w:val="00994B0B"/>
    <w:rsid w:val="009955B7"/>
    <w:rsid w:val="0099569D"/>
    <w:rsid w:val="009957E2"/>
    <w:rsid w:val="0099592B"/>
    <w:rsid w:val="00995FD1"/>
    <w:rsid w:val="0099613E"/>
    <w:rsid w:val="009961FD"/>
    <w:rsid w:val="0099649D"/>
    <w:rsid w:val="00996558"/>
    <w:rsid w:val="0099740F"/>
    <w:rsid w:val="00997710"/>
    <w:rsid w:val="00997B53"/>
    <w:rsid w:val="00997E23"/>
    <w:rsid w:val="00997F23"/>
    <w:rsid w:val="009A038C"/>
    <w:rsid w:val="009A0408"/>
    <w:rsid w:val="009A1082"/>
    <w:rsid w:val="009A1510"/>
    <w:rsid w:val="009A1F11"/>
    <w:rsid w:val="009A201C"/>
    <w:rsid w:val="009A2501"/>
    <w:rsid w:val="009A277A"/>
    <w:rsid w:val="009A299B"/>
    <w:rsid w:val="009A29CD"/>
    <w:rsid w:val="009A3DA8"/>
    <w:rsid w:val="009A4CA7"/>
    <w:rsid w:val="009A5013"/>
    <w:rsid w:val="009A5472"/>
    <w:rsid w:val="009A5609"/>
    <w:rsid w:val="009A57DB"/>
    <w:rsid w:val="009A5BFC"/>
    <w:rsid w:val="009A5CA6"/>
    <w:rsid w:val="009A6174"/>
    <w:rsid w:val="009A6676"/>
    <w:rsid w:val="009A6C0E"/>
    <w:rsid w:val="009A6C55"/>
    <w:rsid w:val="009A6C8F"/>
    <w:rsid w:val="009A6F19"/>
    <w:rsid w:val="009A787F"/>
    <w:rsid w:val="009B0886"/>
    <w:rsid w:val="009B0C66"/>
    <w:rsid w:val="009B14E5"/>
    <w:rsid w:val="009B1850"/>
    <w:rsid w:val="009B1DC3"/>
    <w:rsid w:val="009B3385"/>
    <w:rsid w:val="009B3DF9"/>
    <w:rsid w:val="009B3E40"/>
    <w:rsid w:val="009B4202"/>
    <w:rsid w:val="009B488A"/>
    <w:rsid w:val="009B48F4"/>
    <w:rsid w:val="009B4AD2"/>
    <w:rsid w:val="009B4B61"/>
    <w:rsid w:val="009B4E6F"/>
    <w:rsid w:val="009B4F57"/>
    <w:rsid w:val="009B5855"/>
    <w:rsid w:val="009B64F7"/>
    <w:rsid w:val="009B68CA"/>
    <w:rsid w:val="009B7390"/>
    <w:rsid w:val="009B79D0"/>
    <w:rsid w:val="009C0193"/>
    <w:rsid w:val="009C0C25"/>
    <w:rsid w:val="009C1501"/>
    <w:rsid w:val="009C1CBC"/>
    <w:rsid w:val="009C2268"/>
    <w:rsid w:val="009C27D4"/>
    <w:rsid w:val="009C27E0"/>
    <w:rsid w:val="009C285C"/>
    <w:rsid w:val="009C316C"/>
    <w:rsid w:val="009C370D"/>
    <w:rsid w:val="009C3E20"/>
    <w:rsid w:val="009C459B"/>
    <w:rsid w:val="009C4AD8"/>
    <w:rsid w:val="009C4EE3"/>
    <w:rsid w:val="009C50A2"/>
    <w:rsid w:val="009C50CF"/>
    <w:rsid w:val="009C50EF"/>
    <w:rsid w:val="009C61D3"/>
    <w:rsid w:val="009C65CF"/>
    <w:rsid w:val="009C6BED"/>
    <w:rsid w:val="009C71D2"/>
    <w:rsid w:val="009C7CE9"/>
    <w:rsid w:val="009D024F"/>
    <w:rsid w:val="009D0650"/>
    <w:rsid w:val="009D0672"/>
    <w:rsid w:val="009D0772"/>
    <w:rsid w:val="009D0C61"/>
    <w:rsid w:val="009D1042"/>
    <w:rsid w:val="009D10C3"/>
    <w:rsid w:val="009D10CE"/>
    <w:rsid w:val="009D11D2"/>
    <w:rsid w:val="009D2026"/>
    <w:rsid w:val="009D2BCB"/>
    <w:rsid w:val="009D308C"/>
    <w:rsid w:val="009D3C26"/>
    <w:rsid w:val="009D3DE2"/>
    <w:rsid w:val="009D4140"/>
    <w:rsid w:val="009D434D"/>
    <w:rsid w:val="009D446E"/>
    <w:rsid w:val="009D4485"/>
    <w:rsid w:val="009D4CAF"/>
    <w:rsid w:val="009D5362"/>
    <w:rsid w:val="009D5977"/>
    <w:rsid w:val="009D59E9"/>
    <w:rsid w:val="009D6EEB"/>
    <w:rsid w:val="009D7335"/>
    <w:rsid w:val="009D7CFD"/>
    <w:rsid w:val="009D7FB6"/>
    <w:rsid w:val="009E09E2"/>
    <w:rsid w:val="009E134E"/>
    <w:rsid w:val="009E1366"/>
    <w:rsid w:val="009E136D"/>
    <w:rsid w:val="009E1A88"/>
    <w:rsid w:val="009E2385"/>
    <w:rsid w:val="009E2A37"/>
    <w:rsid w:val="009E3355"/>
    <w:rsid w:val="009E3654"/>
    <w:rsid w:val="009E3D9B"/>
    <w:rsid w:val="009E3E1B"/>
    <w:rsid w:val="009E41C3"/>
    <w:rsid w:val="009E4331"/>
    <w:rsid w:val="009E4B6A"/>
    <w:rsid w:val="009E4D6A"/>
    <w:rsid w:val="009E513C"/>
    <w:rsid w:val="009E5781"/>
    <w:rsid w:val="009E5967"/>
    <w:rsid w:val="009E73F3"/>
    <w:rsid w:val="009F0381"/>
    <w:rsid w:val="009F0868"/>
    <w:rsid w:val="009F0E6B"/>
    <w:rsid w:val="009F0F64"/>
    <w:rsid w:val="009F0FD5"/>
    <w:rsid w:val="009F1C10"/>
    <w:rsid w:val="009F21EA"/>
    <w:rsid w:val="009F28CE"/>
    <w:rsid w:val="009F2EB3"/>
    <w:rsid w:val="009F2FA9"/>
    <w:rsid w:val="009F3692"/>
    <w:rsid w:val="009F3A02"/>
    <w:rsid w:val="009F3D48"/>
    <w:rsid w:val="009F3D9C"/>
    <w:rsid w:val="009F4438"/>
    <w:rsid w:val="009F4695"/>
    <w:rsid w:val="009F4E06"/>
    <w:rsid w:val="009F53B0"/>
    <w:rsid w:val="009F5E9C"/>
    <w:rsid w:val="009F6082"/>
    <w:rsid w:val="009F6895"/>
    <w:rsid w:val="009F710E"/>
    <w:rsid w:val="009F7ADD"/>
    <w:rsid w:val="009F7B79"/>
    <w:rsid w:val="009F7DA0"/>
    <w:rsid w:val="00A006FF"/>
    <w:rsid w:val="00A00AC5"/>
    <w:rsid w:val="00A01EFA"/>
    <w:rsid w:val="00A03260"/>
    <w:rsid w:val="00A03319"/>
    <w:rsid w:val="00A0536A"/>
    <w:rsid w:val="00A055A1"/>
    <w:rsid w:val="00A05E0B"/>
    <w:rsid w:val="00A06152"/>
    <w:rsid w:val="00A06623"/>
    <w:rsid w:val="00A06A34"/>
    <w:rsid w:val="00A06EAA"/>
    <w:rsid w:val="00A07670"/>
    <w:rsid w:val="00A07858"/>
    <w:rsid w:val="00A0795D"/>
    <w:rsid w:val="00A07965"/>
    <w:rsid w:val="00A07F69"/>
    <w:rsid w:val="00A101D1"/>
    <w:rsid w:val="00A102CF"/>
    <w:rsid w:val="00A108E1"/>
    <w:rsid w:val="00A111A8"/>
    <w:rsid w:val="00A114AC"/>
    <w:rsid w:val="00A11738"/>
    <w:rsid w:val="00A11B8F"/>
    <w:rsid w:val="00A11C68"/>
    <w:rsid w:val="00A11DAE"/>
    <w:rsid w:val="00A11DE0"/>
    <w:rsid w:val="00A12B65"/>
    <w:rsid w:val="00A12C55"/>
    <w:rsid w:val="00A130BA"/>
    <w:rsid w:val="00A140DD"/>
    <w:rsid w:val="00A1464F"/>
    <w:rsid w:val="00A14A88"/>
    <w:rsid w:val="00A153F0"/>
    <w:rsid w:val="00A15E03"/>
    <w:rsid w:val="00A161EB"/>
    <w:rsid w:val="00A162C2"/>
    <w:rsid w:val="00A16426"/>
    <w:rsid w:val="00A16F95"/>
    <w:rsid w:val="00A17122"/>
    <w:rsid w:val="00A172E0"/>
    <w:rsid w:val="00A17656"/>
    <w:rsid w:val="00A17E4C"/>
    <w:rsid w:val="00A17F38"/>
    <w:rsid w:val="00A20022"/>
    <w:rsid w:val="00A20341"/>
    <w:rsid w:val="00A2042E"/>
    <w:rsid w:val="00A20A7B"/>
    <w:rsid w:val="00A211BB"/>
    <w:rsid w:val="00A227A3"/>
    <w:rsid w:val="00A236CB"/>
    <w:rsid w:val="00A236E2"/>
    <w:rsid w:val="00A24F61"/>
    <w:rsid w:val="00A24FDD"/>
    <w:rsid w:val="00A250EA"/>
    <w:rsid w:val="00A25321"/>
    <w:rsid w:val="00A253F3"/>
    <w:rsid w:val="00A2641F"/>
    <w:rsid w:val="00A264EF"/>
    <w:rsid w:val="00A2650A"/>
    <w:rsid w:val="00A27817"/>
    <w:rsid w:val="00A279BB"/>
    <w:rsid w:val="00A31083"/>
    <w:rsid w:val="00A312B3"/>
    <w:rsid w:val="00A312C3"/>
    <w:rsid w:val="00A31915"/>
    <w:rsid w:val="00A3271B"/>
    <w:rsid w:val="00A32B70"/>
    <w:rsid w:val="00A32C4A"/>
    <w:rsid w:val="00A33065"/>
    <w:rsid w:val="00A339FE"/>
    <w:rsid w:val="00A33B1C"/>
    <w:rsid w:val="00A33C91"/>
    <w:rsid w:val="00A342C3"/>
    <w:rsid w:val="00A3477F"/>
    <w:rsid w:val="00A34A0D"/>
    <w:rsid w:val="00A34BBD"/>
    <w:rsid w:val="00A35176"/>
    <w:rsid w:val="00A35441"/>
    <w:rsid w:val="00A35F4F"/>
    <w:rsid w:val="00A36233"/>
    <w:rsid w:val="00A363A7"/>
    <w:rsid w:val="00A365EA"/>
    <w:rsid w:val="00A36767"/>
    <w:rsid w:val="00A36A68"/>
    <w:rsid w:val="00A3716E"/>
    <w:rsid w:val="00A37188"/>
    <w:rsid w:val="00A37995"/>
    <w:rsid w:val="00A40D92"/>
    <w:rsid w:val="00A41420"/>
    <w:rsid w:val="00A416BF"/>
    <w:rsid w:val="00A41BCC"/>
    <w:rsid w:val="00A4215D"/>
    <w:rsid w:val="00A4228C"/>
    <w:rsid w:val="00A43E87"/>
    <w:rsid w:val="00A44DE1"/>
    <w:rsid w:val="00A44ED9"/>
    <w:rsid w:val="00A458CF"/>
    <w:rsid w:val="00A45AE2"/>
    <w:rsid w:val="00A45B94"/>
    <w:rsid w:val="00A45D11"/>
    <w:rsid w:val="00A45E19"/>
    <w:rsid w:val="00A45E89"/>
    <w:rsid w:val="00A45FDC"/>
    <w:rsid w:val="00A46179"/>
    <w:rsid w:val="00A46CF8"/>
    <w:rsid w:val="00A46F3A"/>
    <w:rsid w:val="00A474A9"/>
    <w:rsid w:val="00A47567"/>
    <w:rsid w:val="00A47BAF"/>
    <w:rsid w:val="00A47CCF"/>
    <w:rsid w:val="00A47F74"/>
    <w:rsid w:val="00A5070A"/>
    <w:rsid w:val="00A511C6"/>
    <w:rsid w:val="00A51593"/>
    <w:rsid w:val="00A518E1"/>
    <w:rsid w:val="00A51BB2"/>
    <w:rsid w:val="00A51C28"/>
    <w:rsid w:val="00A51C4F"/>
    <w:rsid w:val="00A51F98"/>
    <w:rsid w:val="00A522C1"/>
    <w:rsid w:val="00A5245F"/>
    <w:rsid w:val="00A52DAF"/>
    <w:rsid w:val="00A5323D"/>
    <w:rsid w:val="00A53FC1"/>
    <w:rsid w:val="00A5484B"/>
    <w:rsid w:val="00A5525E"/>
    <w:rsid w:val="00A553FD"/>
    <w:rsid w:val="00A5551C"/>
    <w:rsid w:val="00A556EC"/>
    <w:rsid w:val="00A55F15"/>
    <w:rsid w:val="00A56176"/>
    <w:rsid w:val="00A5638A"/>
    <w:rsid w:val="00A56AB6"/>
    <w:rsid w:val="00A56D2A"/>
    <w:rsid w:val="00A56D68"/>
    <w:rsid w:val="00A56F49"/>
    <w:rsid w:val="00A57370"/>
    <w:rsid w:val="00A57581"/>
    <w:rsid w:val="00A57701"/>
    <w:rsid w:val="00A57805"/>
    <w:rsid w:val="00A57B04"/>
    <w:rsid w:val="00A57D13"/>
    <w:rsid w:val="00A6075A"/>
    <w:rsid w:val="00A60EA9"/>
    <w:rsid w:val="00A611D7"/>
    <w:rsid w:val="00A617E2"/>
    <w:rsid w:val="00A61A19"/>
    <w:rsid w:val="00A62F29"/>
    <w:rsid w:val="00A62F3F"/>
    <w:rsid w:val="00A632BF"/>
    <w:rsid w:val="00A63492"/>
    <w:rsid w:val="00A641D7"/>
    <w:rsid w:val="00A644B6"/>
    <w:rsid w:val="00A650C8"/>
    <w:rsid w:val="00A651F6"/>
    <w:rsid w:val="00A663DA"/>
    <w:rsid w:val="00A667AF"/>
    <w:rsid w:val="00A66AC9"/>
    <w:rsid w:val="00A66CFC"/>
    <w:rsid w:val="00A67659"/>
    <w:rsid w:val="00A676DA"/>
    <w:rsid w:val="00A67DA1"/>
    <w:rsid w:val="00A706EA"/>
    <w:rsid w:val="00A7073F"/>
    <w:rsid w:val="00A7087B"/>
    <w:rsid w:val="00A70A35"/>
    <w:rsid w:val="00A71009"/>
    <w:rsid w:val="00A7112D"/>
    <w:rsid w:val="00A712B0"/>
    <w:rsid w:val="00A72173"/>
    <w:rsid w:val="00A72EBA"/>
    <w:rsid w:val="00A737D5"/>
    <w:rsid w:val="00A73F58"/>
    <w:rsid w:val="00A74004"/>
    <w:rsid w:val="00A74093"/>
    <w:rsid w:val="00A74134"/>
    <w:rsid w:val="00A742E1"/>
    <w:rsid w:val="00A749D4"/>
    <w:rsid w:val="00A74CB4"/>
    <w:rsid w:val="00A750A1"/>
    <w:rsid w:val="00A751EB"/>
    <w:rsid w:val="00A7545D"/>
    <w:rsid w:val="00A756F0"/>
    <w:rsid w:val="00A760AF"/>
    <w:rsid w:val="00A76563"/>
    <w:rsid w:val="00A770F9"/>
    <w:rsid w:val="00A77587"/>
    <w:rsid w:val="00A812BB"/>
    <w:rsid w:val="00A816E8"/>
    <w:rsid w:val="00A8185A"/>
    <w:rsid w:val="00A818C5"/>
    <w:rsid w:val="00A81BD6"/>
    <w:rsid w:val="00A81CBF"/>
    <w:rsid w:val="00A83503"/>
    <w:rsid w:val="00A83617"/>
    <w:rsid w:val="00A83DFF"/>
    <w:rsid w:val="00A84008"/>
    <w:rsid w:val="00A849FF"/>
    <w:rsid w:val="00A85024"/>
    <w:rsid w:val="00A85202"/>
    <w:rsid w:val="00A85628"/>
    <w:rsid w:val="00A85787"/>
    <w:rsid w:val="00A8597B"/>
    <w:rsid w:val="00A85B74"/>
    <w:rsid w:val="00A85E45"/>
    <w:rsid w:val="00A8608C"/>
    <w:rsid w:val="00A86855"/>
    <w:rsid w:val="00A871D0"/>
    <w:rsid w:val="00A87204"/>
    <w:rsid w:val="00A8752F"/>
    <w:rsid w:val="00A900DA"/>
    <w:rsid w:val="00A900DE"/>
    <w:rsid w:val="00A9031D"/>
    <w:rsid w:val="00A90726"/>
    <w:rsid w:val="00A90FE7"/>
    <w:rsid w:val="00A916C5"/>
    <w:rsid w:val="00A91906"/>
    <w:rsid w:val="00A9195C"/>
    <w:rsid w:val="00A91EE5"/>
    <w:rsid w:val="00A922C5"/>
    <w:rsid w:val="00A92621"/>
    <w:rsid w:val="00A929F5"/>
    <w:rsid w:val="00A937DF"/>
    <w:rsid w:val="00A93970"/>
    <w:rsid w:val="00A93C22"/>
    <w:rsid w:val="00A93E86"/>
    <w:rsid w:val="00A93F3C"/>
    <w:rsid w:val="00A945C1"/>
    <w:rsid w:val="00A9484D"/>
    <w:rsid w:val="00A957C1"/>
    <w:rsid w:val="00A9582F"/>
    <w:rsid w:val="00A95E39"/>
    <w:rsid w:val="00A96377"/>
    <w:rsid w:val="00A967FC"/>
    <w:rsid w:val="00A96891"/>
    <w:rsid w:val="00A969AE"/>
    <w:rsid w:val="00AA0309"/>
    <w:rsid w:val="00AA0982"/>
    <w:rsid w:val="00AA1181"/>
    <w:rsid w:val="00AA1B8E"/>
    <w:rsid w:val="00AA2987"/>
    <w:rsid w:val="00AA2F55"/>
    <w:rsid w:val="00AA3799"/>
    <w:rsid w:val="00AA3E19"/>
    <w:rsid w:val="00AA3FAB"/>
    <w:rsid w:val="00AA4832"/>
    <w:rsid w:val="00AA48A0"/>
    <w:rsid w:val="00AA4A86"/>
    <w:rsid w:val="00AA5130"/>
    <w:rsid w:val="00AA5B6A"/>
    <w:rsid w:val="00AA6B74"/>
    <w:rsid w:val="00AA6C9D"/>
    <w:rsid w:val="00AA6FD2"/>
    <w:rsid w:val="00AA7AF4"/>
    <w:rsid w:val="00AB08B6"/>
    <w:rsid w:val="00AB0912"/>
    <w:rsid w:val="00AB09E1"/>
    <w:rsid w:val="00AB0CBB"/>
    <w:rsid w:val="00AB1416"/>
    <w:rsid w:val="00AB161B"/>
    <w:rsid w:val="00AB17B9"/>
    <w:rsid w:val="00AB241D"/>
    <w:rsid w:val="00AB2CB3"/>
    <w:rsid w:val="00AB3437"/>
    <w:rsid w:val="00AB343B"/>
    <w:rsid w:val="00AB3582"/>
    <w:rsid w:val="00AB3B01"/>
    <w:rsid w:val="00AB4068"/>
    <w:rsid w:val="00AB4301"/>
    <w:rsid w:val="00AB479D"/>
    <w:rsid w:val="00AB4B78"/>
    <w:rsid w:val="00AB5082"/>
    <w:rsid w:val="00AB5946"/>
    <w:rsid w:val="00AB5DCC"/>
    <w:rsid w:val="00AB60BF"/>
    <w:rsid w:val="00AB62BB"/>
    <w:rsid w:val="00AB6595"/>
    <w:rsid w:val="00AB6610"/>
    <w:rsid w:val="00AB7024"/>
    <w:rsid w:val="00AB7199"/>
    <w:rsid w:val="00AB7323"/>
    <w:rsid w:val="00AB7A41"/>
    <w:rsid w:val="00AB7DAF"/>
    <w:rsid w:val="00AC027A"/>
    <w:rsid w:val="00AC054D"/>
    <w:rsid w:val="00AC0626"/>
    <w:rsid w:val="00AC0914"/>
    <w:rsid w:val="00AC0B2B"/>
    <w:rsid w:val="00AC0E93"/>
    <w:rsid w:val="00AC0F9E"/>
    <w:rsid w:val="00AC2895"/>
    <w:rsid w:val="00AC29F8"/>
    <w:rsid w:val="00AC2B28"/>
    <w:rsid w:val="00AC2B37"/>
    <w:rsid w:val="00AC303A"/>
    <w:rsid w:val="00AC32A7"/>
    <w:rsid w:val="00AC3319"/>
    <w:rsid w:val="00AC3572"/>
    <w:rsid w:val="00AC38C1"/>
    <w:rsid w:val="00AC42DB"/>
    <w:rsid w:val="00AC4F2B"/>
    <w:rsid w:val="00AC5250"/>
    <w:rsid w:val="00AC5320"/>
    <w:rsid w:val="00AC543F"/>
    <w:rsid w:val="00AC59F5"/>
    <w:rsid w:val="00AC622B"/>
    <w:rsid w:val="00AC64A6"/>
    <w:rsid w:val="00AC65A3"/>
    <w:rsid w:val="00AC6CDA"/>
    <w:rsid w:val="00AC7FD6"/>
    <w:rsid w:val="00AC7FD8"/>
    <w:rsid w:val="00AD008A"/>
    <w:rsid w:val="00AD01CE"/>
    <w:rsid w:val="00AD03FF"/>
    <w:rsid w:val="00AD0FED"/>
    <w:rsid w:val="00AD13C8"/>
    <w:rsid w:val="00AD1A1D"/>
    <w:rsid w:val="00AD2904"/>
    <w:rsid w:val="00AD2CF2"/>
    <w:rsid w:val="00AD2F47"/>
    <w:rsid w:val="00AD3F39"/>
    <w:rsid w:val="00AD4437"/>
    <w:rsid w:val="00AD5543"/>
    <w:rsid w:val="00AD604E"/>
    <w:rsid w:val="00AD6161"/>
    <w:rsid w:val="00AD66F6"/>
    <w:rsid w:val="00AD7245"/>
    <w:rsid w:val="00AD7B5B"/>
    <w:rsid w:val="00AD7CB6"/>
    <w:rsid w:val="00AD7F6B"/>
    <w:rsid w:val="00AE0B12"/>
    <w:rsid w:val="00AE225C"/>
    <w:rsid w:val="00AE23AB"/>
    <w:rsid w:val="00AE262F"/>
    <w:rsid w:val="00AE3206"/>
    <w:rsid w:val="00AE3753"/>
    <w:rsid w:val="00AE3AD9"/>
    <w:rsid w:val="00AE3DDC"/>
    <w:rsid w:val="00AE3E89"/>
    <w:rsid w:val="00AE431E"/>
    <w:rsid w:val="00AE4AAA"/>
    <w:rsid w:val="00AE4AC6"/>
    <w:rsid w:val="00AE4B48"/>
    <w:rsid w:val="00AE5378"/>
    <w:rsid w:val="00AE5F5E"/>
    <w:rsid w:val="00AE67AA"/>
    <w:rsid w:val="00AE69E0"/>
    <w:rsid w:val="00AE76B7"/>
    <w:rsid w:val="00AF017D"/>
    <w:rsid w:val="00AF0260"/>
    <w:rsid w:val="00AF0AAE"/>
    <w:rsid w:val="00AF0B0D"/>
    <w:rsid w:val="00AF1AB9"/>
    <w:rsid w:val="00AF1DE2"/>
    <w:rsid w:val="00AF1F4C"/>
    <w:rsid w:val="00AF2705"/>
    <w:rsid w:val="00AF2D68"/>
    <w:rsid w:val="00AF2DCA"/>
    <w:rsid w:val="00AF2F33"/>
    <w:rsid w:val="00AF356F"/>
    <w:rsid w:val="00AF35BE"/>
    <w:rsid w:val="00AF3BB3"/>
    <w:rsid w:val="00AF46EA"/>
    <w:rsid w:val="00AF47B4"/>
    <w:rsid w:val="00AF49EF"/>
    <w:rsid w:val="00AF4D64"/>
    <w:rsid w:val="00AF51E3"/>
    <w:rsid w:val="00AF5B1A"/>
    <w:rsid w:val="00AF5E53"/>
    <w:rsid w:val="00AF6AAF"/>
    <w:rsid w:val="00AF6C1F"/>
    <w:rsid w:val="00AF6DF8"/>
    <w:rsid w:val="00AF7308"/>
    <w:rsid w:val="00AF73EC"/>
    <w:rsid w:val="00AF7723"/>
    <w:rsid w:val="00AF7851"/>
    <w:rsid w:val="00AF788A"/>
    <w:rsid w:val="00B0159A"/>
    <w:rsid w:val="00B01721"/>
    <w:rsid w:val="00B026D9"/>
    <w:rsid w:val="00B03E5A"/>
    <w:rsid w:val="00B041A8"/>
    <w:rsid w:val="00B0468C"/>
    <w:rsid w:val="00B04755"/>
    <w:rsid w:val="00B04B23"/>
    <w:rsid w:val="00B05059"/>
    <w:rsid w:val="00B05BA0"/>
    <w:rsid w:val="00B06079"/>
    <w:rsid w:val="00B06CB8"/>
    <w:rsid w:val="00B106B3"/>
    <w:rsid w:val="00B108E8"/>
    <w:rsid w:val="00B1120B"/>
    <w:rsid w:val="00B11574"/>
    <w:rsid w:val="00B11715"/>
    <w:rsid w:val="00B11B1A"/>
    <w:rsid w:val="00B121FC"/>
    <w:rsid w:val="00B1228E"/>
    <w:rsid w:val="00B125A3"/>
    <w:rsid w:val="00B125D4"/>
    <w:rsid w:val="00B125FA"/>
    <w:rsid w:val="00B127D9"/>
    <w:rsid w:val="00B1284E"/>
    <w:rsid w:val="00B12AEC"/>
    <w:rsid w:val="00B131C2"/>
    <w:rsid w:val="00B13A3C"/>
    <w:rsid w:val="00B13AED"/>
    <w:rsid w:val="00B13B41"/>
    <w:rsid w:val="00B14288"/>
    <w:rsid w:val="00B1490A"/>
    <w:rsid w:val="00B14D47"/>
    <w:rsid w:val="00B14E67"/>
    <w:rsid w:val="00B15A58"/>
    <w:rsid w:val="00B15B38"/>
    <w:rsid w:val="00B16B23"/>
    <w:rsid w:val="00B16BB0"/>
    <w:rsid w:val="00B16BBA"/>
    <w:rsid w:val="00B16CC2"/>
    <w:rsid w:val="00B16F3A"/>
    <w:rsid w:val="00B170F2"/>
    <w:rsid w:val="00B20209"/>
    <w:rsid w:val="00B20504"/>
    <w:rsid w:val="00B20769"/>
    <w:rsid w:val="00B20A37"/>
    <w:rsid w:val="00B21A06"/>
    <w:rsid w:val="00B21FC6"/>
    <w:rsid w:val="00B22669"/>
    <w:rsid w:val="00B228B9"/>
    <w:rsid w:val="00B22F2E"/>
    <w:rsid w:val="00B23A06"/>
    <w:rsid w:val="00B242BC"/>
    <w:rsid w:val="00B24522"/>
    <w:rsid w:val="00B253E0"/>
    <w:rsid w:val="00B25D27"/>
    <w:rsid w:val="00B26048"/>
    <w:rsid w:val="00B2724D"/>
    <w:rsid w:val="00B27634"/>
    <w:rsid w:val="00B277C3"/>
    <w:rsid w:val="00B305BC"/>
    <w:rsid w:val="00B30E7F"/>
    <w:rsid w:val="00B30F47"/>
    <w:rsid w:val="00B310F9"/>
    <w:rsid w:val="00B31208"/>
    <w:rsid w:val="00B317C6"/>
    <w:rsid w:val="00B31DC2"/>
    <w:rsid w:val="00B31EBA"/>
    <w:rsid w:val="00B32035"/>
    <w:rsid w:val="00B320C9"/>
    <w:rsid w:val="00B32266"/>
    <w:rsid w:val="00B32506"/>
    <w:rsid w:val="00B32CA9"/>
    <w:rsid w:val="00B32E5E"/>
    <w:rsid w:val="00B3328A"/>
    <w:rsid w:val="00B332CA"/>
    <w:rsid w:val="00B33381"/>
    <w:rsid w:val="00B33EDB"/>
    <w:rsid w:val="00B34F77"/>
    <w:rsid w:val="00B353E6"/>
    <w:rsid w:val="00B35877"/>
    <w:rsid w:val="00B35A88"/>
    <w:rsid w:val="00B35E26"/>
    <w:rsid w:val="00B363D0"/>
    <w:rsid w:val="00B37047"/>
    <w:rsid w:val="00B3708C"/>
    <w:rsid w:val="00B370EE"/>
    <w:rsid w:val="00B37894"/>
    <w:rsid w:val="00B37AE5"/>
    <w:rsid w:val="00B409D3"/>
    <w:rsid w:val="00B40A59"/>
    <w:rsid w:val="00B40AF7"/>
    <w:rsid w:val="00B40E56"/>
    <w:rsid w:val="00B41202"/>
    <w:rsid w:val="00B4259E"/>
    <w:rsid w:val="00B42BF2"/>
    <w:rsid w:val="00B42CE5"/>
    <w:rsid w:val="00B43139"/>
    <w:rsid w:val="00B43858"/>
    <w:rsid w:val="00B43CAA"/>
    <w:rsid w:val="00B43E01"/>
    <w:rsid w:val="00B443DA"/>
    <w:rsid w:val="00B446AE"/>
    <w:rsid w:val="00B44CE6"/>
    <w:rsid w:val="00B44F5C"/>
    <w:rsid w:val="00B46048"/>
    <w:rsid w:val="00B4636A"/>
    <w:rsid w:val="00B463C1"/>
    <w:rsid w:val="00B46792"/>
    <w:rsid w:val="00B474D5"/>
    <w:rsid w:val="00B47F72"/>
    <w:rsid w:val="00B5063B"/>
    <w:rsid w:val="00B50D1C"/>
    <w:rsid w:val="00B51020"/>
    <w:rsid w:val="00B5159C"/>
    <w:rsid w:val="00B51F1D"/>
    <w:rsid w:val="00B51FFE"/>
    <w:rsid w:val="00B52500"/>
    <w:rsid w:val="00B529EC"/>
    <w:rsid w:val="00B533C2"/>
    <w:rsid w:val="00B535CF"/>
    <w:rsid w:val="00B538EA"/>
    <w:rsid w:val="00B53ED7"/>
    <w:rsid w:val="00B53F2A"/>
    <w:rsid w:val="00B54527"/>
    <w:rsid w:val="00B547DC"/>
    <w:rsid w:val="00B548FB"/>
    <w:rsid w:val="00B55A80"/>
    <w:rsid w:val="00B55D92"/>
    <w:rsid w:val="00B563FC"/>
    <w:rsid w:val="00B568AE"/>
    <w:rsid w:val="00B5699E"/>
    <w:rsid w:val="00B56BC4"/>
    <w:rsid w:val="00B56C8D"/>
    <w:rsid w:val="00B5775B"/>
    <w:rsid w:val="00B577A8"/>
    <w:rsid w:val="00B578D9"/>
    <w:rsid w:val="00B57ED4"/>
    <w:rsid w:val="00B57FF5"/>
    <w:rsid w:val="00B603D1"/>
    <w:rsid w:val="00B607A1"/>
    <w:rsid w:val="00B607BE"/>
    <w:rsid w:val="00B6147B"/>
    <w:rsid w:val="00B61886"/>
    <w:rsid w:val="00B62896"/>
    <w:rsid w:val="00B64073"/>
    <w:rsid w:val="00B641D2"/>
    <w:rsid w:val="00B64513"/>
    <w:rsid w:val="00B64A73"/>
    <w:rsid w:val="00B64AAA"/>
    <w:rsid w:val="00B64BAD"/>
    <w:rsid w:val="00B6553D"/>
    <w:rsid w:val="00B662EE"/>
    <w:rsid w:val="00B66B9F"/>
    <w:rsid w:val="00B66C83"/>
    <w:rsid w:val="00B677FB"/>
    <w:rsid w:val="00B6799B"/>
    <w:rsid w:val="00B67A1A"/>
    <w:rsid w:val="00B67CC4"/>
    <w:rsid w:val="00B705EF"/>
    <w:rsid w:val="00B70A25"/>
    <w:rsid w:val="00B71CD6"/>
    <w:rsid w:val="00B726FF"/>
    <w:rsid w:val="00B727CD"/>
    <w:rsid w:val="00B7296D"/>
    <w:rsid w:val="00B72BE6"/>
    <w:rsid w:val="00B73613"/>
    <w:rsid w:val="00B749CD"/>
    <w:rsid w:val="00B74E1B"/>
    <w:rsid w:val="00B758F9"/>
    <w:rsid w:val="00B7591D"/>
    <w:rsid w:val="00B75AC8"/>
    <w:rsid w:val="00B75BB9"/>
    <w:rsid w:val="00B75EE5"/>
    <w:rsid w:val="00B7622A"/>
    <w:rsid w:val="00B764E9"/>
    <w:rsid w:val="00B765F1"/>
    <w:rsid w:val="00B76F5C"/>
    <w:rsid w:val="00B77FF5"/>
    <w:rsid w:val="00B77FFE"/>
    <w:rsid w:val="00B802FD"/>
    <w:rsid w:val="00B80B8C"/>
    <w:rsid w:val="00B80FA3"/>
    <w:rsid w:val="00B81957"/>
    <w:rsid w:val="00B8258C"/>
    <w:rsid w:val="00B8296C"/>
    <w:rsid w:val="00B83EA3"/>
    <w:rsid w:val="00B840B8"/>
    <w:rsid w:val="00B84298"/>
    <w:rsid w:val="00B847A9"/>
    <w:rsid w:val="00B8508A"/>
    <w:rsid w:val="00B8517F"/>
    <w:rsid w:val="00B857F2"/>
    <w:rsid w:val="00B859C7"/>
    <w:rsid w:val="00B85C34"/>
    <w:rsid w:val="00B85C68"/>
    <w:rsid w:val="00B85E2D"/>
    <w:rsid w:val="00B85FA7"/>
    <w:rsid w:val="00B8612D"/>
    <w:rsid w:val="00B86621"/>
    <w:rsid w:val="00B8662F"/>
    <w:rsid w:val="00B868DC"/>
    <w:rsid w:val="00B86D3F"/>
    <w:rsid w:val="00B8737E"/>
    <w:rsid w:val="00B87EFA"/>
    <w:rsid w:val="00B90283"/>
    <w:rsid w:val="00B9120E"/>
    <w:rsid w:val="00B914AF"/>
    <w:rsid w:val="00B914EE"/>
    <w:rsid w:val="00B91D65"/>
    <w:rsid w:val="00B91F2D"/>
    <w:rsid w:val="00B9201F"/>
    <w:rsid w:val="00B92B3C"/>
    <w:rsid w:val="00B9319A"/>
    <w:rsid w:val="00B93CB3"/>
    <w:rsid w:val="00B93FDD"/>
    <w:rsid w:val="00B9449D"/>
    <w:rsid w:val="00B94612"/>
    <w:rsid w:val="00B94AA2"/>
    <w:rsid w:val="00B9521C"/>
    <w:rsid w:val="00B963C9"/>
    <w:rsid w:val="00B964AA"/>
    <w:rsid w:val="00B96629"/>
    <w:rsid w:val="00B96678"/>
    <w:rsid w:val="00B96E8E"/>
    <w:rsid w:val="00B9737B"/>
    <w:rsid w:val="00BA09A6"/>
    <w:rsid w:val="00BA0B21"/>
    <w:rsid w:val="00BA0BF1"/>
    <w:rsid w:val="00BA1314"/>
    <w:rsid w:val="00BA1DBF"/>
    <w:rsid w:val="00BA1F93"/>
    <w:rsid w:val="00BA2606"/>
    <w:rsid w:val="00BA2D00"/>
    <w:rsid w:val="00BA342D"/>
    <w:rsid w:val="00BA3676"/>
    <w:rsid w:val="00BA3997"/>
    <w:rsid w:val="00BA3F68"/>
    <w:rsid w:val="00BA3FA3"/>
    <w:rsid w:val="00BA4C1E"/>
    <w:rsid w:val="00BA4C91"/>
    <w:rsid w:val="00BA4F37"/>
    <w:rsid w:val="00BA53ED"/>
    <w:rsid w:val="00BA5A47"/>
    <w:rsid w:val="00BA5B3B"/>
    <w:rsid w:val="00BA5BFD"/>
    <w:rsid w:val="00BA63C2"/>
    <w:rsid w:val="00BA67D8"/>
    <w:rsid w:val="00BA6A63"/>
    <w:rsid w:val="00BA73D6"/>
    <w:rsid w:val="00BA7538"/>
    <w:rsid w:val="00BA7652"/>
    <w:rsid w:val="00BA7A06"/>
    <w:rsid w:val="00BB002B"/>
    <w:rsid w:val="00BB0189"/>
    <w:rsid w:val="00BB0D37"/>
    <w:rsid w:val="00BB22DC"/>
    <w:rsid w:val="00BB23D6"/>
    <w:rsid w:val="00BB2B26"/>
    <w:rsid w:val="00BB2EB2"/>
    <w:rsid w:val="00BB3447"/>
    <w:rsid w:val="00BB3A6F"/>
    <w:rsid w:val="00BB4593"/>
    <w:rsid w:val="00BB46F0"/>
    <w:rsid w:val="00BB4807"/>
    <w:rsid w:val="00BB4B2A"/>
    <w:rsid w:val="00BB4F89"/>
    <w:rsid w:val="00BB5314"/>
    <w:rsid w:val="00BB5461"/>
    <w:rsid w:val="00BB559A"/>
    <w:rsid w:val="00BB5CF0"/>
    <w:rsid w:val="00BB5D66"/>
    <w:rsid w:val="00BB5DE6"/>
    <w:rsid w:val="00BB5EC5"/>
    <w:rsid w:val="00BB6523"/>
    <w:rsid w:val="00BB67A4"/>
    <w:rsid w:val="00BB6ADE"/>
    <w:rsid w:val="00BC05E0"/>
    <w:rsid w:val="00BC1153"/>
    <w:rsid w:val="00BC173A"/>
    <w:rsid w:val="00BC17A7"/>
    <w:rsid w:val="00BC1ADD"/>
    <w:rsid w:val="00BC231E"/>
    <w:rsid w:val="00BC2434"/>
    <w:rsid w:val="00BC3B14"/>
    <w:rsid w:val="00BC3F71"/>
    <w:rsid w:val="00BC51A4"/>
    <w:rsid w:val="00BC5316"/>
    <w:rsid w:val="00BC5769"/>
    <w:rsid w:val="00BC598F"/>
    <w:rsid w:val="00BC5F70"/>
    <w:rsid w:val="00BC649A"/>
    <w:rsid w:val="00BC6A58"/>
    <w:rsid w:val="00BC6BC9"/>
    <w:rsid w:val="00BC6C77"/>
    <w:rsid w:val="00BC734C"/>
    <w:rsid w:val="00BC7F36"/>
    <w:rsid w:val="00BD0AF7"/>
    <w:rsid w:val="00BD0CE1"/>
    <w:rsid w:val="00BD10FB"/>
    <w:rsid w:val="00BD1C5E"/>
    <w:rsid w:val="00BD1EA3"/>
    <w:rsid w:val="00BD28D2"/>
    <w:rsid w:val="00BD3960"/>
    <w:rsid w:val="00BD3A5B"/>
    <w:rsid w:val="00BD3FDC"/>
    <w:rsid w:val="00BD42E3"/>
    <w:rsid w:val="00BD440E"/>
    <w:rsid w:val="00BD4483"/>
    <w:rsid w:val="00BD44A5"/>
    <w:rsid w:val="00BD4D69"/>
    <w:rsid w:val="00BD4F89"/>
    <w:rsid w:val="00BD57E6"/>
    <w:rsid w:val="00BD5971"/>
    <w:rsid w:val="00BD601B"/>
    <w:rsid w:val="00BD63C6"/>
    <w:rsid w:val="00BD64CD"/>
    <w:rsid w:val="00BD6D79"/>
    <w:rsid w:val="00BD7539"/>
    <w:rsid w:val="00BD7D22"/>
    <w:rsid w:val="00BD7F92"/>
    <w:rsid w:val="00BE0101"/>
    <w:rsid w:val="00BE0105"/>
    <w:rsid w:val="00BE05C2"/>
    <w:rsid w:val="00BE094C"/>
    <w:rsid w:val="00BE0993"/>
    <w:rsid w:val="00BE0E86"/>
    <w:rsid w:val="00BE0FEB"/>
    <w:rsid w:val="00BE10A5"/>
    <w:rsid w:val="00BE135D"/>
    <w:rsid w:val="00BE18E9"/>
    <w:rsid w:val="00BE1DC6"/>
    <w:rsid w:val="00BE1EBE"/>
    <w:rsid w:val="00BE2151"/>
    <w:rsid w:val="00BE251A"/>
    <w:rsid w:val="00BE2814"/>
    <w:rsid w:val="00BE2877"/>
    <w:rsid w:val="00BE3D67"/>
    <w:rsid w:val="00BE3D73"/>
    <w:rsid w:val="00BE435D"/>
    <w:rsid w:val="00BE485F"/>
    <w:rsid w:val="00BE49CC"/>
    <w:rsid w:val="00BE4B2D"/>
    <w:rsid w:val="00BE539A"/>
    <w:rsid w:val="00BE6127"/>
    <w:rsid w:val="00BE62AF"/>
    <w:rsid w:val="00BE63AD"/>
    <w:rsid w:val="00BE68AE"/>
    <w:rsid w:val="00BE73FA"/>
    <w:rsid w:val="00BE742A"/>
    <w:rsid w:val="00BE7477"/>
    <w:rsid w:val="00BE7888"/>
    <w:rsid w:val="00BE7AA3"/>
    <w:rsid w:val="00BF13BF"/>
    <w:rsid w:val="00BF1428"/>
    <w:rsid w:val="00BF14D1"/>
    <w:rsid w:val="00BF179B"/>
    <w:rsid w:val="00BF1CAA"/>
    <w:rsid w:val="00BF219F"/>
    <w:rsid w:val="00BF24FC"/>
    <w:rsid w:val="00BF2996"/>
    <w:rsid w:val="00BF2AE8"/>
    <w:rsid w:val="00BF3AB4"/>
    <w:rsid w:val="00BF3C73"/>
    <w:rsid w:val="00BF3DE4"/>
    <w:rsid w:val="00BF3EFC"/>
    <w:rsid w:val="00BF3F26"/>
    <w:rsid w:val="00BF41D3"/>
    <w:rsid w:val="00BF4DCB"/>
    <w:rsid w:val="00BF4FC7"/>
    <w:rsid w:val="00BF58CA"/>
    <w:rsid w:val="00BF5924"/>
    <w:rsid w:val="00BF6055"/>
    <w:rsid w:val="00BF67B4"/>
    <w:rsid w:val="00BF6E1F"/>
    <w:rsid w:val="00BF709B"/>
    <w:rsid w:val="00BF70C2"/>
    <w:rsid w:val="00BF7179"/>
    <w:rsid w:val="00BF7355"/>
    <w:rsid w:val="00BF7623"/>
    <w:rsid w:val="00BF762A"/>
    <w:rsid w:val="00C0079A"/>
    <w:rsid w:val="00C00B1C"/>
    <w:rsid w:val="00C00B8C"/>
    <w:rsid w:val="00C00C20"/>
    <w:rsid w:val="00C00E04"/>
    <w:rsid w:val="00C013C7"/>
    <w:rsid w:val="00C015C2"/>
    <w:rsid w:val="00C018EA"/>
    <w:rsid w:val="00C0197D"/>
    <w:rsid w:val="00C0212C"/>
    <w:rsid w:val="00C0289C"/>
    <w:rsid w:val="00C03A0F"/>
    <w:rsid w:val="00C04316"/>
    <w:rsid w:val="00C047FB"/>
    <w:rsid w:val="00C04D9C"/>
    <w:rsid w:val="00C04F6A"/>
    <w:rsid w:val="00C05075"/>
    <w:rsid w:val="00C056C0"/>
    <w:rsid w:val="00C05DCF"/>
    <w:rsid w:val="00C0636D"/>
    <w:rsid w:val="00C067E0"/>
    <w:rsid w:val="00C0739C"/>
    <w:rsid w:val="00C076DF"/>
    <w:rsid w:val="00C07C34"/>
    <w:rsid w:val="00C100EF"/>
    <w:rsid w:val="00C1013C"/>
    <w:rsid w:val="00C10818"/>
    <w:rsid w:val="00C11C92"/>
    <w:rsid w:val="00C129B8"/>
    <w:rsid w:val="00C14543"/>
    <w:rsid w:val="00C14F9E"/>
    <w:rsid w:val="00C15ED3"/>
    <w:rsid w:val="00C1603E"/>
    <w:rsid w:val="00C160AD"/>
    <w:rsid w:val="00C163FE"/>
    <w:rsid w:val="00C164C8"/>
    <w:rsid w:val="00C17079"/>
    <w:rsid w:val="00C20281"/>
    <w:rsid w:val="00C2031F"/>
    <w:rsid w:val="00C2043E"/>
    <w:rsid w:val="00C207A9"/>
    <w:rsid w:val="00C20D46"/>
    <w:rsid w:val="00C21DA2"/>
    <w:rsid w:val="00C2287F"/>
    <w:rsid w:val="00C22E8A"/>
    <w:rsid w:val="00C23614"/>
    <w:rsid w:val="00C2419A"/>
    <w:rsid w:val="00C25C33"/>
    <w:rsid w:val="00C268AB"/>
    <w:rsid w:val="00C26CA2"/>
    <w:rsid w:val="00C27058"/>
    <w:rsid w:val="00C270BE"/>
    <w:rsid w:val="00C270CB"/>
    <w:rsid w:val="00C276FF"/>
    <w:rsid w:val="00C301E0"/>
    <w:rsid w:val="00C30629"/>
    <w:rsid w:val="00C30665"/>
    <w:rsid w:val="00C3075C"/>
    <w:rsid w:val="00C30786"/>
    <w:rsid w:val="00C3098D"/>
    <w:rsid w:val="00C3140D"/>
    <w:rsid w:val="00C32102"/>
    <w:rsid w:val="00C32441"/>
    <w:rsid w:val="00C324F1"/>
    <w:rsid w:val="00C32560"/>
    <w:rsid w:val="00C32AE1"/>
    <w:rsid w:val="00C33530"/>
    <w:rsid w:val="00C33553"/>
    <w:rsid w:val="00C339D1"/>
    <w:rsid w:val="00C33F62"/>
    <w:rsid w:val="00C340F8"/>
    <w:rsid w:val="00C341AC"/>
    <w:rsid w:val="00C34CB2"/>
    <w:rsid w:val="00C34ECB"/>
    <w:rsid w:val="00C350A6"/>
    <w:rsid w:val="00C354E9"/>
    <w:rsid w:val="00C3553D"/>
    <w:rsid w:val="00C35565"/>
    <w:rsid w:val="00C35AF3"/>
    <w:rsid w:val="00C36A1E"/>
    <w:rsid w:val="00C36A3C"/>
    <w:rsid w:val="00C36B50"/>
    <w:rsid w:val="00C36CE2"/>
    <w:rsid w:val="00C3704A"/>
    <w:rsid w:val="00C379FA"/>
    <w:rsid w:val="00C37A11"/>
    <w:rsid w:val="00C37F9C"/>
    <w:rsid w:val="00C40648"/>
    <w:rsid w:val="00C40654"/>
    <w:rsid w:val="00C40676"/>
    <w:rsid w:val="00C40BF6"/>
    <w:rsid w:val="00C40E6C"/>
    <w:rsid w:val="00C41253"/>
    <w:rsid w:val="00C412F4"/>
    <w:rsid w:val="00C41BC3"/>
    <w:rsid w:val="00C41FE1"/>
    <w:rsid w:val="00C42E78"/>
    <w:rsid w:val="00C43D9F"/>
    <w:rsid w:val="00C4466E"/>
    <w:rsid w:val="00C44C0C"/>
    <w:rsid w:val="00C44C30"/>
    <w:rsid w:val="00C4554B"/>
    <w:rsid w:val="00C45794"/>
    <w:rsid w:val="00C46340"/>
    <w:rsid w:val="00C464BC"/>
    <w:rsid w:val="00C466DD"/>
    <w:rsid w:val="00C46E35"/>
    <w:rsid w:val="00C46FE8"/>
    <w:rsid w:val="00C47344"/>
    <w:rsid w:val="00C475CD"/>
    <w:rsid w:val="00C47733"/>
    <w:rsid w:val="00C47813"/>
    <w:rsid w:val="00C47970"/>
    <w:rsid w:val="00C47B39"/>
    <w:rsid w:val="00C47F94"/>
    <w:rsid w:val="00C50107"/>
    <w:rsid w:val="00C50695"/>
    <w:rsid w:val="00C5077F"/>
    <w:rsid w:val="00C50859"/>
    <w:rsid w:val="00C50886"/>
    <w:rsid w:val="00C50A34"/>
    <w:rsid w:val="00C50B46"/>
    <w:rsid w:val="00C50D4C"/>
    <w:rsid w:val="00C51001"/>
    <w:rsid w:val="00C514D2"/>
    <w:rsid w:val="00C519B4"/>
    <w:rsid w:val="00C51B7B"/>
    <w:rsid w:val="00C51E0E"/>
    <w:rsid w:val="00C51EEA"/>
    <w:rsid w:val="00C52AD8"/>
    <w:rsid w:val="00C52B0E"/>
    <w:rsid w:val="00C534A3"/>
    <w:rsid w:val="00C53C96"/>
    <w:rsid w:val="00C54BB8"/>
    <w:rsid w:val="00C55E89"/>
    <w:rsid w:val="00C5630C"/>
    <w:rsid w:val="00C5644D"/>
    <w:rsid w:val="00C56FD9"/>
    <w:rsid w:val="00C57067"/>
    <w:rsid w:val="00C574BA"/>
    <w:rsid w:val="00C575C7"/>
    <w:rsid w:val="00C575EF"/>
    <w:rsid w:val="00C579F4"/>
    <w:rsid w:val="00C57E10"/>
    <w:rsid w:val="00C602FB"/>
    <w:rsid w:val="00C603C4"/>
    <w:rsid w:val="00C6055A"/>
    <w:rsid w:val="00C60839"/>
    <w:rsid w:val="00C6091D"/>
    <w:rsid w:val="00C6150C"/>
    <w:rsid w:val="00C61B77"/>
    <w:rsid w:val="00C61D3A"/>
    <w:rsid w:val="00C6223B"/>
    <w:rsid w:val="00C622E1"/>
    <w:rsid w:val="00C62712"/>
    <w:rsid w:val="00C62937"/>
    <w:rsid w:val="00C63C9F"/>
    <w:rsid w:val="00C63E71"/>
    <w:rsid w:val="00C63EA8"/>
    <w:rsid w:val="00C6506C"/>
    <w:rsid w:val="00C650D4"/>
    <w:rsid w:val="00C6571F"/>
    <w:rsid w:val="00C65A8C"/>
    <w:rsid w:val="00C667EA"/>
    <w:rsid w:val="00C67090"/>
    <w:rsid w:val="00C67BE2"/>
    <w:rsid w:val="00C67D12"/>
    <w:rsid w:val="00C70687"/>
    <w:rsid w:val="00C70C12"/>
    <w:rsid w:val="00C71433"/>
    <w:rsid w:val="00C718EA"/>
    <w:rsid w:val="00C72647"/>
    <w:rsid w:val="00C7286A"/>
    <w:rsid w:val="00C72BA5"/>
    <w:rsid w:val="00C72C9E"/>
    <w:rsid w:val="00C72EE5"/>
    <w:rsid w:val="00C7394F"/>
    <w:rsid w:val="00C73E1D"/>
    <w:rsid w:val="00C73EBF"/>
    <w:rsid w:val="00C7452C"/>
    <w:rsid w:val="00C74C85"/>
    <w:rsid w:val="00C74D6A"/>
    <w:rsid w:val="00C75011"/>
    <w:rsid w:val="00C75128"/>
    <w:rsid w:val="00C752E4"/>
    <w:rsid w:val="00C7541E"/>
    <w:rsid w:val="00C75E0C"/>
    <w:rsid w:val="00C75E3D"/>
    <w:rsid w:val="00C75EB6"/>
    <w:rsid w:val="00C767CC"/>
    <w:rsid w:val="00C768C5"/>
    <w:rsid w:val="00C770E6"/>
    <w:rsid w:val="00C770EB"/>
    <w:rsid w:val="00C771A4"/>
    <w:rsid w:val="00C77500"/>
    <w:rsid w:val="00C779BA"/>
    <w:rsid w:val="00C80186"/>
    <w:rsid w:val="00C806DE"/>
    <w:rsid w:val="00C80A8C"/>
    <w:rsid w:val="00C81506"/>
    <w:rsid w:val="00C81A58"/>
    <w:rsid w:val="00C82089"/>
    <w:rsid w:val="00C82A94"/>
    <w:rsid w:val="00C82C4D"/>
    <w:rsid w:val="00C838CD"/>
    <w:rsid w:val="00C83C40"/>
    <w:rsid w:val="00C844A7"/>
    <w:rsid w:val="00C845E2"/>
    <w:rsid w:val="00C8542D"/>
    <w:rsid w:val="00C85834"/>
    <w:rsid w:val="00C85AAC"/>
    <w:rsid w:val="00C85D18"/>
    <w:rsid w:val="00C85EFE"/>
    <w:rsid w:val="00C86683"/>
    <w:rsid w:val="00C8672F"/>
    <w:rsid w:val="00C86B76"/>
    <w:rsid w:val="00C86CD4"/>
    <w:rsid w:val="00C87257"/>
    <w:rsid w:val="00C875DF"/>
    <w:rsid w:val="00C87675"/>
    <w:rsid w:val="00C877B9"/>
    <w:rsid w:val="00C90273"/>
    <w:rsid w:val="00C90A6F"/>
    <w:rsid w:val="00C90F45"/>
    <w:rsid w:val="00C91550"/>
    <w:rsid w:val="00C91730"/>
    <w:rsid w:val="00C923EB"/>
    <w:rsid w:val="00C92AF5"/>
    <w:rsid w:val="00C931E3"/>
    <w:rsid w:val="00C9357E"/>
    <w:rsid w:val="00C9372B"/>
    <w:rsid w:val="00C93EE4"/>
    <w:rsid w:val="00C94C8B"/>
    <w:rsid w:val="00C94DFF"/>
    <w:rsid w:val="00C9593F"/>
    <w:rsid w:val="00C9611F"/>
    <w:rsid w:val="00C9689A"/>
    <w:rsid w:val="00C97029"/>
    <w:rsid w:val="00C9702C"/>
    <w:rsid w:val="00C97526"/>
    <w:rsid w:val="00C97566"/>
    <w:rsid w:val="00C97778"/>
    <w:rsid w:val="00C9780A"/>
    <w:rsid w:val="00C9797A"/>
    <w:rsid w:val="00CA00DC"/>
    <w:rsid w:val="00CA0169"/>
    <w:rsid w:val="00CA03C3"/>
    <w:rsid w:val="00CA03D0"/>
    <w:rsid w:val="00CA04A7"/>
    <w:rsid w:val="00CA075B"/>
    <w:rsid w:val="00CA0A66"/>
    <w:rsid w:val="00CA0AA0"/>
    <w:rsid w:val="00CA125F"/>
    <w:rsid w:val="00CA13CA"/>
    <w:rsid w:val="00CA159E"/>
    <w:rsid w:val="00CA15BD"/>
    <w:rsid w:val="00CA23DB"/>
    <w:rsid w:val="00CA2775"/>
    <w:rsid w:val="00CA2B1D"/>
    <w:rsid w:val="00CA2D4A"/>
    <w:rsid w:val="00CA2E5A"/>
    <w:rsid w:val="00CA318F"/>
    <w:rsid w:val="00CA3393"/>
    <w:rsid w:val="00CA348C"/>
    <w:rsid w:val="00CA4A9E"/>
    <w:rsid w:val="00CA4C95"/>
    <w:rsid w:val="00CA4F46"/>
    <w:rsid w:val="00CA56B6"/>
    <w:rsid w:val="00CA577C"/>
    <w:rsid w:val="00CA5BAC"/>
    <w:rsid w:val="00CA6296"/>
    <w:rsid w:val="00CA750C"/>
    <w:rsid w:val="00CA771B"/>
    <w:rsid w:val="00CA7CBD"/>
    <w:rsid w:val="00CB1B61"/>
    <w:rsid w:val="00CB2C90"/>
    <w:rsid w:val="00CB2C9F"/>
    <w:rsid w:val="00CB31F5"/>
    <w:rsid w:val="00CB35BE"/>
    <w:rsid w:val="00CB3745"/>
    <w:rsid w:val="00CB3A23"/>
    <w:rsid w:val="00CB3EB9"/>
    <w:rsid w:val="00CB45AF"/>
    <w:rsid w:val="00CB4A8E"/>
    <w:rsid w:val="00CB4AC5"/>
    <w:rsid w:val="00CB4C22"/>
    <w:rsid w:val="00CB563E"/>
    <w:rsid w:val="00CB56B4"/>
    <w:rsid w:val="00CB58E6"/>
    <w:rsid w:val="00CB5C14"/>
    <w:rsid w:val="00CB5C68"/>
    <w:rsid w:val="00CB6439"/>
    <w:rsid w:val="00CB65F8"/>
    <w:rsid w:val="00CB6D57"/>
    <w:rsid w:val="00CB7B9F"/>
    <w:rsid w:val="00CB7C6C"/>
    <w:rsid w:val="00CC0294"/>
    <w:rsid w:val="00CC07E5"/>
    <w:rsid w:val="00CC09F1"/>
    <w:rsid w:val="00CC0A59"/>
    <w:rsid w:val="00CC1401"/>
    <w:rsid w:val="00CC14C6"/>
    <w:rsid w:val="00CC1950"/>
    <w:rsid w:val="00CC195D"/>
    <w:rsid w:val="00CC29B3"/>
    <w:rsid w:val="00CC3231"/>
    <w:rsid w:val="00CC3F40"/>
    <w:rsid w:val="00CC3FC4"/>
    <w:rsid w:val="00CC4203"/>
    <w:rsid w:val="00CC4E78"/>
    <w:rsid w:val="00CC5F25"/>
    <w:rsid w:val="00CC6294"/>
    <w:rsid w:val="00CC7032"/>
    <w:rsid w:val="00CC7BD7"/>
    <w:rsid w:val="00CD054D"/>
    <w:rsid w:val="00CD0CDA"/>
    <w:rsid w:val="00CD10B8"/>
    <w:rsid w:val="00CD1709"/>
    <w:rsid w:val="00CD1738"/>
    <w:rsid w:val="00CD19F8"/>
    <w:rsid w:val="00CD1E31"/>
    <w:rsid w:val="00CD1ED2"/>
    <w:rsid w:val="00CD2C37"/>
    <w:rsid w:val="00CD37AF"/>
    <w:rsid w:val="00CD3BF4"/>
    <w:rsid w:val="00CD3C05"/>
    <w:rsid w:val="00CD4DD5"/>
    <w:rsid w:val="00CD4FE6"/>
    <w:rsid w:val="00CD503C"/>
    <w:rsid w:val="00CD5265"/>
    <w:rsid w:val="00CD5349"/>
    <w:rsid w:val="00CD5469"/>
    <w:rsid w:val="00CD56D6"/>
    <w:rsid w:val="00CD5D7B"/>
    <w:rsid w:val="00CD5F05"/>
    <w:rsid w:val="00CD5F62"/>
    <w:rsid w:val="00CD6D66"/>
    <w:rsid w:val="00CD73F5"/>
    <w:rsid w:val="00CD740B"/>
    <w:rsid w:val="00CD7858"/>
    <w:rsid w:val="00CD7C20"/>
    <w:rsid w:val="00CD7C33"/>
    <w:rsid w:val="00CE04EB"/>
    <w:rsid w:val="00CE05A2"/>
    <w:rsid w:val="00CE0C66"/>
    <w:rsid w:val="00CE1124"/>
    <w:rsid w:val="00CE11C8"/>
    <w:rsid w:val="00CE11F1"/>
    <w:rsid w:val="00CE1224"/>
    <w:rsid w:val="00CE14A2"/>
    <w:rsid w:val="00CE1BEF"/>
    <w:rsid w:val="00CE1C03"/>
    <w:rsid w:val="00CE1DB8"/>
    <w:rsid w:val="00CE26B9"/>
    <w:rsid w:val="00CE2B55"/>
    <w:rsid w:val="00CE300E"/>
    <w:rsid w:val="00CE3140"/>
    <w:rsid w:val="00CE373A"/>
    <w:rsid w:val="00CE3A94"/>
    <w:rsid w:val="00CE406E"/>
    <w:rsid w:val="00CE43C3"/>
    <w:rsid w:val="00CE462A"/>
    <w:rsid w:val="00CE4AD9"/>
    <w:rsid w:val="00CE51AC"/>
    <w:rsid w:val="00CE56AA"/>
    <w:rsid w:val="00CE6FA3"/>
    <w:rsid w:val="00CF009A"/>
    <w:rsid w:val="00CF01BC"/>
    <w:rsid w:val="00CF0692"/>
    <w:rsid w:val="00CF1BA6"/>
    <w:rsid w:val="00CF1D9F"/>
    <w:rsid w:val="00CF29F6"/>
    <w:rsid w:val="00CF2E36"/>
    <w:rsid w:val="00CF306D"/>
    <w:rsid w:val="00CF377B"/>
    <w:rsid w:val="00CF4F9F"/>
    <w:rsid w:val="00CF54A6"/>
    <w:rsid w:val="00CF5893"/>
    <w:rsid w:val="00CF58F0"/>
    <w:rsid w:val="00CF5C04"/>
    <w:rsid w:val="00CF5C1A"/>
    <w:rsid w:val="00CF5C69"/>
    <w:rsid w:val="00CF5C89"/>
    <w:rsid w:val="00CF5DA8"/>
    <w:rsid w:val="00CF5E62"/>
    <w:rsid w:val="00CF671C"/>
    <w:rsid w:val="00CF6801"/>
    <w:rsid w:val="00CF6AB6"/>
    <w:rsid w:val="00CF6EFC"/>
    <w:rsid w:val="00CF72A8"/>
    <w:rsid w:val="00CF7A9D"/>
    <w:rsid w:val="00CF7C89"/>
    <w:rsid w:val="00D00912"/>
    <w:rsid w:val="00D00D77"/>
    <w:rsid w:val="00D00ECD"/>
    <w:rsid w:val="00D012B9"/>
    <w:rsid w:val="00D0161C"/>
    <w:rsid w:val="00D01652"/>
    <w:rsid w:val="00D01729"/>
    <w:rsid w:val="00D0179C"/>
    <w:rsid w:val="00D02400"/>
    <w:rsid w:val="00D0287A"/>
    <w:rsid w:val="00D03161"/>
    <w:rsid w:val="00D03C71"/>
    <w:rsid w:val="00D042E1"/>
    <w:rsid w:val="00D04A2F"/>
    <w:rsid w:val="00D04B8F"/>
    <w:rsid w:val="00D05055"/>
    <w:rsid w:val="00D053CC"/>
    <w:rsid w:val="00D0561C"/>
    <w:rsid w:val="00D05887"/>
    <w:rsid w:val="00D05964"/>
    <w:rsid w:val="00D05FC0"/>
    <w:rsid w:val="00D062F4"/>
    <w:rsid w:val="00D06A46"/>
    <w:rsid w:val="00D075C3"/>
    <w:rsid w:val="00D07B50"/>
    <w:rsid w:val="00D07EEA"/>
    <w:rsid w:val="00D07F25"/>
    <w:rsid w:val="00D10A28"/>
    <w:rsid w:val="00D10AD4"/>
    <w:rsid w:val="00D1129B"/>
    <w:rsid w:val="00D11338"/>
    <w:rsid w:val="00D11746"/>
    <w:rsid w:val="00D11EA5"/>
    <w:rsid w:val="00D126B2"/>
    <w:rsid w:val="00D127CA"/>
    <w:rsid w:val="00D128FF"/>
    <w:rsid w:val="00D12C8A"/>
    <w:rsid w:val="00D13928"/>
    <w:rsid w:val="00D14725"/>
    <w:rsid w:val="00D149E0"/>
    <w:rsid w:val="00D14D2B"/>
    <w:rsid w:val="00D14D97"/>
    <w:rsid w:val="00D1526A"/>
    <w:rsid w:val="00D15531"/>
    <w:rsid w:val="00D15DBA"/>
    <w:rsid w:val="00D16D62"/>
    <w:rsid w:val="00D177D9"/>
    <w:rsid w:val="00D1794C"/>
    <w:rsid w:val="00D20083"/>
    <w:rsid w:val="00D20759"/>
    <w:rsid w:val="00D21097"/>
    <w:rsid w:val="00D21FE3"/>
    <w:rsid w:val="00D226FE"/>
    <w:rsid w:val="00D2293A"/>
    <w:rsid w:val="00D22BF6"/>
    <w:rsid w:val="00D231C9"/>
    <w:rsid w:val="00D23514"/>
    <w:rsid w:val="00D23F76"/>
    <w:rsid w:val="00D24A08"/>
    <w:rsid w:val="00D24F66"/>
    <w:rsid w:val="00D25492"/>
    <w:rsid w:val="00D25861"/>
    <w:rsid w:val="00D25E77"/>
    <w:rsid w:val="00D268AF"/>
    <w:rsid w:val="00D26BD9"/>
    <w:rsid w:val="00D26D7A"/>
    <w:rsid w:val="00D27586"/>
    <w:rsid w:val="00D27589"/>
    <w:rsid w:val="00D303DA"/>
    <w:rsid w:val="00D30405"/>
    <w:rsid w:val="00D306CA"/>
    <w:rsid w:val="00D30AA0"/>
    <w:rsid w:val="00D30E47"/>
    <w:rsid w:val="00D3105E"/>
    <w:rsid w:val="00D313A8"/>
    <w:rsid w:val="00D31D34"/>
    <w:rsid w:val="00D3216E"/>
    <w:rsid w:val="00D321F8"/>
    <w:rsid w:val="00D32AA0"/>
    <w:rsid w:val="00D32AF5"/>
    <w:rsid w:val="00D32B0D"/>
    <w:rsid w:val="00D32B88"/>
    <w:rsid w:val="00D32EA2"/>
    <w:rsid w:val="00D32FBF"/>
    <w:rsid w:val="00D332DB"/>
    <w:rsid w:val="00D3352D"/>
    <w:rsid w:val="00D33FBA"/>
    <w:rsid w:val="00D3470B"/>
    <w:rsid w:val="00D34D41"/>
    <w:rsid w:val="00D358A7"/>
    <w:rsid w:val="00D35B34"/>
    <w:rsid w:val="00D35F06"/>
    <w:rsid w:val="00D3637D"/>
    <w:rsid w:val="00D3643D"/>
    <w:rsid w:val="00D368B8"/>
    <w:rsid w:val="00D375E1"/>
    <w:rsid w:val="00D37760"/>
    <w:rsid w:val="00D37839"/>
    <w:rsid w:val="00D401D6"/>
    <w:rsid w:val="00D40572"/>
    <w:rsid w:val="00D40AD5"/>
    <w:rsid w:val="00D40EF6"/>
    <w:rsid w:val="00D41BC2"/>
    <w:rsid w:val="00D41DC2"/>
    <w:rsid w:val="00D41E8F"/>
    <w:rsid w:val="00D41EFD"/>
    <w:rsid w:val="00D4323D"/>
    <w:rsid w:val="00D43833"/>
    <w:rsid w:val="00D43891"/>
    <w:rsid w:val="00D43C15"/>
    <w:rsid w:val="00D43C98"/>
    <w:rsid w:val="00D43F90"/>
    <w:rsid w:val="00D444C3"/>
    <w:rsid w:val="00D44DE5"/>
    <w:rsid w:val="00D4534E"/>
    <w:rsid w:val="00D45715"/>
    <w:rsid w:val="00D46730"/>
    <w:rsid w:val="00D470EB"/>
    <w:rsid w:val="00D479BB"/>
    <w:rsid w:val="00D500AB"/>
    <w:rsid w:val="00D500EE"/>
    <w:rsid w:val="00D50C11"/>
    <w:rsid w:val="00D50E01"/>
    <w:rsid w:val="00D51219"/>
    <w:rsid w:val="00D51249"/>
    <w:rsid w:val="00D5144B"/>
    <w:rsid w:val="00D519C5"/>
    <w:rsid w:val="00D530EB"/>
    <w:rsid w:val="00D53185"/>
    <w:rsid w:val="00D53323"/>
    <w:rsid w:val="00D538FB"/>
    <w:rsid w:val="00D53A44"/>
    <w:rsid w:val="00D53BB4"/>
    <w:rsid w:val="00D54A96"/>
    <w:rsid w:val="00D55283"/>
    <w:rsid w:val="00D56C19"/>
    <w:rsid w:val="00D57334"/>
    <w:rsid w:val="00D57D2C"/>
    <w:rsid w:val="00D608D7"/>
    <w:rsid w:val="00D60A14"/>
    <w:rsid w:val="00D60BA6"/>
    <w:rsid w:val="00D60F0A"/>
    <w:rsid w:val="00D61F78"/>
    <w:rsid w:val="00D622C5"/>
    <w:rsid w:val="00D628A2"/>
    <w:rsid w:val="00D62CB9"/>
    <w:rsid w:val="00D62DEC"/>
    <w:rsid w:val="00D630A1"/>
    <w:rsid w:val="00D63182"/>
    <w:rsid w:val="00D63697"/>
    <w:rsid w:val="00D644A1"/>
    <w:rsid w:val="00D64CDC"/>
    <w:rsid w:val="00D65603"/>
    <w:rsid w:val="00D656B3"/>
    <w:rsid w:val="00D6585E"/>
    <w:rsid w:val="00D65D56"/>
    <w:rsid w:val="00D65DD3"/>
    <w:rsid w:val="00D67430"/>
    <w:rsid w:val="00D67999"/>
    <w:rsid w:val="00D703E7"/>
    <w:rsid w:val="00D706C1"/>
    <w:rsid w:val="00D70B67"/>
    <w:rsid w:val="00D7104B"/>
    <w:rsid w:val="00D71755"/>
    <w:rsid w:val="00D71CFB"/>
    <w:rsid w:val="00D71E57"/>
    <w:rsid w:val="00D72C3F"/>
    <w:rsid w:val="00D72C60"/>
    <w:rsid w:val="00D72DA3"/>
    <w:rsid w:val="00D73BD8"/>
    <w:rsid w:val="00D73D05"/>
    <w:rsid w:val="00D73E0B"/>
    <w:rsid w:val="00D749C3"/>
    <w:rsid w:val="00D74CA3"/>
    <w:rsid w:val="00D75985"/>
    <w:rsid w:val="00D75D78"/>
    <w:rsid w:val="00D76656"/>
    <w:rsid w:val="00D76C3C"/>
    <w:rsid w:val="00D77248"/>
    <w:rsid w:val="00D7737B"/>
    <w:rsid w:val="00D77615"/>
    <w:rsid w:val="00D7761B"/>
    <w:rsid w:val="00D807D3"/>
    <w:rsid w:val="00D80879"/>
    <w:rsid w:val="00D80997"/>
    <w:rsid w:val="00D809D6"/>
    <w:rsid w:val="00D81057"/>
    <w:rsid w:val="00D81545"/>
    <w:rsid w:val="00D81642"/>
    <w:rsid w:val="00D81B52"/>
    <w:rsid w:val="00D81CF9"/>
    <w:rsid w:val="00D8231F"/>
    <w:rsid w:val="00D82D1E"/>
    <w:rsid w:val="00D8353A"/>
    <w:rsid w:val="00D839D3"/>
    <w:rsid w:val="00D84915"/>
    <w:rsid w:val="00D84C42"/>
    <w:rsid w:val="00D865CB"/>
    <w:rsid w:val="00D869C6"/>
    <w:rsid w:val="00D86A33"/>
    <w:rsid w:val="00D87399"/>
    <w:rsid w:val="00D87CD5"/>
    <w:rsid w:val="00D87D97"/>
    <w:rsid w:val="00D90024"/>
    <w:rsid w:val="00D900D1"/>
    <w:rsid w:val="00D901C8"/>
    <w:rsid w:val="00D90F44"/>
    <w:rsid w:val="00D91526"/>
    <w:rsid w:val="00D91C6D"/>
    <w:rsid w:val="00D91F4B"/>
    <w:rsid w:val="00D923D1"/>
    <w:rsid w:val="00D92600"/>
    <w:rsid w:val="00D9271D"/>
    <w:rsid w:val="00D9295A"/>
    <w:rsid w:val="00D92A15"/>
    <w:rsid w:val="00D93817"/>
    <w:rsid w:val="00D93A40"/>
    <w:rsid w:val="00D95305"/>
    <w:rsid w:val="00D95D70"/>
    <w:rsid w:val="00D95F01"/>
    <w:rsid w:val="00D96498"/>
    <w:rsid w:val="00DA0729"/>
    <w:rsid w:val="00DA07E6"/>
    <w:rsid w:val="00DA0CEF"/>
    <w:rsid w:val="00DA1526"/>
    <w:rsid w:val="00DA18B1"/>
    <w:rsid w:val="00DA21BA"/>
    <w:rsid w:val="00DA2649"/>
    <w:rsid w:val="00DA2DCA"/>
    <w:rsid w:val="00DA2FD2"/>
    <w:rsid w:val="00DA415D"/>
    <w:rsid w:val="00DA46A6"/>
    <w:rsid w:val="00DA4C8D"/>
    <w:rsid w:val="00DA4EA5"/>
    <w:rsid w:val="00DA53DB"/>
    <w:rsid w:val="00DA53FF"/>
    <w:rsid w:val="00DA58CD"/>
    <w:rsid w:val="00DA590D"/>
    <w:rsid w:val="00DA5B8D"/>
    <w:rsid w:val="00DA5C84"/>
    <w:rsid w:val="00DA6165"/>
    <w:rsid w:val="00DA6666"/>
    <w:rsid w:val="00DA73C1"/>
    <w:rsid w:val="00DB070C"/>
    <w:rsid w:val="00DB09FF"/>
    <w:rsid w:val="00DB10AF"/>
    <w:rsid w:val="00DB1928"/>
    <w:rsid w:val="00DB1B71"/>
    <w:rsid w:val="00DB1DBE"/>
    <w:rsid w:val="00DB2143"/>
    <w:rsid w:val="00DB2C06"/>
    <w:rsid w:val="00DB2D97"/>
    <w:rsid w:val="00DB3548"/>
    <w:rsid w:val="00DB390A"/>
    <w:rsid w:val="00DB393D"/>
    <w:rsid w:val="00DB3AD0"/>
    <w:rsid w:val="00DB3F14"/>
    <w:rsid w:val="00DB4019"/>
    <w:rsid w:val="00DB5331"/>
    <w:rsid w:val="00DB5AFE"/>
    <w:rsid w:val="00DB5E30"/>
    <w:rsid w:val="00DB6826"/>
    <w:rsid w:val="00DB7831"/>
    <w:rsid w:val="00DB79A3"/>
    <w:rsid w:val="00DC0366"/>
    <w:rsid w:val="00DC070F"/>
    <w:rsid w:val="00DC078B"/>
    <w:rsid w:val="00DC0D66"/>
    <w:rsid w:val="00DC12A2"/>
    <w:rsid w:val="00DC147C"/>
    <w:rsid w:val="00DC15EE"/>
    <w:rsid w:val="00DC1679"/>
    <w:rsid w:val="00DC25B9"/>
    <w:rsid w:val="00DC2818"/>
    <w:rsid w:val="00DC28B3"/>
    <w:rsid w:val="00DC37C8"/>
    <w:rsid w:val="00DC3C7D"/>
    <w:rsid w:val="00DC442C"/>
    <w:rsid w:val="00DC4A2E"/>
    <w:rsid w:val="00DC4D2A"/>
    <w:rsid w:val="00DC527A"/>
    <w:rsid w:val="00DC53A2"/>
    <w:rsid w:val="00DC5D92"/>
    <w:rsid w:val="00DC5E31"/>
    <w:rsid w:val="00DC61CC"/>
    <w:rsid w:val="00DC67CE"/>
    <w:rsid w:val="00DC689B"/>
    <w:rsid w:val="00DC6A6B"/>
    <w:rsid w:val="00DC6EDF"/>
    <w:rsid w:val="00DC7312"/>
    <w:rsid w:val="00DC7549"/>
    <w:rsid w:val="00DC79E7"/>
    <w:rsid w:val="00DC7EEE"/>
    <w:rsid w:val="00DD0ADC"/>
    <w:rsid w:val="00DD1018"/>
    <w:rsid w:val="00DD1074"/>
    <w:rsid w:val="00DD129D"/>
    <w:rsid w:val="00DD1897"/>
    <w:rsid w:val="00DD1C10"/>
    <w:rsid w:val="00DD1D19"/>
    <w:rsid w:val="00DD1D7D"/>
    <w:rsid w:val="00DD25A4"/>
    <w:rsid w:val="00DD334D"/>
    <w:rsid w:val="00DD3410"/>
    <w:rsid w:val="00DD37BA"/>
    <w:rsid w:val="00DD3B30"/>
    <w:rsid w:val="00DD3E84"/>
    <w:rsid w:val="00DD3FD4"/>
    <w:rsid w:val="00DD4000"/>
    <w:rsid w:val="00DD4042"/>
    <w:rsid w:val="00DD437E"/>
    <w:rsid w:val="00DD455C"/>
    <w:rsid w:val="00DD47CF"/>
    <w:rsid w:val="00DD4E30"/>
    <w:rsid w:val="00DD5792"/>
    <w:rsid w:val="00DD6391"/>
    <w:rsid w:val="00DD6C0A"/>
    <w:rsid w:val="00DD6C7B"/>
    <w:rsid w:val="00DD7851"/>
    <w:rsid w:val="00DD791B"/>
    <w:rsid w:val="00DD79D9"/>
    <w:rsid w:val="00DD7E7F"/>
    <w:rsid w:val="00DE0187"/>
    <w:rsid w:val="00DE035E"/>
    <w:rsid w:val="00DE14BD"/>
    <w:rsid w:val="00DE25C6"/>
    <w:rsid w:val="00DE28F5"/>
    <w:rsid w:val="00DE2F8F"/>
    <w:rsid w:val="00DE34AC"/>
    <w:rsid w:val="00DE38F6"/>
    <w:rsid w:val="00DE3B1E"/>
    <w:rsid w:val="00DE3C02"/>
    <w:rsid w:val="00DE40C1"/>
    <w:rsid w:val="00DE4143"/>
    <w:rsid w:val="00DE4165"/>
    <w:rsid w:val="00DE4BA0"/>
    <w:rsid w:val="00DE4D4D"/>
    <w:rsid w:val="00DE4E1C"/>
    <w:rsid w:val="00DE51DD"/>
    <w:rsid w:val="00DE5549"/>
    <w:rsid w:val="00DE557A"/>
    <w:rsid w:val="00DE6862"/>
    <w:rsid w:val="00DE7354"/>
    <w:rsid w:val="00DE73FF"/>
    <w:rsid w:val="00DE75E2"/>
    <w:rsid w:val="00DE7759"/>
    <w:rsid w:val="00DE7A85"/>
    <w:rsid w:val="00DE7C3D"/>
    <w:rsid w:val="00DF01B8"/>
    <w:rsid w:val="00DF0620"/>
    <w:rsid w:val="00DF0AAE"/>
    <w:rsid w:val="00DF0B99"/>
    <w:rsid w:val="00DF0F26"/>
    <w:rsid w:val="00DF0FF1"/>
    <w:rsid w:val="00DF1586"/>
    <w:rsid w:val="00DF21D0"/>
    <w:rsid w:val="00DF2229"/>
    <w:rsid w:val="00DF25EC"/>
    <w:rsid w:val="00DF2B5A"/>
    <w:rsid w:val="00DF2EB2"/>
    <w:rsid w:val="00DF3114"/>
    <w:rsid w:val="00DF36D2"/>
    <w:rsid w:val="00DF392A"/>
    <w:rsid w:val="00DF4283"/>
    <w:rsid w:val="00DF42A3"/>
    <w:rsid w:val="00DF45C9"/>
    <w:rsid w:val="00DF484D"/>
    <w:rsid w:val="00DF51B8"/>
    <w:rsid w:val="00DF5470"/>
    <w:rsid w:val="00DF5568"/>
    <w:rsid w:val="00DF55B5"/>
    <w:rsid w:val="00DF5A4C"/>
    <w:rsid w:val="00DF5AB8"/>
    <w:rsid w:val="00DF64B3"/>
    <w:rsid w:val="00DF67B7"/>
    <w:rsid w:val="00DF6884"/>
    <w:rsid w:val="00DF7553"/>
    <w:rsid w:val="00DF7E40"/>
    <w:rsid w:val="00DF7EA7"/>
    <w:rsid w:val="00E003D1"/>
    <w:rsid w:val="00E00A74"/>
    <w:rsid w:val="00E00AC0"/>
    <w:rsid w:val="00E01A6B"/>
    <w:rsid w:val="00E022C0"/>
    <w:rsid w:val="00E02450"/>
    <w:rsid w:val="00E03301"/>
    <w:rsid w:val="00E034E2"/>
    <w:rsid w:val="00E03949"/>
    <w:rsid w:val="00E03B02"/>
    <w:rsid w:val="00E03B98"/>
    <w:rsid w:val="00E03D2F"/>
    <w:rsid w:val="00E0424E"/>
    <w:rsid w:val="00E044AD"/>
    <w:rsid w:val="00E04D78"/>
    <w:rsid w:val="00E05534"/>
    <w:rsid w:val="00E05880"/>
    <w:rsid w:val="00E05B8F"/>
    <w:rsid w:val="00E061A2"/>
    <w:rsid w:val="00E06209"/>
    <w:rsid w:val="00E06956"/>
    <w:rsid w:val="00E07251"/>
    <w:rsid w:val="00E07957"/>
    <w:rsid w:val="00E07BDC"/>
    <w:rsid w:val="00E10455"/>
    <w:rsid w:val="00E10792"/>
    <w:rsid w:val="00E10BD4"/>
    <w:rsid w:val="00E11101"/>
    <w:rsid w:val="00E11376"/>
    <w:rsid w:val="00E115FC"/>
    <w:rsid w:val="00E118F6"/>
    <w:rsid w:val="00E119F1"/>
    <w:rsid w:val="00E11D0A"/>
    <w:rsid w:val="00E1232B"/>
    <w:rsid w:val="00E1247E"/>
    <w:rsid w:val="00E125E7"/>
    <w:rsid w:val="00E146AD"/>
    <w:rsid w:val="00E14716"/>
    <w:rsid w:val="00E150B2"/>
    <w:rsid w:val="00E15712"/>
    <w:rsid w:val="00E159C3"/>
    <w:rsid w:val="00E15B6C"/>
    <w:rsid w:val="00E174AD"/>
    <w:rsid w:val="00E17541"/>
    <w:rsid w:val="00E17AEA"/>
    <w:rsid w:val="00E202F9"/>
    <w:rsid w:val="00E20337"/>
    <w:rsid w:val="00E214F9"/>
    <w:rsid w:val="00E21CC1"/>
    <w:rsid w:val="00E21E43"/>
    <w:rsid w:val="00E22000"/>
    <w:rsid w:val="00E22A11"/>
    <w:rsid w:val="00E22CA6"/>
    <w:rsid w:val="00E22D17"/>
    <w:rsid w:val="00E2306B"/>
    <w:rsid w:val="00E2306F"/>
    <w:rsid w:val="00E23761"/>
    <w:rsid w:val="00E24293"/>
    <w:rsid w:val="00E24AE4"/>
    <w:rsid w:val="00E24F68"/>
    <w:rsid w:val="00E25220"/>
    <w:rsid w:val="00E25666"/>
    <w:rsid w:val="00E258AE"/>
    <w:rsid w:val="00E2622A"/>
    <w:rsid w:val="00E264FC"/>
    <w:rsid w:val="00E268AA"/>
    <w:rsid w:val="00E27648"/>
    <w:rsid w:val="00E27F03"/>
    <w:rsid w:val="00E30F9B"/>
    <w:rsid w:val="00E31A2E"/>
    <w:rsid w:val="00E31B00"/>
    <w:rsid w:val="00E3208D"/>
    <w:rsid w:val="00E3298D"/>
    <w:rsid w:val="00E33BC8"/>
    <w:rsid w:val="00E34056"/>
    <w:rsid w:val="00E340CD"/>
    <w:rsid w:val="00E34912"/>
    <w:rsid w:val="00E34A18"/>
    <w:rsid w:val="00E34AAF"/>
    <w:rsid w:val="00E34B4C"/>
    <w:rsid w:val="00E3510C"/>
    <w:rsid w:val="00E3517A"/>
    <w:rsid w:val="00E355F3"/>
    <w:rsid w:val="00E35AED"/>
    <w:rsid w:val="00E36F24"/>
    <w:rsid w:val="00E372A2"/>
    <w:rsid w:val="00E374DD"/>
    <w:rsid w:val="00E3757B"/>
    <w:rsid w:val="00E37E4B"/>
    <w:rsid w:val="00E40BE1"/>
    <w:rsid w:val="00E40EF8"/>
    <w:rsid w:val="00E4103F"/>
    <w:rsid w:val="00E4129A"/>
    <w:rsid w:val="00E4214E"/>
    <w:rsid w:val="00E423F7"/>
    <w:rsid w:val="00E428CE"/>
    <w:rsid w:val="00E43055"/>
    <w:rsid w:val="00E433F4"/>
    <w:rsid w:val="00E43C99"/>
    <w:rsid w:val="00E44D69"/>
    <w:rsid w:val="00E45044"/>
    <w:rsid w:val="00E46190"/>
    <w:rsid w:val="00E467BD"/>
    <w:rsid w:val="00E46EBA"/>
    <w:rsid w:val="00E46F1C"/>
    <w:rsid w:val="00E4700E"/>
    <w:rsid w:val="00E4714F"/>
    <w:rsid w:val="00E47B6D"/>
    <w:rsid w:val="00E50162"/>
    <w:rsid w:val="00E50851"/>
    <w:rsid w:val="00E508FD"/>
    <w:rsid w:val="00E51DE6"/>
    <w:rsid w:val="00E51FE8"/>
    <w:rsid w:val="00E52046"/>
    <w:rsid w:val="00E523BD"/>
    <w:rsid w:val="00E52E23"/>
    <w:rsid w:val="00E53842"/>
    <w:rsid w:val="00E539EA"/>
    <w:rsid w:val="00E53D76"/>
    <w:rsid w:val="00E53E5A"/>
    <w:rsid w:val="00E54F94"/>
    <w:rsid w:val="00E551E6"/>
    <w:rsid w:val="00E55B01"/>
    <w:rsid w:val="00E56131"/>
    <w:rsid w:val="00E5645D"/>
    <w:rsid w:val="00E5656F"/>
    <w:rsid w:val="00E5678C"/>
    <w:rsid w:val="00E5686D"/>
    <w:rsid w:val="00E57027"/>
    <w:rsid w:val="00E57230"/>
    <w:rsid w:val="00E57251"/>
    <w:rsid w:val="00E57341"/>
    <w:rsid w:val="00E5735D"/>
    <w:rsid w:val="00E601F4"/>
    <w:rsid w:val="00E604EE"/>
    <w:rsid w:val="00E61A55"/>
    <w:rsid w:val="00E61B11"/>
    <w:rsid w:val="00E61D20"/>
    <w:rsid w:val="00E6208F"/>
    <w:rsid w:val="00E62BC2"/>
    <w:rsid w:val="00E63574"/>
    <w:rsid w:val="00E63CBC"/>
    <w:rsid w:val="00E63EB9"/>
    <w:rsid w:val="00E64752"/>
    <w:rsid w:val="00E6572D"/>
    <w:rsid w:val="00E66027"/>
    <w:rsid w:val="00E66687"/>
    <w:rsid w:val="00E66758"/>
    <w:rsid w:val="00E66928"/>
    <w:rsid w:val="00E671A9"/>
    <w:rsid w:val="00E67289"/>
    <w:rsid w:val="00E67AC3"/>
    <w:rsid w:val="00E707A4"/>
    <w:rsid w:val="00E70980"/>
    <w:rsid w:val="00E71358"/>
    <w:rsid w:val="00E7148B"/>
    <w:rsid w:val="00E71750"/>
    <w:rsid w:val="00E7196E"/>
    <w:rsid w:val="00E71C99"/>
    <w:rsid w:val="00E71D27"/>
    <w:rsid w:val="00E725FA"/>
    <w:rsid w:val="00E72898"/>
    <w:rsid w:val="00E728EB"/>
    <w:rsid w:val="00E72A61"/>
    <w:rsid w:val="00E72F08"/>
    <w:rsid w:val="00E7372C"/>
    <w:rsid w:val="00E737ED"/>
    <w:rsid w:val="00E73FDA"/>
    <w:rsid w:val="00E74216"/>
    <w:rsid w:val="00E7468C"/>
    <w:rsid w:val="00E75661"/>
    <w:rsid w:val="00E75B57"/>
    <w:rsid w:val="00E75CBD"/>
    <w:rsid w:val="00E75D9B"/>
    <w:rsid w:val="00E766A4"/>
    <w:rsid w:val="00E76E79"/>
    <w:rsid w:val="00E771E9"/>
    <w:rsid w:val="00E7721E"/>
    <w:rsid w:val="00E77A40"/>
    <w:rsid w:val="00E77B36"/>
    <w:rsid w:val="00E77C97"/>
    <w:rsid w:val="00E77E21"/>
    <w:rsid w:val="00E77FDE"/>
    <w:rsid w:val="00E80ACF"/>
    <w:rsid w:val="00E80B67"/>
    <w:rsid w:val="00E80F49"/>
    <w:rsid w:val="00E817BD"/>
    <w:rsid w:val="00E818B1"/>
    <w:rsid w:val="00E81A0B"/>
    <w:rsid w:val="00E82450"/>
    <w:rsid w:val="00E824D0"/>
    <w:rsid w:val="00E82A7D"/>
    <w:rsid w:val="00E82B85"/>
    <w:rsid w:val="00E82B9E"/>
    <w:rsid w:val="00E82F45"/>
    <w:rsid w:val="00E83FD1"/>
    <w:rsid w:val="00E8447E"/>
    <w:rsid w:val="00E849C0"/>
    <w:rsid w:val="00E8522B"/>
    <w:rsid w:val="00E85F70"/>
    <w:rsid w:val="00E870DE"/>
    <w:rsid w:val="00E87EE8"/>
    <w:rsid w:val="00E900FF"/>
    <w:rsid w:val="00E9060F"/>
    <w:rsid w:val="00E911DA"/>
    <w:rsid w:val="00E9133A"/>
    <w:rsid w:val="00E915EC"/>
    <w:rsid w:val="00E916BE"/>
    <w:rsid w:val="00E91757"/>
    <w:rsid w:val="00E91C67"/>
    <w:rsid w:val="00E92B16"/>
    <w:rsid w:val="00E92C80"/>
    <w:rsid w:val="00E92F91"/>
    <w:rsid w:val="00E93414"/>
    <w:rsid w:val="00E94208"/>
    <w:rsid w:val="00E9474A"/>
    <w:rsid w:val="00E94B30"/>
    <w:rsid w:val="00E953D9"/>
    <w:rsid w:val="00E95953"/>
    <w:rsid w:val="00E9692E"/>
    <w:rsid w:val="00E970B5"/>
    <w:rsid w:val="00E97283"/>
    <w:rsid w:val="00E97728"/>
    <w:rsid w:val="00E97A08"/>
    <w:rsid w:val="00E97A64"/>
    <w:rsid w:val="00E97E58"/>
    <w:rsid w:val="00EA083C"/>
    <w:rsid w:val="00EA0940"/>
    <w:rsid w:val="00EA0CAF"/>
    <w:rsid w:val="00EA18D2"/>
    <w:rsid w:val="00EA1A32"/>
    <w:rsid w:val="00EA2107"/>
    <w:rsid w:val="00EA26F6"/>
    <w:rsid w:val="00EA28A2"/>
    <w:rsid w:val="00EA2F11"/>
    <w:rsid w:val="00EA3281"/>
    <w:rsid w:val="00EA3E83"/>
    <w:rsid w:val="00EA45D2"/>
    <w:rsid w:val="00EA53D2"/>
    <w:rsid w:val="00EA5639"/>
    <w:rsid w:val="00EA5D6F"/>
    <w:rsid w:val="00EA5F44"/>
    <w:rsid w:val="00EA63E6"/>
    <w:rsid w:val="00EA70C3"/>
    <w:rsid w:val="00EA713E"/>
    <w:rsid w:val="00EA757D"/>
    <w:rsid w:val="00EA7A1B"/>
    <w:rsid w:val="00EA7E07"/>
    <w:rsid w:val="00EB03B4"/>
    <w:rsid w:val="00EB0B48"/>
    <w:rsid w:val="00EB1982"/>
    <w:rsid w:val="00EB1C38"/>
    <w:rsid w:val="00EB1C4A"/>
    <w:rsid w:val="00EB1D81"/>
    <w:rsid w:val="00EB216C"/>
    <w:rsid w:val="00EB244A"/>
    <w:rsid w:val="00EB2637"/>
    <w:rsid w:val="00EB26B7"/>
    <w:rsid w:val="00EB30F1"/>
    <w:rsid w:val="00EB3328"/>
    <w:rsid w:val="00EB34F0"/>
    <w:rsid w:val="00EB3696"/>
    <w:rsid w:val="00EB37A5"/>
    <w:rsid w:val="00EB3EF9"/>
    <w:rsid w:val="00EB3F05"/>
    <w:rsid w:val="00EB3F0E"/>
    <w:rsid w:val="00EB451C"/>
    <w:rsid w:val="00EB4906"/>
    <w:rsid w:val="00EB4A3D"/>
    <w:rsid w:val="00EB4A59"/>
    <w:rsid w:val="00EB4D16"/>
    <w:rsid w:val="00EB506B"/>
    <w:rsid w:val="00EB5B45"/>
    <w:rsid w:val="00EB5BE9"/>
    <w:rsid w:val="00EB5F4C"/>
    <w:rsid w:val="00EB6681"/>
    <w:rsid w:val="00EB6D2D"/>
    <w:rsid w:val="00EB709A"/>
    <w:rsid w:val="00EC03DB"/>
    <w:rsid w:val="00EC0BB8"/>
    <w:rsid w:val="00EC0C26"/>
    <w:rsid w:val="00EC0CF6"/>
    <w:rsid w:val="00EC0ED3"/>
    <w:rsid w:val="00EC0EE0"/>
    <w:rsid w:val="00EC1C90"/>
    <w:rsid w:val="00EC2243"/>
    <w:rsid w:val="00EC242C"/>
    <w:rsid w:val="00EC29B5"/>
    <w:rsid w:val="00EC29BF"/>
    <w:rsid w:val="00EC3A62"/>
    <w:rsid w:val="00EC3DD9"/>
    <w:rsid w:val="00EC4B83"/>
    <w:rsid w:val="00EC4D88"/>
    <w:rsid w:val="00EC4F8E"/>
    <w:rsid w:val="00EC7333"/>
    <w:rsid w:val="00EC73CC"/>
    <w:rsid w:val="00EC7759"/>
    <w:rsid w:val="00EC7DD0"/>
    <w:rsid w:val="00ED03C4"/>
    <w:rsid w:val="00ED0946"/>
    <w:rsid w:val="00ED0F1E"/>
    <w:rsid w:val="00ED1053"/>
    <w:rsid w:val="00ED10DA"/>
    <w:rsid w:val="00ED123A"/>
    <w:rsid w:val="00ED13D3"/>
    <w:rsid w:val="00ED154A"/>
    <w:rsid w:val="00ED17DF"/>
    <w:rsid w:val="00ED1802"/>
    <w:rsid w:val="00ED21E7"/>
    <w:rsid w:val="00ED2335"/>
    <w:rsid w:val="00ED264C"/>
    <w:rsid w:val="00ED2AA3"/>
    <w:rsid w:val="00ED2ED2"/>
    <w:rsid w:val="00ED32D5"/>
    <w:rsid w:val="00ED32F0"/>
    <w:rsid w:val="00ED44E8"/>
    <w:rsid w:val="00ED4D70"/>
    <w:rsid w:val="00ED5CBE"/>
    <w:rsid w:val="00ED5F40"/>
    <w:rsid w:val="00ED62A1"/>
    <w:rsid w:val="00ED66B7"/>
    <w:rsid w:val="00ED6975"/>
    <w:rsid w:val="00ED69C3"/>
    <w:rsid w:val="00ED7209"/>
    <w:rsid w:val="00ED74FB"/>
    <w:rsid w:val="00ED7BA4"/>
    <w:rsid w:val="00EE0678"/>
    <w:rsid w:val="00EE09D5"/>
    <w:rsid w:val="00EE0C6B"/>
    <w:rsid w:val="00EE0D57"/>
    <w:rsid w:val="00EE127D"/>
    <w:rsid w:val="00EE1C6D"/>
    <w:rsid w:val="00EE24F4"/>
    <w:rsid w:val="00EE2631"/>
    <w:rsid w:val="00EE2779"/>
    <w:rsid w:val="00EE27B9"/>
    <w:rsid w:val="00EE29E9"/>
    <w:rsid w:val="00EE32CE"/>
    <w:rsid w:val="00EE34D5"/>
    <w:rsid w:val="00EE3771"/>
    <w:rsid w:val="00EE42AE"/>
    <w:rsid w:val="00EE47BE"/>
    <w:rsid w:val="00EE4950"/>
    <w:rsid w:val="00EE514B"/>
    <w:rsid w:val="00EE53E3"/>
    <w:rsid w:val="00EE5C61"/>
    <w:rsid w:val="00EE5D15"/>
    <w:rsid w:val="00EE5E8B"/>
    <w:rsid w:val="00EE622D"/>
    <w:rsid w:val="00EE6C97"/>
    <w:rsid w:val="00EE6DEF"/>
    <w:rsid w:val="00EE73EE"/>
    <w:rsid w:val="00EE7624"/>
    <w:rsid w:val="00EE7BB1"/>
    <w:rsid w:val="00EE7C48"/>
    <w:rsid w:val="00EF0137"/>
    <w:rsid w:val="00EF039E"/>
    <w:rsid w:val="00EF1DBD"/>
    <w:rsid w:val="00EF2988"/>
    <w:rsid w:val="00EF29D4"/>
    <w:rsid w:val="00EF2E81"/>
    <w:rsid w:val="00EF346D"/>
    <w:rsid w:val="00EF37B0"/>
    <w:rsid w:val="00EF3C4B"/>
    <w:rsid w:val="00EF3CE4"/>
    <w:rsid w:val="00EF4006"/>
    <w:rsid w:val="00EF4252"/>
    <w:rsid w:val="00EF4566"/>
    <w:rsid w:val="00EF4823"/>
    <w:rsid w:val="00EF4878"/>
    <w:rsid w:val="00EF48C0"/>
    <w:rsid w:val="00EF5A9D"/>
    <w:rsid w:val="00EF5E4B"/>
    <w:rsid w:val="00EF5F61"/>
    <w:rsid w:val="00EF6566"/>
    <w:rsid w:val="00EF6F8A"/>
    <w:rsid w:val="00EF6FD0"/>
    <w:rsid w:val="00EF752A"/>
    <w:rsid w:val="00EF756C"/>
    <w:rsid w:val="00F0004E"/>
    <w:rsid w:val="00F00446"/>
    <w:rsid w:val="00F00665"/>
    <w:rsid w:val="00F008EB"/>
    <w:rsid w:val="00F00928"/>
    <w:rsid w:val="00F01366"/>
    <w:rsid w:val="00F02BAA"/>
    <w:rsid w:val="00F02EDB"/>
    <w:rsid w:val="00F03681"/>
    <w:rsid w:val="00F036F4"/>
    <w:rsid w:val="00F03806"/>
    <w:rsid w:val="00F03CC4"/>
    <w:rsid w:val="00F043FE"/>
    <w:rsid w:val="00F044C7"/>
    <w:rsid w:val="00F04510"/>
    <w:rsid w:val="00F0457A"/>
    <w:rsid w:val="00F04FB1"/>
    <w:rsid w:val="00F05747"/>
    <w:rsid w:val="00F05CCB"/>
    <w:rsid w:val="00F05FB1"/>
    <w:rsid w:val="00F0634B"/>
    <w:rsid w:val="00F06856"/>
    <w:rsid w:val="00F07D47"/>
    <w:rsid w:val="00F07F54"/>
    <w:rsid w:val="00F102C4"/>
    <w:rsid w:val="00F10725"/>
    <w:rsid w:val="00F115D5"/>
    <w:rsid w:val="00F1193D"/>
    <w:rsid w:val="00F120BC"/>
    <w:rsid w:val="00F125CA"/>
    <w:rsid w:val="00F12679"/>
    <w:rsid w:val="00F1269A"/>
    <w:rsid w:val="00F12743"/>
    <w:rsid w:val="00F127C5"/>
    <w:rsid w:val="00F12A03"/>
    <w:rsid w:val="00F1331E"/>
    <w:rsid w:val="00F136F4"/>
    <w:rsid w:val="00F13A0C"/>
    <w:rsid w:val="00F13AAE"/>
    <w:rsid w:val="00F1478E"/>
    <w:rsid w:val="00F14E39"/>
    <w:rsid w:val="00F1533B"/>
    <w:rsid w:val="00F1537C"/>
    <w:rsid w:val="00F1568C"/>
    <w:rsid w:val="00F15C92"/>
    <w:rsid w:val="00F15E3D"/>
    <w:rsid w:val="00F15EC4"/>
    <w:rsid w:val="00F15F31"/>
    <w:rsid w:val="00F16A99"/>
    <w:rsid w:val="00F16D03"/>
    <w:rsid w:val="00F17906"/>
    <w:rsid w:val="00F17B50"/>
    <w:rsid w:val="00F17F12"/>
    <w:rsid w:val="00F21155"/>
    <w:rsid w:val="00F21188"/>
    <w:rsid w:val="00F2145F"/>
    <w:rsid w:val="00F21631"/>
    <w:rsid w:val="00F216F5"/>
    <w:rsid w:val="00F21AE0"/>
    <w:rsid w:val="00F21EED"/>
    <w:rsid w:val="00F223CD"/>
    <w:rsid w:val="00F223ED"/>
    <w:rsid w:val="00F2304A"/>
    <w:rsid w:val="00F238C7"/>
    <w:rsid w:val="00F24653"/>
    <w:rsid w:val="00F251BF"/>
    <w:rsid w:val="00F25AF9"/>
    <w:rsid w:val="00F25B45"/>
    <w:rsid w:val="00F263AB"/>
    <w:rsid w:val="00F2653B"/>
    <w:rsid w:val="00F26755"/>
    <w:rsid w:val="00F26DF3"/>
    <w:rsid w:val="00F26E10"/>
    <w:rsid w:val="00F26F00"/>
    <w:rsid w:val="00F277CF"/>
    <w:rsid w:val="00F278D7"/>
    <w:rsid w:val="00F27EDD"/>
    <w:rsid w:val="00F3012C"/>
    <w:rsid w:val="00F3066F"/>
    <w:rsid w:val="00F30A48"/>
    <w:rsid w:val="00F30E00"/>
    <w:rsid w:val="00F31B17"/>
    <w:rsid w:val="00F31EDB"/>
    <w:rsid w:val="00F323A3"/>
    <w:rsid w:val="00F326C5"/>
    <w:rsid w:val="00F32987"/>
    <w:rsid w:val="00F334CE"/>
    <w:rsid w:val="00F33CD1"/>
    <w:rsid w:val="00F33FBF"/>
    <w:rsid w:val="00F341DE"/>
    <w:rsid w:val="00F343F0"/>
    <w:rsid w:val="00F34966"/>
    <w:rsid w:val="00F34C1F"/>
    <w:rsid w:val="00F34E9A"/>
    <w:rsid w:val="00F34EB9"/>
    <w:rsid w:val="00F352DB"/>
    <w:rsid w:val="00F3545B"/>
    <w:rsid w:val="00F354A2"/>
    <w:rsid w:val="00F35503"/>
    <w:rsid w:val="00F35515"/>
    <w:rsid w:val="00F357F1"/>
    <w:rsid w:val="00F35845"/>
    <w:rsid w:val="00F35AC6"/>
    <w:rsid w:val="00F35B9A"/>
    <w:rsid w:val="00F35DE3"/>
    <w:rsid w:val="00F36A3F"/>
    <w:rsid w:val="00F37BB7"/>
    <w:rsid w:val="00F37C5F"/>
    <w:rsid w:val="00F37D71"/>
    <w:rsid w:val="00F401F3"/>
    <w:rsid w:val="00F407AA"/>
    <w:rsid w:val="00F41474"/>
    <w:rsid w:val="00F41EFA"/>
    <w:rsid w:val="00F41FC4"/>
    <w:rsid w:val="00F4210E"/>
    <w:rsid w:val="00F423FE"/>
    <w:rsid w:val="00F424DD"/>
    <w:rsid w:val="00F427AB"/>
    <w:rsid w:val="00F43076"/>
    <w:rsid w:val="00F43709"/>
    <w:rsid w:val="00F4374A"/>
    <w:rsid w:val="00F43A24"/>
    <w:rsid w:val="00F43DCB"/>
    <w:rsid w:val="00F44977"/>
    <w:rsid w:val="00F44A01"/>
    <w:rsid w:val="00F45029"/>
    <w:rsid w:val="00F450E6"/>
    <w:rsid w:val="00F45237"/>
    <w:rsid w:val="00F45448"/>
    <w:rsid w:val="00F4554A"/>
    <w:rsid w:val="00F4593C"/>
    <w:rsid w:val="00F4601F"/>
    <w:rsid w:val="00F5064C"/>
    <w:rsid w:val="00F51ED9"/>
    <w:rsid w:val="00F520AD"/>
    <w:rsid w:val="00F528C5"/>
    <w:rsid w:val="00F52BAF"/>
    <w:rsid w:val="00F53063"/>
    <w:rsid w:val="00F535E5"/>
    <w:rsid w:val="00F536B5"/>
    <w:rsid w:val="00F53755"/>
    <w:rsid w:val="00F53BED"/>
    <w:rsid w:val="00F54398"/>
    <w:rsid w:val="00F543E4"/>
    <w:rsid w:val="00F55384"/>
    <w:rsid w:val="00F55752"/>
    <w:rsid w:val="00F5723A"/>
    <w:rsid w:val="00F573F6"/>
    <w:rsid w:val="00F57588"/>
    <w:rsid w:val="00F608AA"/>
    <w:rsid w:val="00F6101C"/>
    <w:rsid w:val="00F6129E"/>
    <w:rsid w:val="00F6164B"/>
    <w:rsid w:val="00F6277B"/>
    <w:rsid w:val="00F627F0"/>
    <w:rsid w:val="00F62AC4"/>
    <w:rsid w:val="00F63446"/>
    <w:rsid w:val="00F6384D"/>
    <w:rsid w:val="00F6413D"/>
    <w:rsid w:val="00F64591"/>
    <w:rsid w:val="00F649C7"/>
    <w:rsid w:val="00F653F9"/>
    <w:rsid w:val="00F6551B"/>
    <w:rsid w:val="00F65562"/>
    <w:rsid w:val="00F66979"/>
    <w:rsid w:val="00F672C8"/>
    <w:rsid w:val="00F67959"/>
    <w:rsid w:val="00F67961"/>
    <w:rsid w:val="00F67C9A"/>
    <w:rsid w:val="00F701E4"/>
    <w:rsid w:val="00F70662"/>
    <w:rsid w:val="00F712FB"/>
    <w:rsid w:val="00F72201"/>
    <w:rsid w:val="00F725CF"/>
    <w:rsid w:val="00F72BB1"/>
    <w:rsid w:val="00F732C0"/>
    <w:rsid w:val="00F73804"/>
    <w:rsid w:val="00F73C54"/>
    <w:rsid w:val="00F73D85"/>
    <w:rsid w:val="00F73DB1"/>
    <w:rsid w:val="00F742E0"/>
    <w:rsid w:val="00F74356"/>
    <w:rsid w:val="00F74973"/>
    <w:rsid w:val="00F7504E"/>
    <w:rsid w:val="00F7631C"/>
    <w:rsid w:val="00F76D3C"/>
    <w:rsid w:val="00F76E38"/>
    <w:rsid w:val="00F76FC4"/>
    <w:rsid w:val="00F76FD5"/>
    <w:rsid w:val="00F77E22"/>
    <w:rsid w:val="00F77E45"/>
    <w:rsid w:val="00F77E98"/>
    <w:rsid w:val="00F8016E"/>
    <w:rsid w:val="00F80328"/>
    <w:rsid w:val="00F80A15"/>
    <w:rsid w:val="00F80FCE"/>
    <w:rsid w:val="00F8109B"/>
    <w:rsid w:val="00F815FC"/>
    <w:rsid w:val="00F8196F"/>
    <w:rsid w:val="00F819CE"/>
    <w:rsid w:val="00F82415"/>
    <w:rsid w:val="00F824D4"/>
    <w:rsid w:val="00F826EA"/>
    <w:rsid w:val="00F82948"/>
    <w:rsid w:val="00F82D37"/>
    <w:rsid w:val="00F83A0A"/>
    <w:rsid w:val="00F83FAE"/>
    <w:rsid w:val="00F845D7"/>
    <w:rsid w:val="00F84FD8"/>
    <w:rsid w:val="00F85306"/>
    <w:rsid w:val="00F85E02"/>
    <w:rsid w:val="00F8638F"/>
    <w:rsid w:val="00F868AE"/>
    <w:rsid w:val="00F86DE9"/>
    <w:rsid w:val="00F87531"/>
    <w:rsid w:val="00F87DF5"/>
    <w:rsid w:val="00F87EBA"/>
    <w:rsid w:val="00F90822"/>
    <w:rsid w:val="00F9095F"/>
    <w:rsid w:val="00F915CD"/>
    <w:rsid w:val="00F9190D"/>
    <w:rsid w:val="00F92A16"/>
    <w:rsid w:val="00F92BA8"/>
    <w:rsid w:val="00F92D47"/>
    <w:rsid w:val="00F92D9C"/>
    <w:rsid w:val="00F930B1"/>
    <w:rsid w:val="00F93CC4"/>
    <w:rsid w:val="00F93E4C"/>
    <w:rsid w:val="00F94124"/>
    <w:rsid w:val="00F94323"/>
    <w:rsid w:val="00F94F3C"/>
    <w:rsid w:val="00F95093"/>
    <w:rsid w:val="00F95354"/>
    <w:rsid w:val="00F9574D"/>
    <w:rsid w:val="00F95A2E"/>
    <w:rsid w:val="00F95E06"/>
    <w:rsid w:val="00F96B02"/>
    <w:rsid w:val="00F96C1A"/>
    <w:rsid w:val="00F96C3C"/>
    <w:rsid w:val="00F96D8C"/>
    <w:rsid w:val="00F970D7"/>
    <w:rsid w:val="00F97CCD"/>
    <w:rsid w:val="00FA0A98"/>
    <w:rsid w:val="00FA1FCE"/>
    <w:rsid w:val="00FA2BFA"/>
    <w:rsid w:val="00FA2D8F"/>
    <w:rsid w:val="00FA3ABA"/>
    <w:rsid w:val="00FA3E56"/>
    <w:rsid w:val="00FA4D1A"/>
    <w:rsid w:val="00FA56C0"/>
    <w:rsid w:val="00FA6106"/>
    <w:rsid w:val="00FA6D44"/>
    <w:rsid w:val="00FA709F"/>
    <w:rsid w:val="00FA7631"/>
    <w:rsid w:val="00FA7E0D"/>
    <w:rsid w:val="00FA7EE4"/>
    <w:rsid w:val="00FB00EC"/>
    <w:rsid w:val="00FB033A"/>
    <w:rsid w:val="00FB0EC5"/>
    <w:rsid w:val="00FB1500"/>
    <w:rsid w:val="00FB19C2"/>
    <w:rsid w:val="00FB19DA"/>
    <w:rsid w:val="00FB2779"/>
    <w:rsid w:val="00FB298C"/>
    <w:rsid w:val="00FB2D8E"/>
    <w:rsid w:val="00FB3853"/>
    <w:rsid w:val="00FB38E1"/>
    <w:rsid w:val="00FB3991"/>
    <w:rsid w:val="00FB3A8C"/>
    <w:rsid w:val="00FB45CF"/>
    <w:rsid w:val="00FB4858"/>
    <w:rsid w:val="00FB4B6A"/>
    <w:rsid w:val="00FB5537"/>
    <w:rsid w:val="00FB56AC"/>
    <w:rsid w:val="00FB5A83"/>
    <w:rsid w:val="00FB6466"/>
    <w:rsid w:val="00FB675C"/>
    <w:rsid w:val="00FB6BC6"/>
    <w:rsid w:val="00FB71F3"/>
    <w:rsid w:val="00FB755A"/>
    <w:rsid w:val="00FB7B2D"/>
    <w:rsid w:val="00FB7BAC"/>
    <w:rsid w:val="00FB7C86"/>
    <w:rsid w:val="00FC0127"/>
    <w:rsid w:val="00FC0BC0"/>
    <w:rsid w:val="00FC0BF6"/>
    <w:rsid w:val="00FC0BF8"/>
    <w:rsid w:val="00FC0C35"/>
    <w:rsid w:val="00FC1973"/>
    <w:rsid w:val="00FC1CD7"/>
    <w:rsid w:val="00FC23E8"/>
    <w:rsid w:val="00FC2A44"/>
    <w:rsid w:val="00FC2F2C"/>
    <w:rsid w:val="00FC3891"/>
    <w:rsid w:val="00FC3A4A"/>
    <w:rsid w:val="00FC3AA9"/>
    <w:rsid w:val="00FC3D7A"/>
    <w:rsid w:val="00FC485B"/>
    <w:rsid w:val="00FC4ACD"/>
    <w:rsid w:val="00FC4C7F"/>
    <w:rsid w:val="00FC4D0A"/>
    <w:rsid w:val="00FC50C3"/>
    <w:rsid w:val="00FC524D"/>
    <w:rsid w:val="00FC535B"/>
    <w:rsid w:val="00FC5C65"/>
    <w:rsid w:val="00FC5D5D"/>
    <w:rsid w:val="00FC6595"/>
    <w:rsid w:val="00FC68E7"/>
    <w:rsid w:val="00FC6B76"/>
    <w:rsid w:val="00FC73ED"/>
    <w:rsid w:val="00FC752E"/>
    <w:rsid w:val="00FC7B1A"/>
    <w:rsid w:val="00FC7B2A"/>
    <w:rsid w:val="00FD0327"/>
    <w:rsid w:val="00FD0BB3"/>
    <w:rsid w:val="00FD2226"/>
    <w:rsid w:val="00FD2A36"/>
    <w:rsid w:val="00FD2E65"/>
    <w:rsid w:val="00FD3588"/>
    <w:rsid w:val="00FD3D32"/>
    <w:rsid w:val="00FD4D22"/>
    <w:rsid w:val="00FD5AAF"/>
    <w:rsid w:val="00FD5AB4"/>
    <w:rsid w:val="00FD5E24"/>
    <w:rsid w:val="00FD6917"/>
    <w:rsid w:val="00FD6B0E"/>
    <w:rsid w:val="00FD7125"/>
    <w:rsid w:val="00FD7147"/>
    <w:rsid w:val="00FD7A19"/>
    <w:rsid w:val="00FE0200"/>
    <w:rsid w:val="00FE09F7"/>
    <w:rsid w:val="00FE0E3E"/>
    <w:rsid w:val="00FE18AD"/>
    <w:rsid w:val="00FE1B34"/>
    <w:rsid w:val="00FE1E30"/>
    <w:rsid w:val="00FE2129"/>
    <w:rsid w:val="00FE227F"/>
    <w:rsid w:val="00FE364F"/>
    <w:rsid w:val="00FE3B59"/>
    <w:rsid w:val="00FE3C30"/>
    <w:rsid w:val="00FE422A"/>
    <w:rsid w:val="00FE5BF4"/>
    <w:rsid w:val="00FE5D91"/>
    <w:rsid w:val="00FE5FCD"/>
    <w:rsid w:val="00FE63D0"/>
    <w:rsid w:val="00FE6786"/>
    <w:rsid w:val="00FE7152"/>
    <w:rsid w:val="00FE7245"/>
    <w:rsid w:val="00FE73C2"/>
    <w:rsid w:val="00FE772E"/>
    <w:rsid w:val="00FE7B90"/>
    <w:rsid w:val="00FF03DD"/>
    <w:rsid w:val="00FF0B70"/>
    <w:rsid w:val="00FF0D80"/>
    <w:rsid w:val="00FF1E5B"/>
    <w:rsid w:val="00FF2B62"/>
    <w:rsid w:val="00FF3287"/>
    <w:rsid w:val="00FF3478"/>
    <w:rsid w:val="00FF3631"/>
    <w:rsid w:val="00FF36CF"/>
    <w:rsid w:val="00FF3DB0"/>
    <w:rsid w:val="00FF4313"/>
    <w:rsid w:val="00FF4401"/>
    <w:rsid w:val="00FF4C2F"/>
    <w:rsid w:val="00FF4CE1"/>
    <w:rsid w:val="00FF4CE5"/>
    <w:rsid w:val="00FF51D6"/>
    <w:rsid w:val="00FF5445"/>
    <w:rsid w:val="00FF566D"/>
    <w:rsid w:val="00FF56F9"/>
    <w:rsid w:val="00FF59AF"/>
    <w:rsid w:val="00FF5AC9"/>
    <w:rsid w:val="00FF5DDD"/>
    <w:rsid w:val="00FF6080"/>
    <w:rsid w:val="00FF635A"/>
    <w:rsid w:val="00FF6A3D"/>
    <w:rsid w:val="00FF6B6C"/>
    <w:rsid w:val="00FF7347"/>
    <w:rsid w:val="00FF744B"/>
    <w:rsid w:val="00FF7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3B9A7"/>
  <w15:chartTrackingRefBased/>
  <w15:docId w15:val="{4BE080B5-1AB9-43B1-91AF-5133B3A0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6ECE"/>
    <w:pPr>
      <w:widowControl w:val="0"/>
    </w:pPr>
  </w:style>
  <w:style w:type="paragraph" w:styleId="1">
    <w:name w:val="heading 1"/>
    <w:basedOn w:val="a"/>
    <w:next w:val="a"/>
    <w:link w:val="10"/>
    <w:uiPriority w:val="9"/>
    <w:qFormat/>
    <w:rsid w:val="00F608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08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608A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608A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608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08A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608A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08A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608A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608A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608A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F608A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608A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608AA"/>
    <w:rPr>
      <w:rFonts w:eastAsiaTheme="majorEastAsia" w:cstheme="majorBidi"/>
      <w:color w:val="0F4761" w:themeColor="accent1" w:themeShade="BF"/>
    </w:rPr>
  </w:style>
  <w:style w:type="character" w:customStyle="1" w:styleId="60">
    <w:name w:val="標題 6 字元"/>
    <w:basedOn w:val="a0"/>
    <w:link w:val="6"/>
    <w:uiPriority w:val="9"/>
    <w:semiHidden/>
    <w:rsid w:val="00F608AA"/>
    <w:rPr>
      <w:rFonts w:eastAsiaTheme="majorEastAsia" w:cstheme="majorBidi"/>
      <w:color w:val="595959" w:themeColor="text1" w:themeTint="A6"/>
    </w:rPr>
  </w:style>
  <w:style w:type="character" w:customStyle="1" w:styleId="70">
    <w:name w:val="標題 7 字元"/>
    <w:basedOn w:val="a0"/>
    <w:link w:val="7"/>
    <w:uiPriority w:val="9"/>
    <w:semiHidden/>
    <w:rsid w:val="00F608AA"/>
    <w:rPr>
      <w:rFonts w:eastAsiaTheme="majorEastAsia" w:cstheme="majorBidi"/>
      <w:color w:val="595959" w:themeColor="text1" w:themeTint="A6"/>
    </w:rPr>
  </w:style>
  <w:style w:type="character" w:customStyle="1" w:styleId="80">
    <w:name w:val="標題 8 字元"/>
    <w:basedOn w:val="a0"/>
    <w:link w:val="8"/>
    <w:uiPriority w:val="9"/>
    <w:semiHidden/>
    <w:rsid w:val="00F608AA"/>
    <w:rPr>
      <w:rFonts w:eastAsiaTheme="majorEastAsia" w:cstheme="majorBidi"/>
      <w:color w:val="272727" w:themeColor="text1" w:themeTint="D8"/>
    </w:rPr>
  </w:style>
  <w:style w:type="character" w:customStyle="1" w:styleId="90">
    <w:name w:val="標題 9 字元"/>
    <w:basedOn w:val="a0"/>
    <w:link w:val="9"/>
    <w:uiPriority w:val="9"/>
    <w:semiHidden/>
    <w:rsid w:val="00F608AA"/>
    <w:rPr>
      <w:rFonts w:eastAsiaTheme="majorEastAsia" w:cstheme="majorBidi"/>
      <w:color w:val="272727" w:themeColor="text1" w:themeTint="D8"/>
    </w:rPr>
  </w:style>
  <w:style w:type="paragraph" w:styleId="a3">
    <w:name w:val="Title"/>
    <w:basedOn w:val="a"/>
    <w:next w:val="a"/>
    <w:link w:val="a4"/>
    <w:uiPriority w:val="10"/>
    <w:qFormat/>
    <w:rsid w:val="00F608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608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08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608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08AA"/>
    <w:pPr>
      <w:spacing w:before="160"/>
      <w:jc w:val="center"/>
    </w:pPr>
    <w:rPr>
      <w:i/>
      <w:iCs/>
      <w:color w:val="404040" w:themeColor="text1" w:themeTint="BF"/>
    </w:rPr>
  </w:style>
  <w:style w:type="character" w:customStyle="1" w:styleId="a8">
    <w:name w:val="引文 字元"/>
    <w:basedOn w:val="a0"/>
    <w:link w:val="a7"/>
    <w:uiPriority w:val="29"/>
    <w:rsid w:val="00F608AA"/>
    <w:rPr>
      <w:i/>
      <w:iCs/>
      <w:color w:val="404040" w:themeColor="text1" w:themeTint="BF"/>
    </w:rPr>
  </w:style>
  <w:style w:type="paragraph" w:styleId="a9">
    <w:name w:val="List Paragraph"/>
    <w:basedOn w:val="a"/>
    <w:uiPriority w:val="34"/>
    <w:qFormat/>
    <w:rsid w:val="00F608AA"/>
    <w:pPr>
      <w:ind w:left="720"/>
      <w:contextualSpacing/>
    </w:pPr>
  </w:style>
  <w:style w:type="character" w:styleId="aa">
    <w:name w:val="Intense Emphasis"/>
    <w:basedOn w:val="a0"/>
    <w:uiPriority w:val="21"/>
    <w:qFormat/>
    <w:rsid w:val="00F608AA"/>
    <w:rPr>
      <w:i/>
      <w:iCs/>
      <w:color w:val="0F4761" w:themeColor="accent1" w:themeShade="BF"/>
    </w:rPr>
  </w:style>
  <w:style w:type="paragraph" w:styleId="ab">
    <w:name w:val="Intense Quote"/>
    <w:basedOn w:val="a"/>
    <w:next w:val="a"/>
    <w:link w:val="ac"/>
    <w:uiPriority w:val="30"/>
    <w:qFormat/>
    <w:rsid w:val="00F60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608AA"/>
    <w:rPr>
      <w:i/>
      <w:iCs/>
      <w:color w:val="0F4761" w:themeColor="accent1" w:themeShade="BF"/>
    </w:rPr>
  </w:style>
  <w:style w:type="character" w:styleId="ad">
    <w:name w:val="Intense Reference"/>
    <w:basedOn w:val="a0"/>
    <w:uiPriority w:val="32"/>
    <w:qFormat/>
    <w:rsid w:val="00F608AA"/>
    <w:rPr>
      <w:b/>
      <w:bCs/>
      <w:smallCaps/>
      <w:color w:val="0F4761" w:themeColor="accent1" w:themeShade="BF"/>
      <w:spacing w:val="5"/>
    </w:rPr>
  </w:style>
  <w:style w:type="table" w:customStyle="1" w:styleId="ae">
    <w:name w:val="三線表"/>
    <w:basedOn w:val="a1"/>
    <w:uiPriority w:val="99"/>
    <w:rsid w:val="00F608AA"/>
    <w:pPr>
      <w:spacing w:after="0" w:line="240" w:lineRule="auto"/>
    </w:pPr>
    <w:tblPr>
      <w:tblBorders>
        <w:top w:val="single" w:sz="4" w:space="0" w:color="auto"/>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styleId="af">
    <w:name w:val="header"/>
    <w:basedOn w:val="a"/>
    <w:link w:val="af0"/>
    <w:uiPriority w:val="99"/>
    <w:unhideWhenUsed/>
    <w:rsid w:val="00287E57"/>
    <w:pPr>
      <w:tabs>
        <w:tab w:val="center" w:pos="4153"/>
        <w:tab w:val="right" w:pos="8306"/>
      </w:tabs>
      <w:snapToGrid w:val="0"/>
    </w:pPr>
    <w:rPr>
      <w:sz w:val="20"/>
      <w:szCs w:val="20"/>
    </w:rPr>
  </w:style>
  <w:style w:type="character" w:customStyle="1" w:styleId="af0">
    <w:name w:val="頁首 字元"/>
    <w:basedOn w:val="a0"/>
    <w:link w:val="af"/>
    <w:uiPriority w:val="99"/>
    <w:rsid w:val="00287E57"/>
    <w:rPr>
      <w:sz w:val="20"/>
      <w:szCs w:val="20"/>
    </w:rPr>
  </w:style>
  <w:style w:type="paragraph" w:styleId="af1">
    <w:name w:val="footer"/>
    <w:basedOn w:val="a"/>
    <w:link w:val="af2"/>
    <w:uiPriority w:val="99"/>
    <w:unhideWhenUsed/>
    <w:rsid w:val="00287E57"/>
    <w:pPr>
      <w:tabs>
        <w:tab w:val="center" w:pos="4153"/>
        <w:tab w:val="right" w:pos="8306"/>
      </w:tabs>
      <w:snapToGrid w:val="0"/>
    </w:pPr>
    <w:rPr>
      <w:sz w:val="20"/>
      <w:szCs w:val="20"/>
    </w:rPr>
  </w:style>
  <w:style w:type="character" w:customStyle="1" w:styleId="af2">
    <w:name w:val="頁尾 字元"/>
    <w:basedOn w:val="a0"/>
    <w:link w:val="af1"/>
    <w:uiPriority w:val="99"/>
    <w:rsid w:val="00287E57"/>
    <w:rPr>
      <w:sz w:val="20"/>
      <w:szCs w:val="20"/>
    </w:rPr>
  </w:style>
  <w:style w:type="paragraph" w:styleId="af3">
    <w:name w:val="TOC Heading"/>
    <w:basedOn w:val="1"/>
    <w:next w:val="a"/>
    <w:uiPriority w:val="39"/>
    <w:unhideWhenUsed/>
    <w:qFormat/>
    <w:rsid w:val="00287E57"/>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AA3799"/>
    <w:pPr>
      <w:widowControl/>
      <w:spacing w:after="100" w:line="259" w:lineRule="auto"/>
      <w:ind w:left="220"/>
    </w:pPr>
    <w:rPr>
      <w:rFonts w:eastAsia="Times New Roman" w:cs="Times New Roman"/>
      <w:kern w:val="0"/>
      <w:szCs w:val="22"/>
      <w14:ligatures w14:val="none"/>
    </w:rPr>
  </w:style>
  <w:style w:type="paragraph" w:styleId="11">
    <w:name w:val="toc 1"/>
    <w:basedOn w:val="a"/>
    <w:next w:val="a"/>
    <w:autoRedefine/>
    <w:uiPriority w:val="39"/>
    <w:unhideWhenUsed/>
    <w:rsid w:val="00AA3799"/>
    <w:pPr>
      <w:widowControl/>
      <w:tabs>
        <w:tab w:val="right" w:leader="dot" w:pos="9060"/>
      </w:tabs>
      <w:spacing w:after="100" w:line="259" w:lineRule="auto"/>
    </w:pPr>
    <w:rPr>
      <w:rFonts w:ascii="Times New Roman" w:eastAsia="Times New Roman" w:hAnsi="Times New Roman" w:cs="Times New Roman"/>
      <w:noProof/>
      <w:kern w:val="0"/>
      <w14:ligatures w14:val="none"/>
    </w:rPr>
  </w:style>
  <w:style w:type="paragraph" w:styleId="31">
    <w:name w:val="toc 3"/>
    <w:basedOn w:val="a"/>
    <w:next w:val="a"/>
    <w:autoRedefine/>
    <w:uiPriority w:val="39"/>
    <w:unhideWhenUsed/>
    <w:rsid w:val="00CD1709"/>
    <w:pPr>
      <w:widowControl/>
      <w:spacing w:after="100" w:line="259" w:lineRule="auto"/>
      <w:ind w:left="440"/>
    </w:pPr>
    <w:rPr>
      <w:rFonts w:eastAsia="Times New Roman" w:cs="Times New Roman"/>
      <w:kern w:val="0"/>
      <w:szCs w:val="22"/>
      <w14:ligatures w14:val="none"/>
    </w:rPr>
  </w:style>
  <w:style w:type="character" w:styleId="af4">
    <w:name w:val="Hyperlink"/>
    <w:basedOn w:val="a0"/>
    <w:uiPriority w:val="99"/>
    <w:unhideWhenUsed/>
    <w:rsid w:val="00287E57"/>
    <w:rPr>
      <w:color w:val="467886" w:themeColor="hyperlink"/>
      <w:u w:val="single"/>
    </w:rPr>
  </w:style>
  <w:style w:type="paragraph" w:styleId="af5">
    <w:name w:val="table of figures"/>
    <w:next w:val="a"/>
    <w:uiPriority w:val="99"/>
    <w:unhideWhenUsed/>
    <w:rsid w:val="00287E57"/>
    <w:pPr>
      <w:ind w:left="200" w:hangingChars="200" w:hanging="200"/>
    </w:pPr>
    <w:rPr>
      <w:rFonts w:asciiTheme="majorHAnsi" w:eastAsia="標楷體" w:hAnsiTheme="majorHAnsi" w:cstheme="majorBidi"/>
      <w:bCs/>
      <w:noProof/>
      <w:kern w:val="0"/>
      <w:szCs w:val="48"/>
      <w14:ligatures w14:val="none"/>
    </w:rPr>
  </w:style>
  <w:style w:type="paragraph" w:styleId="af6">
    <w:name w:val="caption"/>
    <w:basedOn w:val="a"/>
    <w:next w:val="a"/>
    <w:uiPriority w:val="35"/>
    <w:unhideWhenUsed/>
    <w:qFormat/>
    <w:rsid w:val="00F44977"/>
    <w:rPr>
      <w:sz w:val="20"/>
      <w:szCs w:val="20"/>
    </w:rPr>
  </w:style>
  <w:style w:type="table" w:styleId="af7">
    <w:name w:val="Table Grid"/>
    <w:basedOn w:val="a1"/>
    <w:uiPriority w:val="39"/>
    <w:rsid w:val="00267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laceholder Text"/>
    <w:basedOn w:val="a0"/>
    <w:uiPriority w:val="99"/>
    <w:semiHidden/>
    <w:rsid w:val="000D4515"/>
    <w:rPr>
      <w:color w:val="666666"/>
    </w:rPr>
  </w:style>
  <w:style w:type="paragraph" w:customStyle="1" w:styleId="EndNoteBibliographyTitle">
    <w:name w:val="EndNote Bibliography Title"/>
    <w:basedOn w:val="a"/>
    <w:link w:val="EndNoteBibliographyTitle0"/>
    <w:rsid w:val="0008751D"/>
    <w:pPr>
      <w:spacing w:after="0"/>
      <w:jc w:val="center"/>
    </w:pPr>
    <w:rPr>
      <w:rFonts w:ascii="Times New Roman" w:hAnsi="Times New Roman" w:cs="Times New Roman"/>
      <w:noProof/>
    </w:rPr>
  </w:style>
  <w:style w:type="character" w:customStyle="1" w:styleId="EndNoteBibliographyTitle0">
    <w:name w:val="EndNote Bibliography Title 字元"/>
    <w:basedOn w:val="a0"/>
    <w:link w:val="EndNoteBibliographyTitle"/>
    <w:rsid w:val="0008751D"/>
    <w:rPr>
      <w:rFonts w:ascii="Times New Roman" w:hAnsi="Times New Roman" w:cs="Times New Roman"/>
      <w:noProof/>
    </w:rPr>
  </w:style>
  <w:style w:type="paragraph" w:customStyle="1" w:styleId="EndNoteBibliography">
    <w:name w:val="EndNote Bibliography"/>
    <w:basedOn w:val="a"/>
    <w:link w:val="EndNoteBibliography0"/>
    <w:rsid w:val="0008751D"/>
    <w:pPr>
      <w:spacing w:line="240" w:lineRule="auto"/>
    </w:pPr>
    <w:rPr>
      <w:rFonts w:ascii="Times New Roman" w:hAnsi="Times New Roman" w:cs="Times New Roman"/>
      <w:noProof/>
    </w:rPr>
  </w:style>
  <w:style w:type="character" w:customStyle="1" w:styleId="EndNoteBibliography0">
    <w:name w:val="EndNote Bibliography 字元"/>
    <w:basedOn w:val="a0"/>
    <w:link w:val="EndNoteBibliography"/>
    <w:rsid w:val="0008751D"/>
    <w:rPr>
      <w:rFonts w:ascii="Times New Roman" w:hAnsi="Times New Roman" w:cs="Times New Roman"/>
      <w:noProof/>
    </w:rPr>
  </w:style>
  <w:style w:type="character" w:styleId="af9">
    <w:name w:val="Unresolved Mention"/>
    <w:basedOn w:val="a0"/>
    <w:uiPriority w:val="99"/>
    <w:semiHidden/>
    <w:unhideWhenUsed/>
    <w:rsid w:val="007B3356"/>
    <w:rPr>
      <w:color w:val="605E5C"/>
      <w:shd w:val="clear" w:color="auto" w:fill="E1DFDD"/>
    </w:rPr>
  </w:style>
  <w:style w:type="paragraph" w:styleId="41">
    <w:name w:val="toc 4"/>
    <w:basedOn w:val="a"/>
    <w:next w:val="a"/>
    <w:autoRedefine/>
    <w:uiPriority w:val="39"/>
    <w:semiHidden/>
    <w:unhideWhenUsed/>
    <w:rsid w:val="0075432D"/>
    <w:pPr>
      <w:ind w:leftChars="600" w:left="1440"/>
    </w:pPr>
    <w:rPr>
      <w:rFonts w:eastAsia="Times New Roman"/>
    </w:rPr>
  </w:style>
  <w:style w:type="character" w:customStyle="1" w:styleId="mord">
    <w:name w:val="mord"/>
    <w:basedOn w:val="a0"/>
    <w:rsid w:val="00B93FDD"/>
  </w:style>
  <w:style w:type="character" w:customStyle="1" w:styleId="mrel">
    <w:name w:val="mrel"/>
    <w:basedOn w:val="a0"/>
    <w:rsid w:val="00B93FDD"/>
  </w:style>
  <w:style w:type="character" w:customStyle="1" w:styleId="vlist-s">
    <w:name w:val="vlist-s"/>
    <w:basedOn w:val="a0"/>
    <w:rsid w:val="00B93FDD"/>
  </w:style>
  <w:style w:type="character" w:customStyle="1" w:styleId="mopen">
    <w:name w:val="mopen"/>
    <w:basedOn w:val="a0"/>
    <w:rsid w:val="00B93FDD"/>
  </w:style>
  <w:style w:type="character" w:customStyle="1" w:styleId="mpunct">
    <w:name w:val="mpunct"/>
    <w:basedOn w:val="a0"/>
    <w:rsid w:val="00B93FDD"/>
  </w:style>
  <w:style w:type="character" w:customStyle="1" w:styleId="mclose">
    <w:name w:val="mclose"/>
    <w:basedOn w:val="a0"/>
    <w:rsid w:val="00B93FDD"/>
  </w:style>
  <w:style w:type="paragraph" w:styleId="afa">
    <w:name w:val="Date"/>
    <w:basedOn w:val="a"/>
    <w:next w:val="a"/>
    <w:link w:val="afb"/>
    <w:uiPriority w:val="99"/>
    <w:semiHidden/>
    <w:unhideWhenUsed/>
    <w:rsid w:val="00401BC1"/>
    <w:pPr>
      <w:jc w:val="right"/>
    </w:pPr>
  </w:style>
  <w:style w:type="character" w:customStyle="1" w:styleId="afb">
    <w:name w:val="日期 字元"/>
    <w:basedOn w:val="a0"/>
    <w:link w:val="afa"/>
    <w:uiPriority w:val="99"/>
    <w:semiHidden/>
    <w:rsid w:val="00401BC1"/>
  </w:style>
  <w:style w:type="paragraph" w:styleId="Web">
    <w:name w:val="Normal (Web)"/>
    <w:basedOn w:val="a"/>
    <w:uiPriority w:val="99"/>
    <w:semiHidden/>
    <w:unhideWhenUsed/>
    <w:rsid w:val="00054F2F"/>
    <w:rPr>
      <w:rFonts w:ascii="Times New Roman" w:hAnsi="Times New Roman" w:cs="Times New Roman"/>
    </w:rPr>
  </w:style>
  <w:style w:type="character" w:styleId="afc">
    <w:name w:val="FollowedHyperlink"/>
    <w:basedOn w:val="a0"/>
    <w:uiPriority w:val="99"/>
    <w:semiHidden/>
    <w:unhideWhenUsed/>
    <w:rsid w:val="00625CFF"/>
    <w:rPr>
      <w:color w:val="96607D" w:themeColor="followedHyperlink"/>
      <w:u w:val="single"/>
    </w:rPr>
  </w:style>
  <w:style w:type="paragraph" w:styleId="51">
    <w:name w:val="toc 5"/>
    <w:basedOn w:val="a"/>
    <w:next w:val="a"/>
    <w:autoRedefine/>
    <w:uiPriority w:val="39"/>
    <w:semiHidden/>
    <w:unhideWhenUsed/>
    <w:rsid w:val="0075432D"/>
    <w:pPr>
      <w:ind w:leftChars="800" w:left="1920"/>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655350">
      <w:bodyDiv w:val="1"/>
      <w:marLeft w:val="0"/>
      <w:marRight w:val="0"/>
      <w:marTop w:val="0"/>
      <w:marBottom w:val="0"/>
      <w:divBdr>
        <w:top w:val="none" w:sz="0" w:space="0" w:color="auto"/>
        <w:left w:val="none" w:sz="0" w:space="0" w:color="auto"/>
        <w:bottom w:val="none" w:sz="0" w:space="0" w:color="auto"/>
        <w:right w:val="none" w:sz="0" w:space="0" w:color="auto"/>
      </w:divBdr>
    </w:div>
    <w:div w:id="365526236">
      <w:bodyDiv w:val="1"/>
      <w:marLeft w:val="0"/>
      <w:marRight w:val="0"/>
      <w:marTop w:val="0"/>
      <w:marBottom w:val="0"/>
      <w:divBdr>
        <w:top w:val="none" w:sz="0" w:space="0" w:color="auto"/>
        <w:left w:val="none" w:sz="0" w:space="0" w:color="auto"/>
        <w:bottom w:val="none" w:sz="0" w:space="0" w:color="auto"/>
        <w:right w:val="none" w:sz="0" w:space="0" w:color="auto"/>
      </w:divBdr>
    </w:div>
    <w:div w:id="673454608">
      <w:bodyDiv w:val="1"/>
      <w:marLeft w:val="0"/>
      <w:marRight w:val="0"/>
      <w:marTop w:val="0"/>
      <w:marBottom w:val="0"/>
      <w:divBdr>
        <w:top w:val="none" w:sz="0" w:space="0" w:color="auto"/>
        <w:left w:val="none" w:sz="0" w:space="0" w:color="auto"/>
        <w:bottom w:val="none" w:sz="0" w:space="0" w:color="auto"/>
        <w:right w:val="none" w:sz="0" w:space="0" w:color="auto"/>
      </w:divBdr>
    </w:div>
    <w:div w:id="1344471778">
      <w:bodyDiv w:val="1"/>
      <w:marLeft w:val="0"/>
      <w:marRight w:val="0"/>
      <w:marTop w:val="0"/>
      <w:marBottom w:val="0"/>
      <w:divBdr>
        <w:top w:val="none" w:sz="0" w:space="0" w:color="auto"/>
        <w:left w:val="none" w:sz="0" w:space="0" w:color="auto"/>
        <w:bottom w:val="none" w:sz="0" w:space="0" w:color="auto"/>
        <w:right w:val="none" w:sz="0" w:space="0" w:color="auto"/>
      </w:divBdr>
    </w:div>
    <w:div w:id="1851293492">
      <w:bodyDiv w:val="1"/>
      <w:marLeft w:val="0"/>
      <w:marRight w:val="0"/>
      <w:marTop w:val="0"/>
      <w:marBottom w:val="0"/>
      <w:divBdr>
        <w:top w:val="none" w:sz="0" w:space="0" w:color="auto"/>
        <w:left w:val="none" w:sz="0" w:space="0" w:color="auto"/>
        <w:bottom w:val="none" w:sz="0" w:space="0" w:color="auto"/>
        <w:right w:val="none" w:sz="0" w:space="0" w:color="auto"/>
      </w:divBdr>
    </w:div>
    <w:div w:id="204355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4/relationships/chartEx" Target="charts/chartEx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s://www.sintef.no/projectweb/top/" TargetMode="Externa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ee57404c450d34c3/&#26700;&#38754;/115_NTUT_Thesis/docs/&#36335;&#32218;&#26368;&#20339;&#21270;&#27604;&#36611;&#32080;&#26524;.xlsx" TargetMode="External"/><Relationship Id="rId2" Type="http://schemas.microsoft.com/office/2011/relationships/chartColorStyle" Target="colors2.xml"/><Relationship Id="rId1" Type="http://schemas.microsoft.com/office/2011/relationships/chartStyle" Target="style2.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ee57404c450d34c3/&#26700;&#38754;/115_NTUT_Thesis/result/plots/Ablation_Instances_All_Metrics.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ee57404c450d34c3/&#26700;&#38754;/115_NTUT_Thesis/result/plots/Ablation_Instances_All_Metrics.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ee57404c450d34c3/&#26700;&#38754;/115_NTUT_Thesis/result/plots/Ablation_Instances_All_Metrics.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ee57404c450d34c3/&#26700;&#38754;/115_NTUT_Thesis/result/plots/Ablation_Instances_All_Metrics.xlsx" TargetMode="External"/><Relationship Id="rId2" Type="http://schemas.microsoft.com/office/2011/relationships/chartColorStyle" Target="colors6.xml"/><Relationship Id="rId1" Type="http://schemas.microsoft.com/office/2011/relationships/chartStyle" Target="style6.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ttps://d.docs.live.net/ee57404c450d34c3/&#26700;&#38754;/115_NTUT_Thesis/result/dataset_analysis_repor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altLang="zh-TW" sz="1200" b="1" baseline="0">
                <a:latin typeface="Times New Roman" panose="02020603050405020304" pitchFamily="18" charset="0"/>
                <a:cs typeface="Times New Roman" panose="02020603050405020304" pitchFamily="18" charset="0"/>
              </a:rPr>
              <a:t>Planning Time</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lineChart>
        <c:grouping val="standard"/>
        <c:varyColors val="0"/>
        <c:ser>
          <c:idx val="0"/>
          <c:order val="0"/>
          <c:tx>
            <c:v>Average planning time</c:v>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程式編排!$A$2:$A$27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程式編排!$H$2:$H$27</c:f>
              <c:numCache>
                <c:formatCode>General</c:formatCode>
                <c:ptCount val="26"/>
                <c:pt idx="0">
                  <c:v>10.56</c:v>
                </c:pt>
                <c:pt idx="1">
                  <c:v>4.18</c:v>
                </c:pt>
                <c:pt idx="2">
                  <c:v>5.54</c:v>
                </c:pt>
                <c:pt idx="3">
                  <c:v>3.26</c:v>
                </c:pt>
                <c:pt idx="4">
                  <c:v>5.0999999999999996</c:v>
                </c:pt>
                <c:pt idx="5">
                  <c:v>6.68</c:v>
                </c:pt>
                <c:pt idx="6">
                  <c:v>5.23</c:v>
                </c:pt>
                <c:pt idx="7">
                  <c:v>12.25</c:v>
                </c:pt>
                <c:pt idx="8">
                  <c:v>3.63</c:v>
                </c:pt>
                <c:pt idx="9">
                  <c:v>1.1200000000000001</c:v>
                </c:pt>
                <c:pt idx="10">
                  <c:v>1.44</c:v>
                </c:pt>
                <c:pt idx="11">
                  <c:v>1.92</c:v>
                </c:pt>
                <c:pt idx="12">
                  <c:v>1.64</c:v>
                </c:pt>
                <c:pt idx="13">
                  <c:v>7.83</c:v>
                </c:pt>
                <c:pt idx="14">
                  <c:v>5.81</c:v>
                </c:pt>
                <c:pt idx="15">
                  <c:v>2.23</c:v>
                </c:pt>
                <c:pt idx="16">
                  <c:v>20.2</c:v>
                </c:pt>
                <c:pt idx="17">
                  <c:v>29.72</c:v>
                </c:pt>
                <c:pt idx="18">
                  <c:v>10.83</c:v>
                </c:pt>
                <c:pt idx="19">
                  <c:v>13.22</c:v>
                </c:pt>
                <c:pt idx="20">
                  <c:v>12.67</c:v>
                </c:pt>
                <c:pt idx="21">
                  <c:v>8.98</c:v>
                </c:pt>
                <c:pt idx="22">
                  <c:v>4.7699999999999996</c:v>
                </c:pt>
                <c:pt idx="23">
                  <c:v>10.91</c:v>
                </c:pt>
                <c:pt idx="24">
                  <c:v>24.34</c:v>
                </c:pt>
                <c:pt idx="25">
                  <c:v>3.63</c:v>
                </c:pt>
              </c:numCache>
            </c:numRef>
          </c:val>
          <c:smooth val="0"/>
          <c:extLst>
            <c:ext xmlns:c16="http://schemas.microsoft.com/office/drawing/2014/chart" uri="{C3380CC4-5D6E-409C-BE32-E72D297353CC}">
              <c16:uniqueId val="{00000000-B6CA-4093-81DE-20FEE7380150}"/>
            </c:ext>
          </c:extLst>
        </c:ser>
        <c:dLbls>
          <c:showLegendKey val="0"/>
          <c:showVal val="0"/>
          <c:showCatName val="0"/>
          <c:showSerName val="0"/>
          <c:showPercent val="0"/>
          <c:showBubbleSize val="0"/>
        </c:dLbls>
        <c:marker val="1"/>
        <c:smooth val="0"/>
        <c:axId val="283077792"/>
        <c:axId val="283065312"/>
      </c:lineChart>
      <c:catAx>
        <c:axId val="283077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zh-TW"/>
          </a:p>
        </c:txPr>
        <c:crossAx val="283065312"/>
        <c:crosses val="autoZero"/>
        <c:auto val="1"/>
        <c:lblAlgn val="ctr"/>
        <c:lblOffset val="100"/>
        <c:noMultiLvlLbl val="0"/>
      </c:catAx>
      <c:valAx>
        <c:axId val="283065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altLang="zh-TW" baseline="0"/>
                  <a:t>Time (</a:t>
                </a:r>
                <a:r>
                  <a:rPr lang="en-US" altLang="zh-TW" sz="1000" b="0" i="0" u="none" strike="noStrike" kern="1200" baseline="0">
                    <a:solidFill>
                      <a:sysClr val="windowText" lastClr="000000">
                        <a:lumMod val="65000"/>
                        <a:lumOff val="35000"/>
                      </a:sysClr>
                    </a:solidFill>
                  </a:rPr>
                  <a:t>min</a:t>
                </a:r>
                <a:r>
                  <a:rPr lang="en-US" altLang="zh-TW" baseline="0"/>
                  <a:t>)</a:t>
                </a:r>
                <a:endParaRPr lang="zh-TW" altLang="en-US"/>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zh-TW"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zh-TW"/>
          </a:p>
        </c:txPr>
        <c:crossAx val="283077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altLang="zh-TW" sz="1200" b="1" i="0">
                <a:latin typeface="Times New Roman" panose="02020603050405020304" pitchFamily="18" charset="0"/>
                <a:cs typeface="Times New Roman" panose="02020603050405020304" pitchFamily="18" charset="0"/>
              </a:rPr>
              <a:t>Number of vehicles</a:t>
            </a:r>
            <a:endParaRPr lang="zh-TW" altLang="en-US" sz="1200" b="1" i="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zh-TW" altLang="en-US"/>
        </a:p>
      </c:txPr>
    </c:title>
    <c:autoTitleDeleted val="0"/>
    <c:plotArea>
      <c:layout/>
      <c:lineChart>
        <c:grouping val="standard"/>
        <c:varyColors val="0"/>
        <c:ser>
          <c:idx val="0"/>
          <c:order val="0"/>
          <c:tx>
            <c:strRef>
              <c:f>NV!$B$1</c:f>
              <c:strCache>
                <c:ptCount val="1"/>
                <c:pt idx="0">
                  <c:v>Full Method</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cat>
            <c:strRef>
              <c:f>NV!$A$2:$A$27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NV!$B$2:$B$27</c:f>
              <c:numCache>
                <c:formatCode>General</c:formatCode>
                <c:ptCount val="26"/>
                <c:pt idx="0">
                  <c:v>93.8</c:v>
                </c:pt>
                <c:pt idx="1">
                  <c:v>83.63</c:v>
                </c:pt>
                <c:pt idx="2">
                  <c:v>85.4</c:v>
                </c:pt>
                <c:pt idx="3">
                  <c:v>82</c:v>
                </c:pt>
                <c:pt idx="4">
                  <c:v>84.03</c:v>
                </c:pt>
                <c:pt idx="5">
                  <c:v>85.4</c:v>
                </c:pt>
                <c:pt idx="6">
                  <c:v>83.87</c:v>
                </c:pt>
                <c:pt idx="7">
                  <c:v>98.77</c:v>
                </c:pt>
                <c:pt idx="8">
                  <c:v>82.37</c:v>
                </c:pt>
                <c:pt idx="9">
                  <c:v>81</c:v>
                </c:pt>
                <c:pt idx="10">
                  <c:v>81.099999999999994</c:v>
                </c:pt>
                <c:pt idx="11">
                  <c:v>81</c:v>
                </c:pt>
                <c:pt idx="12">
                  <c:v>81.03</c:v>
                </c:pt>
                <c:pt idx="13">
                  <c:v>92.73</c:v>
                </c:pt>
                <c:pt idx="14">
                  <c:v>85.47</c:v>
                </c:pt>
                <c:pt idx="15">
                  <c:v>81.63</c:v>
                </c:pt>
                <c:pt idx="16">
                  <c:v>121.53</c:v>
                </c:pt>
                <c:pt idx="17">
                  <c:v>123.3</c:v>
                </c:pt>
                <c:pt idx="18">
                  <c:v>101.66</c:v>
                </c:pt>
                <c:pt idx="19">
                  <c:v>104.27</c:v>
                </c:pt>
                <c:pt idx="20">
                  <c:v>103.57</c:v>
                </c:pt>
                <c:pt idx="21">
                  <c:v>99.1</c:v>
                </c:pt>
                <c:pt idx="22">
                  <c:v>83.4</c:v>
                </c:pt>
                <c:pt idx="23">
                  <c:v>99.7</c:v>
                </c:pt>
                <c:pt idx="24">
                  <c:v>128.5</c:v>
                </c:pt>
                <c:pt idx="25">
                  <c:v>88.75</c:v>
                </c:pt>
              </c:numCache>
            </c:numRef>
          </c:val>
          <c:smooth val="0"/>
          <c:extLst>
            <c:ext xmlns:c16="http://schemas.microsoft.com/office/drawing/2014/chart" uri="{C3380CC4-5D6E-409C-BE32-E72D297353CC}">
              <c16:uniqueId val="{00000000-400F-4A4C-8D06-8517C3EE589D}"/>
            </c:ext>
          </c:extLst>
        </c:ser>
        <c:ser>
          <c:idx val="1"/>
          <c:order val="1"/>
          <c:tx>
            <c:strRef>
              <c:f>NV!$C$1</c:f>
              <c:strCache>
                <c:ptCount val="1"/>
                <c:pt idx="0">
                  <c:v>Random Extraction</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cat>
            <c:strRef>
              <c:f>NV!$A$2:$A$27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NV!$C$2:$C$27</c:f>
              <c:numCache>
                <c:formatCode>General</c:formatCode>
                <c:ptCount val="26"/>
                <c:pt idx="0">
                  <c:v>94.2</c:v>
                </c:pt>
                <c:pt idx="1">
                  <c:v>85.6</c:v>
                </c:pt>
                <c:pt idx="2">
                  <c:v>87</c:v>
                </c:pt>
                <c:pt idx="3">
                  <c:v>81.8</c:v>
                </c:pt>
                <c:pt idx="4">
                  <c:v>86.2</c:v>
                </c:pt>
                <c:pt idx="5">
                  <c:v>88</c:v>
                </c:pt>
                <c:pt idx="6">
                  <c:v>86.2</c:v>
                </c:pt>
                <c:pt idx="7">
                  <c:v>100.4</c:v>
                </c:pt>
                <c:pt idx="8">
                  <c:v>83.2</c:v>
                </c:pt>
                <c:pt idx="9">
                  <c:v>81.2</c:v>
                </c:pt>
                <c:pt idx="10">
                  <c:v>82.8</c:v>
                </c:pt>
                <c:pt idx="11">
                  <c:v>81.599999999999994</c:v>
                </c:pt>
                <c:pt idx="12">
                  <c:v>82.6</c:v>
                </c:pt>
                <c:pt idx="13">
                  <c:v>94.2</c:v>
                </c:pt>
                <c:pt idx="14">
                  <c:v>88.6</c:v>
                </c:pt>
                <c:pt idx="15">
                  <c:v>82.8</c:v>
                </c:pt>
                <c:pt idx="16">
                  <c:v>122.4</c:v>
                </c:pt>
                <c:pt idx="17">
                  <c:v>124.2</c:v>
                </c:pt>
                <c:pt idx="18">
                  <c:v>103.6</c:v>
                </c:pt>
                <c:pt idx="19">
                  <c:v>104.8</c:v>
                </c:pt>
                <c:pt idx="20">
                  <c:v>103.4</c:v>
                </c:pt>
                <c:pt idx="21">
                  <c:v>100.6</c:v>
                </c:pt>
                <c:pt idx="22">
                  <c:v>84.8</c:v>
                </c:pt>
                <c:pt idx="23">
                  <c:v>102</c:v>
                </c:pt>
                <c:pt idx="24">
                  <c:v>128</c:v>
                </c:pt>
                <c:pt idx="25">
                  <c:v>90.4</c:v>
                </c:pt>
              </c:numCache>
            </c:numRef>
          </c:val>
          <c:smooth val="0"/>
          <c:extLst>
            <c:ext xmlns:c16="http://schemas.microsoft.com/office/drawing/2014/chart" uri="{C3380CC4-5D6E-409C-BE32-E72D297353CC}">
              <c16:uniqueId val="{00000001-400F-4A4C-8D06-8517C3EE589D}"/>
            </c:ext>
          </c:extLst>
        </c:ser>
        <c:ser>
          <c:idx val="2"/>
          <c:order val="2"/>
          <c:tx>
            <c:strRef>
              <c:f>NV!$D$1</c:f>
              <c:strCache>
                <c:ptCount val="1"/>
                <c:pt idx="0">
                  <c:v>HACO Without VND</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cat>
            <c:strRef>
              <c:f>NV!$A$2:$A$27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NV!$D$2:$D$27</c:f>
              <c:numCache>
                <c:formatCode>General</c:formatCode>
                <c:ptCount val="26"/>
                <c:pt idx="0">
                  <c:v>93.76</c:v>
                </c:pt>
                <c:pt idx="1">
                  <c:v>83.46</c:v>
                </c:pt>
                <c:pt idx="2">
                  <c:v>85.54</c:v>
                </c:pt>
                <c:pt idx="3">
                  <c:v>82.85</c:v>
                </c:pt>
                <c:pt idx="4">
                  <c:v>83.69</c:v>
                </c:pt>
                <c:pt idx="5">
                  <c:v>85.23</c:v>
                </c:pt>
                <c:pt idx="6">
                  <c:v>83.38</c:v>
                </c:pt>
                <c:pt idx="7">
                  <c:v>99.38</c:v>
                </c:pt>
                <c:pt idx="8">
                  <c:v>82.62</c:v>
                </c:pt>
                <c:pt idx="9">
                  <c:v>81</c:v>
                </c:pt>
                <c:pt idx="10">
                  <c:v>81.08</c:v>
                </c:pt>
                <c:pt idx="11">
                  <c:v>81.69</c:v>
                </c:pt>
                <c:pt idx="12">
                  <c:v>81</c:v>
                </c:pt>
                <c:pt idx="13">
                  <c:v>92.85</c:v>
                </c:pt>
                <c:pt idx="14">
                  <c:v>85.69</c:v>
                </c:pt>
                <c:pt idx="15">
                  <c:v>81.459999999999994</c:v>
                </c:pt>
                <c:pt idx="16">
                  <c:v>120.85</c:v>
                </c:pt>
                <c:pt idx="17">
                  <c:v>122.85</c:v>
                </c:pt>
                <c:pt idx="18">
                  <c:v>102.15</c:v>
                </c:pt>
                <c:pt idx="19">
                  <c:v>104.15</c:v>
                </c:pt>
                <c:pt idx="20">
                  <c:v>103.62</c:v>
                </c:pt>
                <c:pt idx="21">
                  <c:v>99.38</c:v>
                </c:pt>
                <c:pt idx="22">
                  <c:v>83.31</c:v>
                </c:pt>
                <c:pt idx="23">
                  <c:v>100</c:v>
                </c:pt>
                <c:pt idx="24">
                  <c:v>128.91999999999999</c:v>
                </c:pt>
                <c:pt idx="25">
                  <c:v>88.77</c:v>
                </c:pt>
              </c:numCache>
            </c:numRef>
          </c:val>
          <c:smooth val="0"/>
          <c:extLst>
            <c:ext xmlns:c16="http://schemas.microsoft.com/office/drawing/2014/chart" uri="{C3380CC4-5D6E-409C-BE32-E72D297353CC}">
              <c16:uniqueId val="{00000002-400F-4A4C-8D06-8517C3EE589D}"/>
            </c:ext>
          </c:extLst>
        </c:ser>
        <c:ser>
          <c:idx val="3"/>
          <c:order val="3"/>
          <c:tx>
            <c:strRef>
              <c:f>NV!$E$1</c:f>
              <c:strCache>
                <c:ptCount val="1"/>
                <c:pt idx="0">
                  <c:v>MACS Without VND</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cat>
            <c:strRef>
              <c:f>NV!$A$2:$A$27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NV!$E$2:$E$27</c:f>
              <c:numCache>
                <c:formatCode>General</c:formatCode>
                <c:ptCount val="26"/>
                <c:pt idx="0">
                  <c:v>94.08</c:v>
                </c:pt>
                <c:pt idx="1">
                  <c:v>84.08</c:v>
                </c:pt>
                <c:pt idx="2">
                  <c:v>85.46</c:v>
                </c:pt>
                <c:pt idx="3">
                  <c:v>82</c:v>
                </c:pt>
                <c:pt idx="4">
                  <c:v>84.38</c:v>
                </c:pt>
                <c:pt idx="5">
                  <c:v>85.77</c:v>
                </c:pt>
                <c:pt idx="6">
                  <c:v>83.85</c:v>
                </c:pt>
                <c:pt idx="7">
                  <c:v>99.38</c:v>
                </c:pt>
                <c:pt idx="8">
                  <c:v>82.62</c:v>
                </c:pt>
                <c:pt idx="9">
                  <c:v>81</c:v>
                </c:pt>
                <c:pt idx="10">
                  <c:v>81.150000000000006</c:v>
                </c:pt>
                <c:pt idx="11">
                  <c:v>81</c:v>
                </c:pt>
                <c:pt idx="12">
                  <c:v>81</c:v>
                </c:pt>
                <c:pt idx="13">
                  <c:v>92.92</c:v>
                </c:pt>
                <c:pt idx="14">
                  <c:v>85.62</c:v>
                </c:pt>
                <c:pt idx="15">
                  <c:v>81.69</c:v>
                </c:pt>
                <c:pt idx="16">
                  <c:v>121.46</c:v>
                </c:pt>
                <c:pt idx="17">
                  <c:v>123.38</c:v>
                </c:pt>
                <c:pt idx="18">
                  <c:v>102.08</c:v>
                </c:pt>
                <c:pt idx="19">
                  <c:v>105.38</c:v>
                </c:pt>
                <c:pt idx="20">
                  <c:v>105.15</c:v>
                </c:pt>
                <c:pt idx="21">
                  <c:v>99.54</c:v>
                </c:pt>
                <c:pt idx="22">
                  <c:v>83.54</c:v>
                </c:pt>
                <c:pt idx="23">
                  <c:v>100.15</c:v>
                </c:pt>
                <c:pt idx="24">
                  <c:v>129.77000000000001</c:v>
                </c:pt>
                <c:pt idx="25">
                  <c:v>88.85</c:v>
                </c:pt>
              </c:numCache>
            </c:numRef>
          </c:val>
          <c:smooth val="0"/>
          <c:extLst>
            <c:ext xmlns:c16="http://schemas.microsoft.com/office/drawing/2014/chart" uri="{C3380CC4-5D6E-409C-BE32-E72D297353CC}">
              <c16:uniqueId val="{00000003-400F-4A4C-8D06-8517C3EE589D}"/>
            </c:ext>
          </c:extLst>
        </c:ser>
        <c:ser>
          <c:idx val="4"/>
          <c:order val="4"/>
          <c:tx>
            <c:strRef>
              <c:f>NV!$F$1</c:f>
              <c:strCache>
                <c:ptCount val="1"/>
                <c:pt idx="0">
                  <c:v>Single-Stage GA</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cat>
            <c:strRef>
              <c:f>NV!$A$2:$A$27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NV!$F$2:$F$27</c:f>
              <c:numCache>
                <c:formatCode>General</c:formatCode>
                <c:ptCount val="26"/>
                <c:pt idx="0">
                  <c:v>100</c:v>
                </c:pt>
                <c:pt idx="1">
                  <c:v>87.7</c:v>
                </c:pt>
                <c:pt idx="2">
                  <c:v>87</c:v>
                </c:pt>
                <c:pt idx="3">
                  <c:v>83.3</c:v>
                </c:pt>
                <c:pt idx="4">
                  <c:v>88.7</c:v>
                </c:pt>
                <c:pt idx="5">
                  <c:v>89.8</c:v>
                </c:pt>
                <c:pt idx="6">
                  <c:v>89.4</c:v>
                </c:pt>
                <c:pt idx="7">
                  <c:v>105.7</c:v>
                </c:pt>
                <c:pt idx="8">
                  <c:v>87.1</c:v>
                </c:pt>
                <c:pt idx="9">
                  <c:v>82.1</c:v>
                </c:pt>
                <c:pt idx="10">
                  <c:v>82</c:v>
                </c:pt>
                <c:pt idx="11">
                  <c:v>84.7</c:v>
                </c:pt>
                <c:pt idx="12">
                  <c:v>83.4</c:v>
                </c:pt>
                <c:pt idx="13">
                  <c:v>97.8</c:v>
                </c:pt>
                <c:pt idx="14">
                  <c:v>88.1</c:v>
                </c:pt>
                <c:pt idx="15">
                  <c:v>84.2</c:v>
                </c:pt>
                <c:pt idx="16">
                  <c:v>129.6</c:v>
                </c:pt>
                <c:pt idx="17">
                  <c:v>131.6</c:v>
                </c:pt>
                <c:pt idx="18">
                  <c:v>112.5</c:v>
                </c:pt>
                <c:pt idx="19">
                  <c:v>111.7</c:v>
                </c:pt>
                <c:pt idx="20">
                  <c:v>109.56</c:v>
                </c:pt>
                <c:pt idx="21">
                  <c:v>105.6</c:v>
                </c:pt>
                <c:pt idx="22">
                  <c:v>85.3</c:v>
                </c:pt>
                <c:pt idx="23">
                  <c:v>106.5</c:v>
                </c:pt>
                <c:pt idx="24">
                  <c:v>135.6</c:v>
                </c:pt>
                <c:pt idx="25">
                  <c:v>91.9</c:v>
                </c:pt>
              </c:numCache>
            </c:numRef>
          </c:val>
          <c:smooth val="0"/>
          <c:extLst>
            <c:ext xmlns:c16="http://schemas.microsoft.com/office/drawing/2014/chart" uri="{C3380CC4-5D6E-409C-BE32-E72D297353CC}">
              <c16:uniqueId val="{00000004-400F-4A4C-8D06-8517C3EE589D}"/>
            </c:ext>
          </c:extLst>
        </c:ser>
        <c:dLbls>
          <c:showLegendKey val="0"/>
          <c:showVal val="0"/>
          <c:showCatName val="0"/>
          <c:showSerName val="0"/>
          <c:showPercent val="0"/>
          <c:showBubbleSize val="0"/>
        </c:dLbls>
        <c:marker val="1"/>
        <c:smooth val="0"/>
        <c:axId val="1192130384"/>
        <c:axId val="1192137104"/>
      </c:lineChart>
      <c:catAx>
        <c:axId val="1192130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zh-TW"/>
          </a:p>
        </c:txPr>
        <c:crossAx val="1192137104"/>
        <c:crosses val="autoZero"/>
        <c:auto val="1"/>
        <c:lblAlgn val="ctr"/>
        <c:lblOffset val="100"/>
        <c:noMultiLvlLbl val="0"/>
      </c:catAx>
      <c:valAx>
        <c:axId val="1192137104"/>
        <c:scaling>
          <c:orientation val="minMax"/>
          <c:min val="7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zh-TW"/>
          </a:p>
        </c:txPr>
        <c:crossAx val="1192130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zh-TW"/>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altLang="zh-TW" sz="1200" b="1">
                <a:latin typeface="Times New Roman" panose="02020603050405020304" pitchFamily="18" charset="0"/>
                <a:cs typeface="Times New Roman" panose="02020603050405020304" pitchFamily="18" charset="0"/>
              </a:rPr>
              <a:t>Total distance (km)</a:t>
            </a:r>
            <a:endParaRPr lang="zh-TW" altLang="en-US" sz="12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zh-TW" altLang="en-US"/>
        </a:p>
      </c:txPr>
    </c:title>
    <c:autoTitleDeleted val="0"/>
    <c:plotArea>
      <c:layout/>
      <c:lineChart>
        <c:grouping val="standard"/>
        <c:varyColors val="0"/>
        <c:ser>
          <c:idx val="0"/>
          <c:order val="0"/>
          <c:tx>
            <c:strRef>
              <c:f>TD!$B$1</c:f>
              <c:strCache>
                <c:ptCount val="1"/>
                <c:pt idx="0">
                  <c:v>Full Method</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cat>
            <c:strRef>
              <c:f>TD!$A$2:$A$27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TD!$B$2:$B$27</c:f>
              <c:numCache>
                <c:formatCode>General</c:formatCode>
                <c:ptCount val="26"/>
                <c:pt idx="0">
                  <c:v>4499.74</c:v>
                </c:pt>
                <c:pt idx="1">
                  <c:v>3962.51</c:v>
                </c:pt>
                <c:pt idx="2">
                  <c:v>4076.76</c:v>
                </c:pt>
                <c:pt idx="3">
                  <c:v>3797.71</c:v>
                </c:pt>
                <c:pt idx="4">
                  <c:v>3959.28</c:v>
                </c:pt>
                <c:pt idx="5">
                  <c:v>4095.1</c:v>
                </c:pt>
                <c:pt idx="6">
                  <c:v>4012.35</c:v>
                </c:pt>
                <c:pt idx="7">
                  <c:v>4674.95</c:v>
                </c:pt>
                <c:pt idx="8">
                  <c:v>3898.37</c:v>
                </c:pt>
                <c:pt idx="9">
                  <c:v>3796.69</c:v>
                </c:pt>
                <c:pt idx="10">
                  <c:v>3806.67</c:v>
                </c:pt>
                <c:pt idx="11">
                  <c:v>3788.96</c:v>
                </c:pt>
                <c:pt idx="12">
                  <c:v>3805.9</c:v>
                </c:pt>
                <c:pt idx="13">
                  <c:v>4399.1000000000004</c:v>
                </c:pt>
                <c:pt idx="14">
                  <c:v>4077.42</c:v>
                </c:pt>
                <c:pt idx="15">
                  <c:v>3835.65</c:v>
                </c:pt>
                <c:pt idx="16">
                  <c:v>5609.47</c:v>
                </c:pt>
                <c:pt idx="17">
                  <c:v>5660.37</c:v>
                </c:pt>
                <c:pt idx="18">
                  <c:v>4790.8599999999997</c:v>
                </c:pt>
                <c:pt idx="19">
                  <c:v>4912.08</c:v>
                </c:pt>
                <c:pt idx="20">
                  <c:v>4929.22</c:v>
                </c:pt>
                <c:pt idx="21">
                  <c:v>4737.63</c:v>
                </c:pt>
                <c:pt idx="22">
                  <c:v>3916.42</c:v>
                </c:pt>
                <c:pt idx="23">
                  <c:v>4621.32</c:v>
                </c:pt>
                <c:pt idx="24">
                  <c:v>6012.56</c:v>
                </c:pt>
                <c:pt idx="25">
                  <c:v>4042.29</c:v>
                </c:pt>
              </c:numCache>
            </c:numRef>
          </c:val>
          <c:smooth val="0"/>
          <c:extLst>
            <c:ext xmlns:c16="http://schemas.microsoft.com/office/drawing/2014/chart" uri="{C3380CC4-5D6E-409C-BE32-E72D297353CC}">
              <c16:uniqueId val="{00000000-E423-4F23-92FF-CFB1F276663E}"/>
            </c:ext>
          </c:extLst>
        </c:ser>
        <c:ser>
          <c:idx val="1"/>
          <c:order val="1"/>
          <c:tx>
            <c:strRef>
              <c:f>TD!$C$1</c:f>
              <c:strCache>
                <c:ptCount val="1"/>
                <c:pt idx="0">
                  <c:v>Random Extraction</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cat>
            <c:strRef>
              <c:f>TD!$A$2:$A$27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TD!$C$2:$C$27</c:f>
              <c:numCache>
                <c:formatCode>General</c:formatCode>
                <c:ptCount val="26"/>
                <c:pt idx="0">
                  <c:v>4677.84</c:v>
                </c:pt>
                <c:pt idx="1">
                  <c:v>4091.25</c:v>
                </c:pt>
                <c:pt idx="2">
                  <c:v>4201.84</c:v>
                </c:pt>
                <c:pt idx="3">
                  <c:v>3845.9</c:v>
                </c:pt>
                <c:pt idx="4">
                  <c:v>4105.1099999999997</c:v>
                </c:pt>
                <c:pt idx="5">
                  <c:v>4267.29</c:v>
                </c:pt>
                <c:pt idx="6">
                  <c:v>4102.21</c:v>
                </c:pt>
                <c:pt idx="7">
                  <c:v>4930.92</c:v>
                </c:pt>
                <c:pt idx="8">
                  <c:v>3966.18</c:v>
                </c:pt>
                <c:pt idx="9">
                  <c:v>3819.78</c:v>
                </c:pt>
                <c:pt idx="10">
                  <c:v>3879.59</c:v>
                </c:pt>
                <c:pt idx="11">
                  <c:v>3875.89</c:v>
                </c:pt>
                <c:pt idx="12">
                  <c:v>3864.91</c:v>
                </c:pt>
                <c:pt idx="13">
                  <c:v>4580.49</c:v>
                </c:pt>
                <c:pt idx="14">
                  <c:v>4231.6899999999996</c:v>
                </c:pt>
                <c:pt idx="15">
                  <c:v>3913.01</c:v>
                </c:pt>
                <c:pt idx="16">
                  <c:v>5906.19</c:v>
                </c:pt>
                <c:pt idx="17">
                  <c:v>5895.46</c:v>
                </c:pt>
                <c:pt idx="18">
                  <c:v>5030.96</c:v>
                </c:pt>
                <c:pt idx="19">
                  <c:v>5205.5200000000004</c:v>
                </c:pt>
                <c:pt idx="20">
                  <c:v>5020.21</c:v>
                </c:pt>
                <c:pt idx="21">
                  <c:v>4939.29</c:v>
                </c:pt>
                <c:pt idx="22">
                  <c:v>3998.46</c:v>
                </c:pt>
                <c:pt idx="23">
                  <c:v>4790.2</c:v>
                </c:pt>
                <c:pt idx="24">
                  <c:v>6314.79</c:v>
                </c:pt>
                <c:pt idx="25">
                  <c:v>4161.18</c:v>
                </c:pt>
              </c:numCache>
            </c:numRef>
          </c:val>
          <c:smooth val="0"/>
          <c:extLst>
            <c:ext xmlns:c16="http://schemas.microsoft.com/office/drawing/2014/chart" uri="{C3380CC4-5D6E-409C-BE32-E72D297353CC}">
              <c16:uniqueId val="{00000001-E423-4F23-92FF-CFB1F276663E}"/>
            </c:ext>
          </c:extLst>
        </c:ser>
        <c:ser>
          <c:idx val="2"/>
          <c:order val="2"/>
          <c:tx>
            <c:strRef>
              <c:f>TD!$D$1</c:f>
              <c:strCache>
                <c:ptCount val="1"/>
                <c:pt idx="0">
                  <c:v>HACO Without VND</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cat>
            <c:strRef>
              <c:f>TD!$A$2:$A$27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TD!$D$2:$D$27</c:f>
              <c:numCache>
                <c:formatCode>General</c:formatCode>
                <c:ptCount val="26"/>
                <c:pt idx="0">
                  <c:v>4509.1400000000003</c:v>
                </c:pt>
                <c:pt idx="1">
                  <c:v>3967.1</c:v>
                </c:pt>
                <c:pt idx="2">
                  <c:v>4077.72</c:v>
                </c:pt>
                <c:pt idx="3">
                  <c:v>3824.87</c:v>
                </c:pt>
                <c:pt idx="4">
                  <c:v>3952.76</c:v>
                </c:pt>
                <c:pt idx="5">
                  <c:v>4097.8500000000004</c:v>
                </c:pt>
                <c:pt idx="6">
                  <c:v>3998.07</c:v>
                </c:pt>
                <c:pt idx="7">
                  <c:v>4695.22</c:v>
                </c:pt>
                <c:pt idx="8">
                  <c:v>3911.65</c:v>
                </c:pt>
                <c:pt idx="9">
                  <c:v>3798.13</c:v>
                </c:pt>
                <c:pt idx="10">
                  <c:v>3817.38</c:v>
                </c:pt>
                <c:pt idx="11">
                  <c:v>3823.26</c:v>
                </c:pt>
                <c:pt idx="12">
                  <c:v>3799.54</c:v>
                </c:pt>
                <c:pt idx="13">
                  <c:v>4411.88</c:v>
                </c:pt>
                <c:pt idx="14">
                  <c:v>4090.71</c:v>
                </c:pt>
                <c:pt idx="15">
                  <c:v>3828.33</c:v>
                </c:pt>
                <c:pt idx="16">
                  <c:v>5559.98</c:v>
                </c:pt>
                <c:pt idx="17">
                  <c:v>5631.68</c:v>
                </c:pt>
                <c:pt idx="18">
                  <c:v>4837.0200000000004</c:v>
                </c:pt>
                <c:pt idx="19">
                  <c:v>4908.91</c:v>
                </c:pt>
                <c:pt idx="20">
                  <c:v>4958.29</c:v>
                </c:pt>
                <c:pt idx="21">
                  <c:v>4731.3100000000004</c:v>
                </c:pt>
                <c:pt idx="22">
                  <c:v>3933.97</c:v>
                </c:pt>
                <c:pt idx="23">
                  <c:v>4641.4799999999996</c:v>
                </c:pt>
                <c:pt idx="24">
                  <c:v>6053.93</c:v>
                </c:pt>
                <c:pt idx="25">
                  <c:v>4058.25</c:v>
                </c:pt>
              </c:numCache>
            </c:numRef>
          </c:val>
          <c:smooth val="0"/>
          <c:extLst>
            <c:ext xmlns:c16="http://schemas.microsoft.com/office/drawing/2014/chart" uri="{C3380CC4-5D6E-409C-BE32-E72D297353CC}">
              <c16:uniqueId val="{00000002-E423-4F23-92FF-CFB1F276663E}"/>
            </c:ext>
          </c:extLst>
        </c:ser>
        <c:ser>
          <c:idx val="3"/>
          <c:order val="3"/>
          <c:tx>
            <c:strRef>
              <c:f>TD!$E$1</c:f>
              <c:strCache>
                <c:ptCount val="1"/>
                <c:pt idx="0">
                  <c:v>MACS Without VND</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cat>
            <c:strRef>
              <c:f>TD!$A$2:$A$27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TD!$E$2:$E$27</c:f>
              <c:numCache>
                <c:formatCode>General</c:formatCode>
                <c:ptCount val="26"/>
                <c:pt idx="0">
                  <c:v>4527.68</c:v>
                </c:pt>
                <c:pt idx="1">
                  <c:v>3966.75</c:v>
                </c:pt>
                <c:pt idx="2">
                  <c:v>4083.98</c:v>
                </c:pt>
                <c:pt idx="3">
                  <c:v>3797.89</c:v>
                </c:pt>
                <c:pt idx="4">
                  <c:v>3958.29</c:v>
                </c:pt>
                <c:pt idx="5">
                  <c:v>4101.54</c:v>
                </c:pt>
                <c:pt idx="6">
                  <c:v>4005.79</c:v>
                </c:pt>
                <c:pt idx="7">
                  <c:v>4744.17</c:v>
                </c:pt>
                <c:pt idx="8">
                  <c:v>3905.96</c:v>
                </c:pt>
                <c:pt idx="9">
                  <c:v>3797.08</c:v>
                </c:pt>
                <c:pt idx="10">
                  <c:v>3807.64</c:v>
                </c:pt>
                <c:pt idx="11">
                  <c:v>3791.45</c:v>
                </c:pt>
                <c:pt idx="12">
                  <c:v>3805.08</c:v>
                </c:pt>
                <c:pt idx="13">
                  <c:v>4421.99</c:v>
                </c:pt>
                <c:pt idx="14">
                  <c:v>4086.23</c:v>
                </c:pt>
                <c:pt idx="15">
                  <c:v>3837.71</c:v>
                </c:pt>
                <c:pt idx="16">
                  <c:v>5685.76</c:v>
                </c:pt>
                <c:pt idx="17">
                  <c:v>5679.72</c:v>
                </c:pt>
                <c:pt idx="18">
                  <c:v>4823.3900000000003</c:v>
                </c:pt>
                <c:pt idx="19">
                  <c:v>5018.3999999999996</c:v>
                </c:pt>
                <c:pt idx="20">
                  <c:v>5032.4799999999996</c:v>
                </c:pt>
                <c:pt idx="21">
                  <c:v>4772.88</c:v>
                </c:pt>
                <c:pt idx="22">
                  <c:v>3922.08</c:v>
                </c:pt>
                <c:pt idx="23">
                  <c:v>4664.55</c:v>
                </c:pt>
                <c:pt idx="24">
                  <c:v>6155.18</c:v>
                </c:pt>
                <c:pt idx="25">
                  <c:v>4045.89</c:v>
                </c:pt>
              </c:numCache>
            </c:numRef>
          </c:val>
          <c:smooth val="0"/>
          <c:extLst>
            <c:ext xmlns:c16="http://schemas.microsoft.com/office/drawing/2014/chart" uri="{C3380CC4-5D6E-409C-BE32-E72D297353CC}">
              <c16:uniqueId val="{00000003-E423-4F23-92FF-CFB1F276663E}"/>
            </c:ext>
          </c:extLst>
        </c:ser>
        <c:ser>
          <c:idx val="4"/>
          <c:order val="4"/>
          <c:tx>
            <c:strRef>
              <c:f>TD!$F$1</c:f>
              <c:strCache>
                <c:ptCount val="1"/>
                <c:pt idx="0">
                  <c:v>Single-Stage GA</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cat>
            <c:strRef>
              <c:f>TD!$A$2:$A$27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TD!$F$2:$F$27</c:f>
              <c:numCache>
                <c:formatCode>General</c:formatCode>
                <c:ptCount val="26"/>
                <c:pt idx="0">
                  <c:v>4813.04</c:v>
                </c:pt>
                <c:pt idx="1">
                  <c:v>4072.85</c:v>
                </c:pt>
                <c:pt idx="2">
                  <c:v>4229.1099999999997</c:v>
                </c:pt>
                <c:pt idx="3">
                  <c:v>3842.13</c:v>
                </c:pt>
                <c:pt idx="4">
                  <c:v>4122.58</c:v>
                </c:pt>
                <c:pt idx="5">
                  <c:v>4307.8599999999997</c:v>
                </c:pt>
                <c:pt idx="6">
                  <c:v>4127.0200000000004</c:v>
                </c:pt>
                <c:pt idx="7">
                  <c:v>5043.84</c:v>
                </c:pt>
                <c:pt idx="8">
                  <c:v>4030.25</c:v>
                </c:pt>
                <c:pt idx="9">
                  <c:v>3827.66</c:v>
                </c:pt>
                <c:pt idx="10">
                  <c:v>3854.68</c:v>
                </c:pt>
                <c:pt idx="11">
                  <c:v>3934.38</c:v>
                </c:pt>
                <c:pt idx="12">
                  <c:v>3853.22</c:v>
                </c:pt>
                <c:pt idx="13">
                  <c:v>4654.75</c:v>
                </c:pt>
                <c:pt idx="14">
                  <c:v>4235.88</c:v>
                </c:pt>
                <c:pt idx="15">
                  <c:v>3907.37</c:v>
                </c:pt>
                <c:pt idx="16">
                  <c:v>5931.68</c:v>
                </c:pt>
                <c:pt idx="17">
                  <c:v>5964.14</c:v>
                </c:pt>
                <c:pt idx="18">
                  <c:v>5232.92</c:v>
                </c:pt>
                <c:pt idx="19">
                  <c:v>5317.44</c:v>
                </c:pt>
                <c:pt idx="20">
                  <c:v>5197.8599999999997</c:v>
                </c:pt>
                <c:pt idx="21">
                  <c:v>5113.8</c:v>
                </c:pt>
                <c:pt idx="22">
                  <c:v>4015</c:v>
                </c:pt>
                <c:pt idx="23">
                  <c:v>5020.6899999999996</c:v>
                </c:pt>
                <c:pt idx="24">
                  <c:v>6278.38</c:v>
                </c:pt>
                <c:pt idx="25">
                  <c:v>4233.13</c:v>
                </c:pt>
              </c:numCache>
            </c:numRef>
          </c:val>
          <c:smooth val="0"/>
          <c:extLst>
            <c:ext xmlns:c16="http://schemas.microsoft.com/office/drawing/2014/chart" uri="{C3380CC4-5D6E-409C-BE32-E72D297353CC}">
              <c16:uniqueId val="{00000004-E423-4F23-92FF-CFB1F276663E}"/>
            </c:ext>
          </c:extLst>
        </c:ser>
        <c:dLbls>
          <c:showLegendKey val="0"/>
          <c:showVal val="0"/>
          <c:showCatName val="0"/>
          <c:showSerName val="0"/>
          <c:showPercent val="0"/>
          <c:showBubbleSize val="0"/>
        </c:dLbls>
        <c:marker val="1"/>
        <c:smooth val="0"/>
        <c:axId val="292226400"/>
        <c:axId val="292228800"/>
      </c:lineChart>
      <c:catAx>
        <c:axId val="292226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zh-TW"/>
          </a:p>
        </c:txPr>
        <c:crossAx val="292228800"/>
        <c:crosses val="autoZero"/>
        <c:auto val="1"/>
        <c:lblAlgn val="ctr"/>
        <c:lblOffset val="100"/>
        <c:noMultiLvlLbl val="0"/>
      </c:catAx>
      <c:valAx>
        <c:axId val="292228800"/>
        <c:scaling>
          <c:orientation val="minMax"/>
          <c:min val="35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zh-TW"/>
          </a:p>
        </c:txPr>
        <c:crossAx val="292226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altLang="zh-TW" sz="1200" b="1">
                <a:latin typeface="Times New Roman" panose="02020603050405020304" pitchFamily="18" charset="0"/>
                <a:cs typeface="Times New Roman" panose="02020603050405020304" pitchFamily="18" charset="0"/>
              </a:rPr>
              <a:t>Average route loading rate (%)</a:t>
            </a:r>
            <a:endParaRPr lang="zh-TW" altLang="en-US" sz="12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zh-TW" altLang="en-US"/>
        </a:p>
      </c:txPr>
    </c:title>
    <c:autoTitleDeleted val="0"/>
    <c:plotArea>
      <c:layout/>
      <c:lineChart>
        <c:grouping val="standard"/>
        <c:varyColors val="0"/>
        <c:ser>
          <c:idx val="0"/>
          <c:order val="0"/>
          <c:tx>
            <c:strRef>
              <c:f>U!$B$1</c:f>
              <c:strCache>
                <c:ptCount val="1"/>
                <c:pt idx="0">
                  <c:v>Full Method</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cat>
            <c:strRef>
              <c:f>U!$A$2:$A$27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U!$B$2:$B$27</c:f>
              <c:numCache>
                <c:formatCode>General</c:formatCode>
                <c:ptCount val="26"/>
                <c:pt idx="0">
                  <c:v>92.3</c:v>
                </c:pt>
                <c:pt idx="1">
                  <c:v>89.99</c:v>
                </c:pt>
                <c:pt idx="2">
                  <c:v>90.65</c:v>
                </c:pt>
                <c:pt idx="3">
                  <c:v>79.72</c:v>
                </c:pt>
                <c:pt idx="4">
                  <c:v>88.34</c:v>
                </c:pt>
                <c:pt idx="5">
                  <c:v>93.01</c:v>
                </c:pt>
                <c:pt idx="6">
                  <c:v>91.44</c:v>
                </c:pt>
                <c:pt idx="7">
                  <c:v>93.13</c:v>
                </c:pt>
                <c:pt idx="8">
                  <c:v>86.86</c:v>
                </c:pt>
                <c:pt idx="9">
                  <c:v>79.66</c:v>
                </c:pt>
                <c:pt idx="10">
                  <c:v>82.13</c:v>
                </c:pt>
                <c:pt idx="11">
                  <c:v>85.66</c:v>
                </c:pt>
                <c:pt idx="12">
                  <c:v>84.94</c:v>
                </c:pt>
                <c:pt idx="13">
                  <c:v>93.94</c:v>
                </c:pt>
                <c:pt idx="14">
                  <c:v>90.82</c:v>
                </c:pt>
                <c:pt idx="15">
                  <c:v>86.8</c:v>
                </c:pt>
                <c:pt idx="16">
                  <c:v>92.66</c:v>
                </c:pt>
                <c:pt idx="17">
                  <c:v>92.53</c:v>
                </c:pt>
                <c:pt idx="18">
                  <c:v>92.53</c:v>
                </c:pt>
                <c:pt idx="19">
                  <c:v>92.27</c:v>
                </c:pt>
                <c:pt idx="20">
                  <c:v>92.51</c:v>
                </c:pt>
                <c:pt idx="21">
                  <c:v>93.13</c:v>
                </c:pt>
                <c:pt idx="22">
                  <c:v>88.24</c:v>
                </c:pt>
                <c:pt idx="23">
                  <c:v>91.9</c:v>
                </c:pt>
                <c:pt idx="24">
                  <c:v>92.3</c:v>
                </c:pt>
                <c:pt idx="25">
                  <c:v>83.74</c:v>
                </c:pt>
              </c:numCache>
            </c:numRef>
          </c:val>
          <c:smooth val="0"/>
          <c:extLst>
            <c:ext xmlns:c16="http://schemas.microsoft.com/office/drawing/2014/chart" uri="{C3380CC4-5D6E-409C-BE32-E72D297353CC}">
              <c16:uniqueId val="{00000000-3D34-4E48-A342-DC6AFE2754AB}"/>
            </c:ext>
          </c:extLst>
        </c:ser>
        <c:ser>
          <c:idx val="1"/>
          <c:order val="1"/>
          <c:tx>
            <c:strRef>
              <c:f>U!$C$1</c:f>
              <c:strCache>
                <c:ptCount val="1"/>
                <c:pt idx="0">
                  <c:v>Random Extraction</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cat>
            <c:strRef>
              <c:f>U!$A$2:$A$27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U!$C$2:$C$27</c:f>
              <c:numCache>
                <c:formatCode>General</c:formatCode>
                <c:ptCount val="26"/>
                <c:pt idx="0">
                  <c:v>91.88</c:v>
                </c:pt>
                <c:pt idx="1">
                  <c:v>87.95</c:v>
                </c:pt>
                <c:pt idx="2">
                  <c:v>89</c:v>
                </c:pt>
                <c:pt idx="3">
                  <c:v>79.91</c:v>
                </c:pt>
                <c:pt idx="4">
                  <c:v>86.13</c:v>
                </c:pt>
                <c:pt idx="5">
                  <c:v>90.26</c:v>
                </c:pt>
                <c:pt idx="6">
                  <c:v>88.96</c:v>
                </c:pt>
                <c:pt idx="7">
                  <c:v>91.62</c:v>
                </c:pt>
                <c:pt idx="8">
                  <c:v>86.03</c:v>
                </c:pt>
                <c:pt idx="9">
                  <c:v>79.459999999999994</c:v>
                </c:pt>
                <c:pt idx="10">
                  <c:v>80.45</c:v>
                </c:pt>
                <c:pt idx="11">
                  <c:v>85.03</c:v>
                </c:pt>
                <c:pt idx="12">
                  <c:v>83.33</c:v>
                </c:pt>
                <c:pt idx="13">
                  <c:v>92.49</c:v>
                </c:pt>
                <c:pt idx="14">
                  <c:v>87.65</c:v>
                </c:pt>
                <c:pt idx="15">
                  <c:v>85.61</c:v>
                </c:pt>
                <c:pt idx="16">
                  <c:v>91.96</c:v>
                </c:pt>
                <c:pt idx="17">
                  <c:v>91.88</c:v>
                </c:pt>
                <c:pt idx="18">
                  <c:v>90.8</c:v>
                </c:pt>
                <c:pt idx="19">
                  <c:v>91.74</c:v>
                </c:pt>
                <c:pt idx="20">
                  <c:v>92.66</c:v>
                </c:pt>
                <c:pt idx="21">
                  <c:v>91.73</c:v>
                </c:pt>
                <c:pt idx="22">
                  <c:v>86.67</c:v>
                </c:pt>
                <c:pt idx="23">
                  <c:v>89.8</c:v>
                </c:pt>
                <c:pt idx="24">
                  <c:v>92.63</c:v>
                </c:pt>
                <c:pt idx="25">
                  <c:v>82.22</c:v>
                </c:pt>
              </c:numCache>
            </c:numRef>
          </c:val>
          <c:smooth val="0"/>
          <c:extLst>
            <c:ext xmlns:c16="http://schemas.microsoft.com/office/drawing/2014/chart" uri="{C3380CC4-5D6E-409C-BE32-E72D297353CC}">
              <c16:uniqueId val="{00000001-3D34-4E48-A342-DC6AFE2754AB}"/>
            </c:ext>
          </c:extLst>
        </c:ser>
        <c:ser>
          <c:idx val="2"/>
          <c:order val="2"/>
          <c:tx>
            <c:strRef>
              <c:f>U!$D$1</c:f>
              <c:strCache>
                <c:ptCount val="1"/>
                <c:pt idx="0">
                  <c:v>HACO Without VND</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cat>
            <c:strRef>
              <c:f>U!$A$2:$A$27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U!$D$2:$D$27</c:f>
              <c:numCache>
                <c:formatCode>General</c:formatCode>
                <c:ptCount val="26"/>
                <c:pt idx="0">
                  <c:v>92.34</c:v>
                </c:pt>
                <c:pt idx="1">
                  <c:v>90.18</c:v>
                </c:pt>
                <c:pt idx="2">
                  <c:v>90.51</c:v>
                </c:pt>
                <c:pt idx="3">
                  <c:v>78.91</c:v>
                </c:pt>
                <c:pt idx="4">
                  <c:v>88.7</c:v>
                </c:pt>
                <c:pt idx="5">
                  <c:v>93.19</c:v>
                </c:pt>
                <c:pt idx="6">
                  <c:v>91.96</c:v>
                </c:pt>
                <c:pt idx="7">
                  <c:v>92.56</c:v>
                </c:pt>
                <c:pt idx="8">
                  <c:v>86.6</c:v>
                </c:pt>
                <c:pt idx="9">
                  <c:v>79.66</c:v>
                </c:pt>
                <c:pt idx="10">
                  <c:v>82.15</c:v>
                </c:pt>
                <c:pt idx="11">
                  <c:v>84.93</c:v>
                </c:pt>
                <c:pt idx="12">
                  <c:v>84.97</c:v>
                </c:pt>
                <c:pt idx="13">
                  <c:v>93.83</c:v>
                </c:pt>
                <c:pt idx="14">
                  <c:v>90.6</c:v>
                </c:pt>
                <c:pt idx="15">
                  <c:v>86.97</c:v>
                </c:pt>
                <c:pt idx="16">
                  <c:v>93.17</c:v>
                </c:pt>
                <c:pt idx="17">
                  <c:v>92.85</c:v>
                </c:pt>
                <c:pt idx="18">
                  <c:v>92.1</c:v>
                </c:pt>
                <c:pt idx="19">
                  <c:v>92.36</c:v>
                </c:pt>
                <c:pt idx="20">
                  <c:v>92.47</c:v>
                </c:pt>
                <c:pt idx="21">
                  <c:v>92.86</c:v>
                </c:pt>
                <c:pt idx="22">
                  <c:v>88.34</c:v>
                </c:pt>
                <c:pt idx="23">
                  <c:v>91.63</c:v>
                </c:pt>
                <c:pt idx="24">
                  <c:v>92</c:v>
                </c:pt>
                <c:pt idx="25">
                  <c:v>83.71</c:v>
                </c:pt>
              </c:numCache>
            </c:numRef>
          </c:val>
          <c:smooth val="0"/>
          <c:extLst>
            <c:ext xmlns:c16="http://schemas.microsoft.com/office/drawing/2014/chart" uri="{C3380CC4-5D6E-409C-BE32-E72D297353CC}">
              <c16:uniqueId val="{00000002-3D34-4E48-A342-DC6AFE2754AB}"/>
            </c:ext>
          </c:extLst>
        </c:ser>
        <c:ser>
          <c:idx val="3"/>
          <c:order val="3"/>
          <c:tx>
            <c:strRef>
              <c:f>U!$E$1</c:f>
              <c:strCache>
                <c:ptCount val="1"/>
                <c:pt idx="0">
                  <c:v>MACS Without VND</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cat>
            <c:strRef>
              <c:f>U!$A$2:$A$27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U!$E$2:$E$27</c:f>
              <c:numCache>
                <c:formatCode>General</c:formatCode>
                <c:ptCount val="26"/>
                <c:pt idx="0">
                  <c:v>92.02</c:v>
                </c:pt>
                <c:pt idx="1">
                  <c:v>89.52</c:v>
                </c:pt>
                <c:pt idx="2">
                  <c:v>90.6</c:v>
                </c:pt>
                <c:pt idx="3">
                  <c:v>79.72</c:v>
                </c:pt>
                <c:pt idx="4">
                  <c:v>87.98</c:v>
                </c:pt>
                <c:pt idx="5">
                  <c:v>92.6</c:v>
                </c:pt>
                <c:pt idx="6">
                  <c:v>91.46</c:v>
                </c:pt>
                <c:pt idx="7">
                  <c:v>92.55</c:v>
                </c:pt>
                <c:pt idx="8">
                  <c:v>86.61</c:v>
                </c:pt>
                <c:pt idx="9">
                  <c:v>79.66</c:v>
                </c:pt>
                <c:pt idx="10">
                  <c:v>82.08</c:v>
                </c:pt>
                <c:pt idx="11">
                  <c:v>85.66</c:v>
                </c:pt>
                <c:pt idx="12">
                  <c:v>84.97</c:v>
                </c:pt>
                <c:pt idx="13">
                  <c:v>93.76</c:v>
                </c:pt>
                <c:pt idx="14">
                  <c:v>90.68</c:v>
                </c:pt>
                <c:pt idx="15">
                  <c:v>86.73</c:v>
                </c:pt>
                <c:pt idx="16">
                  <c:v>92.73</c:v>
                </c:pt>
                <c:pt idx="17">
                  <c:v>92.44</c:v>
                </c:pt>
                <c:pt idx="18">
                  <c:v>92.16</c:v>
                </c:pt>
                <c:pt idx="19">
                  <c:v>91.3</c:v>
                </c:pt>
                <c:pt idx="20">
                  <c:v>91.17</c:v>
                </c:pt>
                <c:pt idx="21">
                  <c:v>92.71</c:v>
                </c:pt>
                <c:pt idx="22">
                  <c:v>88.09</c:v>
                </c:pt>
                <c:pt idx="23">
                  <c:v>91.49</c:v>
                </c:pt>
                <c:pt idx="24">
                  <c:v>91.4</c:v>
                </c:pt>
                <c:pt idx="25">
                  <c:v>83.65</c:v>
                </c:pt>
              </c:numCache>
            </c:numRef>
          </c:val>
          <c:smooth val="0"/>
          <c:extLst>
            <c:ext xmlns:c16="http://schemas.microsoft.com/office/drawing/2014/chart" uri="{C3380CC4-5D6E-409C-BE32-E72D297353CC}">
              <c16:uniqueId val="{00000003-3D34-4E48-A342-DC6AFE2754AB}"/>
            </c:ext>
          </c:extLst>
        </c:ser>
        <c:ser>
          <c:idx val="4"/>
          <c:order val="4"/>
          <c:tx>
            <c:strRef>
              <c:f>U!$F$1</c:f>
              <c:strCache>
                <c:ptCount val="1"/>
                <c:pt idx="0">
                  <c:v>Single-Stage GA</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cat>
            <c:strRef>
              <c:f>U!$A$2:$A$27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U!$F$2:$F$27</c:f>
              <c:numCache>
                <c:formatCode>General</c:formatCode>
                <c:ptCount val="26"/>
                <c:pt idx="0">
                  <c:v>86.38</c:v>
                </c:pt>
                <c:pt idx="1">
                  <c:v>85.74</c:v>
                </c:pt>
                <c:pt idx="2">
                  <c:v>88.96</c:v>
                </c:pt>
                <c:pt idx="3">
                  <c:v>78.48</c:v>
                </c:pt>
                <c:pt idx="4">
                  <c:v>83.65</c:v>
                </c:pt>
                <c:pt idx="5">
                  <c:v>88.35</c:v>
                </c:pt>
                <c:pt idx="6">
                  <c:v>85.72</c:v>
                </c:pt>
                <c:pt idx="7">
                  <c:v>86.96</c:v>
                </c:pt>
                <c:pt idx="8">
                  <c:v>82.18</c:v>
                </c:pt>
                <c:pt idx="9">
                  <c:v>78.59</c:v>
                </c:pt>
                <c:pt idx="10">
                  <c:v>81.209999999999994</c:v>
                </c:pt>
                <c:pt idx="11">
                  <c:v>81.88</c:v>
                </c:pt>
                <c:pt idx="12">
                  <c:v>82.52</c:v>
                </c:pt>
                <c:pt idx="13">
                  <c:v>89.04</c:v>
                </c:pt>
                <c:pt idx="14">
                  <c:v>88.15</c:v>
                </c:pt>
                <c:pt idx="15">
                  <c:v>84.18</c:v>
                </c:pt>
                <c:pt idx="16">
                  <c:v>86.85</c:v>
                </c:pt>
                <c:pt idx="17">
                  <c:v>86.7</c:v>
                </c:pt>
                <c:pt idx="18">
                  <c:v>83.5</c:v>
                </c:pt>
                <c:pt idx="19">
                  <c:v>85.93</c:v>
                </c:pt>
                <c:pt idx="20">
                  <c:v>87.44</c:v>
                </c:pt>
                <c:pt idx="21">
                  <c:v>87.23</c:v>
                </c:pt>
                <c:pt idx="22">
                  <c:v>85.94</c:v>
                </c:pt>
                <c:pt idx="23">
                  <c:v>85.86</c:v>
                </c:pt>
                <c:pt idx="24">
                  <c:v>87.31</c:v>
                </c:pt>
                <c:pt idx="25">
                  <c:v>80.819999999999993</c:v>
                </c:pt>
              </c:numCache>
            </c:numRef>
          </c:val>
          <c:smooth val="0"/>
          <c:extLst>
            <c:ext xmlns:c16="http://schemas.microsoft.com/office/drawing/2014/chart" uri="{C3380CC4-5D6E-409C-BE32-E72D297353CC}">
              <c16:uniqueId val="{00000004-3D34-4E48-A342-DC6AFE2754AB}"/>
            </c:ext>
          </c:extLst>
        </c:ser>
        <c:dLbls>
          <c:showLegendKey val="0"/>
          <c:showVal val="0"/>
          <c:showCatName val="0"/>
          <c:showSerName val="0"/>
          <c:showPercent val="0"/>
          <c:showBubbleSize val="0"/>
        </c:dLbls>
        <c:marker val="1"/>
        <c:smooth val="0"/>
        <c:axId val="292192320"/>
        <c:axId val="292198080"/>
      </c:lineChart>
      <c:catAx>
        <c:axId val="29219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zh-TW"/>
          </a:p>
        </c:txPr>
        <c:crossAx val="292198080"/>
        <c:crosses val="autoZero"/>
        <c:auto val="1"/>
        <c:lblAlgn val="ctr"/>
        <c:lblOffset val="100"/>
        <c:noMultiLvlLbl val="0"/>
      </c:catAx>
      <c:valAx>
        <c:axId val="292198080"/>
        <c:scaling>
          <c:orientation val="minMax"/>
          <c:max val="100"/>
          <c:min val="7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zh-TW"/>
          </a:p>
        </c:txPr>
        <c:crossAx val="292192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altLang="zh-TW" sz="1200" b="1">
                <a:latin typeface="Times New Roman" panose="02020603050405020304" pitchFamily="18" charset="0"/>
                <a:cs typeface="Times New Roman" panose="02020603050405020304" pitchFamily="18" charset="0"/>
              </a:rPr>
              <a:t>On-Time rate (%)</a:t>
            </a:r>
            <a:endParaRPr lang="zh-TW" altLang="en-US" sz="12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zh-TW" altLang="en-US"/>
        </a:p>
      </c:txPr>
    </c:title>
    <c:autoTitleDeleted val="0"/>
    <c:plotArea>
      <c:layout/>
      <c:lineChart>
        <c:grouping val="standard"/>
        <c:varyColors val="0"/>
        <c:ser>
          <c:idx val="0"/>
          <c:order val="0"/>
          <c:tx>
            <c:strRef>
              <c:f>O!$B$1</c:f>
              <c:strCache>
                <c:ptCount val="1"/>
                <c:pt idx="0">
                  <c:v>Full Method</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cat>
            <c:strRef>
              <c:f>O!$A$2:$A$27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O!$B$2:$B$27</c:f>
              <c:numCache>
                <c:formatCode>General</c:formatCode>
                <c:ptCount val="26"/>
                <c:pt idx="0">
                  <c:v>99.86</c:v>
                </c:pt>
                <c:pt idx="1">
                  <c:v>98.62</c:v>
                </c:pt>
                <c:pt idx="2">
                  <c:v>99.56</c:v>
                </c:pt>
                <c:pt idx="3">
                  <c:v>98.61</c:v>
                </c:pt>
                <c:pt idx="4">
                  <c:v>99.69</c:v>
                </c:pt>
                <c:pt idx="5">
                  <c:v>99.79</c:v>
                </c:pt>
                <c:pt idx="6">
                  <c:v>99.94</c:v>
                </c:pt>
                <c:pt idx="7">
                  <c:v>99.75</c:v>
                </c:pt>
                <c:pt idx="8">
                  <c:v>99.29</c:v>
                </c:pt>
                <c:pt idx="9">
                  <c:v>98.06</c:v>
                </c:pt>
                <c:pt idx="10">
                  <c:v>97.49</c:v>
                </c:pt>
                <c:pt idx="11">
                  <c:v>98.67</c:v>
                </c:pt>
                <c:pt idx="12">
                  <c:v>97.34</c:v>
                </c:pt>
                <c:pt idx="13">
                  <c:v>99.67</c:v>
                </c:pt>
                <c:pt idx="14">
                  <c:v>98.71</c:v>
                </c:pt>
                <c:pt idx="15">
                  <c:v>98.6</c:v>
                </c:pt>
                <c:pt idx="16">
                  <c:v>99.77</c:v>
                </c:pt>
                <c:pt idx="17">
                  <c:v>99.78</c:v>
                </c:pt>
                <c:pt idx="18">
                  <c:v>99.83</c:v>
                </c:pt>
                <c:pt idx="19">
                  <c:v>99.95</c:v>
                </c:pt>
                <c:pt idx="20">
                  <c:v>99.73</c:v>
                </c:pt>
                <c:pt idx="21">
                  <c:v>99.82</c:v>
                </c:pt>
                <c:pt idx="22">
                  <c:v>98.44</c:v>
                </c:pt>
                <c:pt idx="23">
                  <c:v>98.17</c:v>
                </c:pt>
                <c:pt idx="24">
                  <c:v>99.74</c:v>
                </c:pt>
                <c:pt idx="25">
                  <c:v>95.82</c:v>
                </c:pt>
              </c:numCache>
            </c:numRef>
          </c:val>
          <c:smooth val="0"/>
          <c:extLst>
            <c:ext xmlns:c16="http://schemas.microsoft.com/office/drawing/2014/chart" uri="{C3380CC4-5D6E-409C-BE32-E72D297353CC}">
              <c16:uniqueId val="{00000000-F11C-4B87-9CE6-96A5FCB1C29D}"/>
            </c:ext>
          </c:extLst>
        </c:ser>
        <c:ser>
          <c:idx val="1"/>
          <c:order val="1"/>
          <c:tx>
            <c:strRef>
              <c:f>O!$C$1</c:f>
              <c:strCache>
                <c:ptCount val="1"/>
                <c:pt idx="0">
                  <c:v>Random Extraction</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cat>
            <c:strRef>
              <c:f>O!$A$2:$A$27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O!$C$2:$C$27</c:f>
              <c:numCache>
                <c:formatCode>General</c:formatCode>
                <c:ptCount val="26"/>
                <c:pt idx="0">
                  <c:v>99.33</c:v>
                </c:pt>
                <c:pt idx="1">
                  <c:v>98.58</c:v>
                </c:pt>
                <c:pt idx="2">
                  <c:v>99.13</c:v>
                </c:pt>
                <c:pt idx="3">
                  <c:v>97.87</c:v>
                </c:pt>
                <c:pt idx="4">
                  <c:v>98.75</c:v>
                </c:pt>
                <c:pt idx="5">
                  <c:v>99.38</c:v>
                </c:pt>
                <c:pt idx="6">
                  <c:v>98.89</c:v>
                </c:pt>
                <c:pt idx="7">
                  <c:v>99.2</c:v>
                </c:pt>
                <c:pt idx="8">
                  <c:v>98.84</c:v>
                </c:pt>
                <c:pt idx="9">
                  <c:v>97.81</c:v>
                </c:pt>
                <c:pt idx="10">
                  <c:v>97.44</c:v>
                </c:pt>
                <c:pt idx="11">
                  <c:v>98.62</c:v>
                </c:pt>
                <c:pt idx="12">
                  <c:v>97.58</c:v>
                </c:pt>
                <c:pt idx="13">
                  <c:v>99.31</c:v>
                </c:pt>
                <c:pt idx="14">
                  <c:v>98.38</c:v>
                </c:pt>
                <c:pt idx="15">
                  <c:v>98.19</c:v>
                </c:pt>
                <c:pt idx="16">
                  <c:v>98.82</c:v>
                </c:pt>
                <c:pt idx="17">
                  <c:v>99.32</c:v>
                </c:pt>
                <c:pt idx="18">
                  <c:v>99.37</c:v>
                </c:pt>
                <c:pt idx="19">
                  <c:v>99.33</c:v>
                </c:pt>
                <c:pt idx="20">
                  <c:v>99.36</c:v>
                </c:pt>
                <c:pt idx="21">
                  <c:v>99.78</c:v>
                </c:pt>
                <c:pt idx="22">
                  <c:v>98.42</c:v>
                </c:pt>
                <c:pt idx="23">
                  <c:v>97.27</c:v>
                </c:pt>
                <c:pt idx="24">
                  <c:v>98.96</c:v>
                </c:pt>
                <c:pt idx="25">
                  <c:v>95.83</c:v>
                </c:pt>
              </c:numCache>
            </c:numRef>
          </c:val>
          <c:smooth val="0"/>
          <c:extLst>
            <c:ext xmlns:c16="http://schemas.microsoft.com/office/drawing/2014/chart" uri="{C3380CC4-5D6E-409C-BE32-E72D297353CC}">
              <c16:uniqueId val="{00000001-F11C-4B87-9CE6-96A5FCB1C29D}"/>
            </c:ext>
          </c:extLst>
        </c:ser>
        <c:ser>
          <c:idx val="2"/>
          <c:order val="2"/>
          <c:tx>
            <c:strRef>
              <c:f>O!$D$1</c:f>
              <c:strCache>
                <c:ptCount val="1"/>
                <c:pt idx="0">
                  <c:v>HACO Without VND</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cat>
            <c:strRef>
              <c:f>O!$A$2:$A$27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O!$D$2:$D$27</c:f>
              <c:numCache>
                <c:formatCode>General</c:formatCode>
                <c:ptCount val="26"/>
                <c:pt idx="0">
                  <c:v>99.82</c:v>
                </c:pt>
                <c:pt idx="1">
                  <c:v>98.65</c:v>
                </c:pt>
                <c:pt idx="2">
                  <c:v>99.68</c:v>
                </c:pt>
                <c:pt idx="3">
                  <c:v>98.61</c:v>
                </c:pt>
                <c:pt idx="4">
                  <c:v>99.66</c:v>
                </c:pt>
                <c:pt idx="5">
                  <c:v>99.75</c:v>
                </c:pt>
                <c:pt idx="6">
                  <c:v>99.97</c:v>
                </c:pt>
                <c:pt idx="7">
                  <c:v>99.77</c:v>
                </c:pt>
                <c:pt idx="8">
                  <c:v>99.28</c:v>
                </c:pt>
                <c:pt idx="9">
                  <c:v>98.06</c:v>
                </c:pt>
                <c:pt idx="10">
                  <c:v>97.49</c:v>
                </c:pt>
                <c:pt idx="11">
                  <c:v>98.73</c:v>
                </c:pt>
                <c:pt idx="12">
                  <c:v>97.34</c:v>
                </c:pt>
                <c:pt idx="13">
                  <c:v>99.74</c:v>
                </c:pt>
                <c:pt idx="14">
                  <c:v>98.66</c:v>
                </c:pt>
                <c:pt idx="15">
                  <c:v>98.59</c:v>
                </c:pt>
                <c:pt idx="16">
                  <c:v>99.77</c:v>
                </c:pt>
                <c:pt idx="17">
                  <c:v>99.84</c:v>
                </c:pt>
                <c:pt idx="18">
                  <c:v>99.81</c:v>
                </c:pt>
                <c:pt idx="19">
                  <c:v>99.94</c:v>
                </c:pt>
                <c:pt idx="20">
                  <c:v>99.82</c:v>
                </c:pt>
                <c:pt idx="21">
                  <c:v>99.8</c:v>
                </c:pt>
                <c:pt idx="22">
                  <c:v>98.47</c:v>
                </c:pt>
                <c:pt idx="23">
                  <c:v>98.13</c:v>
                </c:pt>
                <c:pt idx="24">
                  <c:v>99.76</c:v>
                </c:pt>
                <c:pt idx="25">
                  <c:v>95.6</c:v>
                </c:pt>
              </c:numCache>
            </c:numRef>
          </c:val>
          <c:smooth val="0"/>
          <c:extLst>
            <c:ext xmlns:c16="http://schemas.microsoft.com/office/drawing/2014/chart" uri="{C3380CC4-5D6E-409C-BE32-E72D297353CC}">
              <c16:uniqueId val="{00000002-F11C-4B87-9CE6-96A5FCB1C29D}"/>
            </c:ext>
          </c:extLst>
        </c:ser>
        <c:ser>
          <c:idx val="3"/>
          <c:order val="3"/>
          <c:tx>
            <c:strRef>
              <c:f>O!$E$1</c:f>
              <c:strCache>
                <c:ptCount val="1"/>
                <c:pt idx="0">
                  <c:v>MACS Without VND</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cat>
            <c:strRef>
              <c:f>O!$A$2:$A$27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O!$E$2:$E$27</c:f>
              <c:numCache>
                <c:formatCode>General</c:formatCode>
                <c:ptCount val="26"/>
                <c:pt idx="0">
                  <c:v>99.82</c:v>
                </c:pt>
                <c:pt idx="1">
                  <c:v>98.61</c:v>
                </c:pt>
                <c:pt idx="2">
                  <c:v>99.57</c:v>
                </c:pt>
                <c:pt idx="3">
                  <c:v>98.61</c:v>
                </c:pt>
                <c:pt idx="4">
                  <c:v>99.68</c:v>
                </c:pt>
                <c:pt idx="5">
                  <c:v>99.76</c:v>
                </c:pt>
                <c:pt idx="6">
                  <c:v>99.97</c:v>
                </c:pt>
                <c:pt idx="7">
                  <c:v>99.76</c:v>
                </c:pt>
                <c:pt idx="8">
                  <c:v>99.28</c:v>
                </c:pt>
                <c:pt idx="9">
                  <c:v>98.06</c:v>
                </c:pt>
                <c:pt idx="10">
                  <c:v>97.49</c:v>
                </c:pt>
                <c:pt idx="11">
                  <c:v>98.73</c:v>
                </c:pt>
                <c:pt idx="12">
                  <c:v>97.34</c:v>
                </c:pt>
                <c:pt idx="13">
                  <c:v>99.73</c:v>
                </c:pt>
                <c:pt idx="14">
                  <c:v>98.65</c:v>
                </c:pt>
                <c:pt idx="15">
                  <c:v>98.59</c:v>
                </c:pt>
                <c:pt idx="16">
                  <c:v>99.76</c:v>
                </c:pt>
                <c:pt idx="17">
                  <c:v>99.83</c:v>
                </c:pt>
                <c:pt idx="18">
                  <c:v>99.79</c:v>
                </c:pt>
                <c:pt idx="19">
                  <c:v>99.98</c:v>
                </c:pt>
                <c:pt idx="20">
                  <c:v>99.8</c:v>
                </c:pt>
                <c:pt idx="21">
                  <c:v>99.79</c:v>
                </c:pt>
                <c:pt idx="22">
                  <c:v>98.49</c:v>
                </c:pt>
                <c:pt idx="23">
                  <c:v>98.15</c:v>
                </c:pt>
                <c:pt idx="24">
                  <c:v>99.77</c:v>
                </c:pt>
                <c:pt idx="25">
                  <c:v>95.85</c:v>
                </c:pt>
              </c:numCache>
            </c:numRef>
          </c:val>
          <c:smooth val="0"/>
          <c:extLst>
            <c:ext xmlns:c16="http://schemas.microsoft.com/office/drawing/2014/chart" uri="{C3380CC4-5D6E-409C-BE32-E72D297353CC}">
              <c16:uniqueId val="{00000003-F11C-4B87-9CE6-96A5FCB1C29D}"/>
            </c:ext>
          </c:extLst>
        </c:ser>
        <c:ser>
          <c:idx val="4"/>
          <c:order val="4"/>
          <c:tx>
            <c:strRef>
              <c:f>O!$F$1</c:f>
              <c:strCache>
                <c:ptCount val="1"/>
                <c:pt idx="0">
                  <c:v>Single-Stage GA</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cat>
            <c:strRef>
              <c:f>O!$A$2:$A$27</c:f>
              <c:strCache>
                <c:ptCount val="26"/>
                <c:pt idx="0">
                  <c:v>D20221203</c:v>
                </c:pt>
                <c:pt idx="1">
                  <c:v>D20221205</c:v>
                </c:pt>
                <c:pt idx="2">
                  <c:v>D20221207</c:v>
                </c:pt>
                <c:pt idx="3">
                  <c:v>D20221208</c:v>
                </c:pt>
                <c:pt idx="4">
                  <c:v>D20221209</c:v>
                </c:pt>
                <c:pt idx="5">
                  <c:v>D20221210</c:v>
                </c:pt>
                <c:pt idx="6">
                  <c:v>D20221212</c:v>
                </c:pt>
                <c:pt idx="7">
                  <c:v>D20221213</c:v>
                </c:pt>
                <c:pt idx="8">
                  <c:v>D20221214</c:v>
                </c:pt>
                <c:pt idx="9">
                  <c:v>D20221215</c:v>
                </c:pt>
                <c:pt idx="10">
                  <c:v>D20221216</c:v>
                </c:pt>
                <c:pt idx="11">
                  <c:v>D20221217</c:v>
                </c:pt>
                <c:pt idx="12">
                  <c:v>D20221219</c:v>
                </c:pt>
                <c:pt idx="13">
                  <c:v>D20221220</c:v>
                </c:pt>
                <c:pt idx="14">
                  <c:v>D20221221</c:v>
                </c:pt>
                <c:pt idx="15">
                  <c:v>D20221222</c:v>
                </c:pt>
                <c:pt idx="16">
                  <c:v>D20221223</c:v>
                </c:pt>
                <c:pt idx="17">
                  <c:v>D20221227</c:v>
                </c:pt>
                <c:pt idx="18">
                  <c:v>D20221230</c:v>
                </c:pt>
                <c:pt idx="19">
                  <c:v>D20221231</c:v>
                </c:pt>
                <c:pt idx="20">
                  <c:v>D20230102</c:v>
                </c:pt>
                <c:pt idx="21">
                  <c:v>D20230107</c:v>
                </c:pt>
                <c:pt idx="22">
                  <c:v>D20230113</c:v>
                </c:pt>
                <c:pt idx="23">
                  <c:v>D20260102</c:v>
                </c:pt>
                <c:pt idx="24">
                  <c:v>D20260106</c:v>
                </c:pt>
                <c:pt idx="25">
                  <c:v>D20260109</c:v>
                </c:pt>
              </c:strCache>
            </c:strRef>
          </c:cat>
          <c:val>
            <c:numRef>
              <c:f>O!$F$2:$F$27</c:f>
              <c:numCache>
                <c:formatCode>General</c:formatCode>
                <c:ptCount val="26"/>
                <c:pt idx="0">
                  <c:v>99.26</c:v>
                </c:pt>
                <c:pt idx="1">
                  <c:v>98.17</c:v>
                </c:pt>
                <c:pt idx="2">
                  <c:v>98.2</c:v>
                </c:pt>
                <c:pt idx="3">
                  <c:v>97.37</c:v>
                </c:pt>
                <c:pt idx="4">
                  <c:v>98.14</c:v>
                </c:pt>
                <c:pt idx="5">
                  <c:v>98.77</c:v>
                </c:pt>
                <c:pt idx="6">
                  <c:v>97.89</c:v>
                </c:pt>
                <c:pt idx="7">
                  <c:v>98.79</c:v>
                </c:pt>
                <c:pt idx="8">
                  <c:v>97.65</c:v>
                </c:pt>
                <c:pt idx="9">
                  <c:v>97.23</c:v>
                </c:pt>
                <c:pt idx="10">
                  <c:v>97.22</c:v>
                </c:pt>
                <c:pt idx="11">
                  <c:v>98.24</c:v>
                </c:pt>
                <c:pt idx="12">
                  <c:v>97</c:v>
                </c:pt>
                <c:pt idx="13">
                  <c:v>98.77</c:v>
                </c:pt>
                <c:pt idx="14">
                  <c:v>97.81</c:v>
                </c:pt>
                <c:pt idx="15">
                  <c:v>97.49</c:v>
                </c:pt>
                <c:pt idx="16">
                  <c:v>99.18</c:v>
                </c:pt>
                <c:pt idx="17">
                  <c:v>99.7</c:v>
                </c:pt>
                <c:pt idx="18">
                  <c:v>98.52</c:v>
                </c:pt>
                <c:pt idx="19">
                  <c:v>99.01</c:v>
                </c:pt>
                <c:pt idx="20">
                  <c:v>99.27</c:v>
                </c:pt>
                <c:pt idx="21">
                  <c:v>98.39</c:v>
                </c:pt>
                <c:pt idx="22">
                  <c:v>98.3</c:v>
                </c:pt>
                <c:pt idx="23">
                  <c:v>97.86</c:v>
                </c:pt>
                <c:pt idx="24">
                  <c:v>99.09</c:v>
                </c:pt>
                <c:pt idx="25">
                  <c:v>96.21</c:v>
                </c:pt>
              </c:numCache>
            </c:numRef>
          </c:val>
          <c:smooth val="0"/>
          <c:extLst>
            <c:ext xmlns:c16="http://schemas.microsoft.com/office/drawing/2014/chart" uri="{C3380CC4-5D6E-409C-BE32-E72D297353CC}">
              <c16:uniqueId val="{00000004-F11C-4B87-9CE6-96A5FCB1C29D}"/>
            </c:ext>
          </c:extLst>
        </c:ser>
        <c:dLbls>
          <c:showLegendKey val="0"/>
          <c:showVal val="0"/>
          <c:showCatName val="0"/>
          <c:showSerName val="0"/>
          <c:showPercent val="0"/>
          <c:showBubbleSize val="0"/>
        </c:dLbls>
        <c:marker val="1"/>
        <c:smooth val="0"/>
        <c:axId val="271641024"/>
        <c:axId val="1865504432"/>
      </c:lineChart>
      <c:catAx>
        <c:axId val="271641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zh-TW"/>
          </a:p>
        </c:txPr>
        <c:crossAx val="1865504432"/>
        <c:crosses val="autoZero"/>
        <c:auto val="1"/>
        <c:lblAlgn val="ctr"/>
        <c:lblOffset val="100"/>
        <c:noMultiLvlLbl val="0"/>
      </c:catAx>
      <c:valAx>
        <c:axId val="1865504432"/>
        <c:scaling>
          <c:orientation val="minMax"/>
          <c:max val="100"/>
          <c:min val="9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zh-TW"/>
          </a:p>
        </c:txPr>
        <c:crossAx val="271641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'Raw Load Rates'!$A$2:$A$2209</cx:f>
        <cx:lvl ptCount="2208">
          <cx:pt idx="0">D20221203</cx:pt>
          <cx:pt idx="1">D20221203</cx:pt>
          <cx:pt idx="2">D20221203</cx:pt>
          <cx:pt idx="3">D20221203</cx:pt>
          <cx:pt idx="4">D20221203</cx:pt>
          <cx:pt idx="5">D20221203</cx:pt>
          <cx:pt idx="6">D20221203</cx:pt>
          <cx:pt idx="7">D20221203</cx:pt>
          <cx:pt idx="8">D20221203</cx:pt>
          <cx:pt idx="9">D20221203</cx:pt>
          <cx:pt idx="10">D20221203</cx:pt>
          <cx:pt idx="11">D20221203</cx:pt>
          <cx:pt idx="12">D20221203</cx:pt>
          <cx:pt idx="13">D20221203</cx:pt>
          <cx:pt idx="14">D20221203</cx:pt>
          <cx:pt idx="15">D20221203</cx:pt>
          <cx:pt idx="16">D20221203</cx:pt>
          <cx:pt idx="17">D20221203</cx:pt>
          <cx:pt idx="18">D20221203</cx:pt>
          <cx:pt idx="19">D20221203</cx:pt>
          <cx:pt idx="20">D20221203</cx:pt>
          <cx:pt idx="21">D20221203</cx:pt>
          <cx:pt idx="22">D20221203</cx:pt>
          <cx:pt idx="23">D20221203</cx:pt>
          <cx:pt idx="24">D20221203</cx:pt>
          <cx:pt idx="25">D20221203</cx:pt>
          <cx:pt idx="26">D20221203</cx:pt>
          <cx:pt idx="27">D20221203</cx:pt>
          <cx:pt idx="28">D20221203</cx:pt>
          <cx:pt idx="29">D20221203</cx:pt>
          <cx:pt idx="30">D20221203</cx:pt>
          <cx:pt idx="31">D20221203</cx:pt>
          <cx:pt idx="32">D20221203</cx:pt>
          <cx:pt idx="33">D20221203</cx:pt>
          <cx:pt idx="34">D20221203</cx:pt>
          <cx:pt idx="35">D20221203</cx:pt>
          <cx:pt idx="36">D20221203</cx:pt>
          <cx:pt idx="37">D20221203</cx:pt>
          <cx:pt idx="38">D20221203</cx:pt>
          <cx:pt idx="39">D20221203</cx:pt>
          <cx:pt idx="40">D20221203</cx:pt>
          <cx:pt idx="41">D20221203</cx:pt>
          <cx:pt idx="42">D20221203</cx:pt>
          <cx:pt idx="43">D20221203</cx:pt>
          <cx:pt idx="44">D20221203</cx:pt>
          <cx:pt idx="45">D20221203</cx:pt>
          <cx:pt idx="46">D20221203</cx:pt>
          <cx:pt idx="47">D20221203</cx:pt>
          <cx:pt idx="48">D20221203</cx:pt>
          <cx:pt idx="49">D20221203</cx:pt>
          <cx:pt idx="50">D20221203</cx:pt>
          <cx:pt idx="51">D20221203</cx:pt>
          <cx:pt idx="52">D20221203</cx:pt>
          <cx:pt idx="53">D20221203</cx:pt>
          <cx:pt idx="54">D20221203</cx:pt>
          <cx:pt idx="55">D20221203</cx:pt>
          <cx:pt idx="56">D20221203</cx:pt>
          <cx:pt idx="57">D20221203</cx:pt>
          <cx:pt idx="58">D20221203</cx:pt>
          <cx:pt idx="59">D20221203</cx:pt>
          <cx:pt idx="60">D20221203</cx:pt>
          <cx:pt idx="61">D20221203</cx:pt>
          <cx:pt idx="62">D20221203</cx:pt>
          <cx:pt idx="63">D20221203</cx:pt>
          <cx:pt idx="64">D20221203</cx:pt>
          <cx:pt idx="65">D20221203</cx:pt>
          <cx:pt idx="66">D20221203</cx:pt>
          <cx:pt idx="67">D20221203</cx:pt>
          <cx:pt idx="68">D20221203</cx:pt>
          <cx:pt idx="69">D20221203</cx:pt>
          <cx:pt idx="70">D20221203</cx:pt>
          <cx:pt idx="71">D20221203</cx:pt>
          <cx:pt idx="72">D20221203</cx:pt>
          <cx:pt idx="73">D20221203</cx:pt>
          <cx:pt idx="74">D20221203</cx:pt>
          <cx:pt idx="75">D20221203</cx:pt>
          <cx:pt idx="76">D20221203</cx:pt>
          <cx:pt idx="77">D20221203</cx:pt>
          <cx:pt idx="78">D20221203</cx:pt>
          <cx:pt idx="79">D20221203</cx:pt>
          <cx:pt idx="80">D20221203</cx:pt>
          <cx:pt idx="81">D20221205</cx:pt>
          <cx:pt idx="82">D20221205</cx:pt>
          <cx:pt idx="83">D20221205</cx:pt>
          <cx:pt idx="84">D20221205</cx:pt>
          <cx:pt idx="85">D20221205</cx:pt>
          <cx:pt idx="86">D20221205</cx:pt>
          <cx:pt idx="87">D20221205</cx:pt>
          <cx:pt idx="88">D20221205</cx:pt>
          <cx:pt idx="89">D20221205</cx:pt>
          <cx:pt idx="90">D20221205</cx:pt>
          <cx:pt idx="91">D20221205</cx:pt>
          <cx:pt idx="92">D20221205</cx:pt>
          <cx:pt idx="93">D20221205</cx:pt>
          <cx:pt idx="94">D20221205</cx:pt>
          <cx:pt idx="95">D20221205</cx:pt>
          <cx:pt idx="96">D20221205</cx:pt>
          <cx:pt idx="97">D20221205</cx:pt>
          <cx:pt idx="98">D20221205</cx:pt>
          <cx:pt idx="99">D20221205</cx:pt>
          <cx:pt idx="100">D20221205</cx:pt>
          <cx:pt idx="101">D20221205</cx:pt>
          <cx:pt idx="102">D20221205</cx:pt>
          <cx:pt idx="103">D20221205</cx:pt>
          <cx:pt idx="104">D20221205</cx:pt>
          <cx:pt idx="105">D20221205</cx:pt>
          <cx:pt idx="106">D20221205</cx:pt>
          <cx:pt idx="107">D20221205</cx:pt>
          <cx:pt idx="108">D20221205</cx:pt>
          <cx:pt idx="109">D20221205</cx:pt>
          <cx:pt idx="110">D20221205</cx:pt>
          <cx:pt idx="111">D20221205</cx:pt>
          <cx:pt idx="112">D20221205</cx:pt>
          <cx:pt idx="113">D20221205</cx:pt>
          <cx:pt idx="114">D20221205</cx:pt>
          <cx:pt idx="115">D20221205</cx:pt>
          <cx:pt idx="116">D20221205</cx:pt>
          <cx:pt idx="117">D20221205</cx:pt>
          <cx:pt idx="118">D20221205</cx:pt>
          <cx:pt idx="119">D20221205</cx:pt>
          <cx:pt idx="120">D20221205</cx:pt>
          <cx:pt idx="121">D20221205</cx:pt>
          <cx:pt idx="122">D20221205</cx:pt>
          <cx:pt idx="123">D20221205</cx:pt>
          <cx:pt idx="124">D20221205</cx:pt>
          <cx:pt idx="125">D20221205</cx:pt>
          <cx:pt idx="126">D20221205</cx:pt>
          <cx:pt idx="127">D20221205</cx:pt>
          <cx:pt idx="128">D20221205</cx:pt>
          <cx:pt idx="129">D20221205</cx:pt>
          <cx:pt idx="130">D20221205</cx:pt>
          <cx:pt idx="131">D20221205</cx:pt>
          <cx:pt idx="132">D20221205</cx:pt>
          <cx:pt idx="133">D20221205</cx:pt>
          <cx:pt idx="134">D20221205</cx:pt>
          <cx:pt idx="135">D20221205</cx:pt>
          <cx:pt idx="136">D20221205</cx:pt>
          <cx:pt idx="137">D20221205</cx:pt>
          <cx:pt idx="138">D20221205</cx:pt>
          <cx:pt idx="139">D20221205</cx:pt>
          <cx:pt idx="140">D20221205</cx:pt>
          <cx:pt idx="141">D20221205</cx:pt>
          <cx:pt idx="142">D20221205</cx:pt>
          <cx:pt idx="143">D20221205</cx:pt>
          <cx:pt idx="144">D20221205</cx:pt>
          <cx:pt idx="145">D20221205</cx:pt>
          <cx:pt idx="146">D20221205</cx:pt>
          <cx:pt idx="147">D20221205</cx:pt>
          <cx:pt idx="148">D20221205</cx:pt>
          <cx:pt idx="149">D20221205</cx:pt>
          <cx:pt idx="150">D20221205</cx:pt>
          <cx:pt idx="151">D20221205</cx:pt>
          <cx:pt idx="152">D20221205</cx:pt>
          <cx:pt idx="153">D20221205</cx:pt>
          <cx:pt idx="154">D20221205</cx:pt>
          <cx:pt idx="155">D20221205</cx:pt>
          <cx:pt idx="156">D20221205</cx:pt>
          <cx:pt idx="157">D20221205</cx:pt>
          <cx:pt idx="158">D20221205</cx:pt>
          <cx:pt idx="159">D20221205</cx:pt>
          <cx:pt idx="160">D20221205</cx:pt>
          <cx:pt idx="161">D20221205</cx:pt>
          <cx:pt idx="162">D20221207</cx:pt>
          <cx:pt idx="163">D20221207</cx:pt>
          <cx:pt idx="164">D20221207</cx:pt>
          <cx:pt idx="165">D20221207</cx:pt>
          <cx:pt idx="166">D20221207</cx:pt>
          <cx:pt idx="167">D20221207</cx:pt>
          <cx:pt idx="168">D20221207</cx:pt>
          <cx:pt idx="169">D20221207</cx:pt>
          <cx:pt idx="170">D20221207</cx:pt>
          <cx:pt idx="171">D20221207</cx:pt>
          <cx:pt idx="172">D20221207</cx:pt>
          <cx:pt idx="173">D20221207</cx:pt>
          <cx:pt idx="174">D20221207</cx:pt>
          <cx:pt idx="175">D20221207</cx:pt>
          <cx:pt idx="176">D20221207</cx:pt>
          <cx:pt idx="177">D20221207</cx:pt>
          <cx:pt idx="178">D20221207</cx:pt>
          <cx:pt idx="179">D20221207</cx:pt>
          <cx:pt idx="180">D20221207</cx:pt>
          <cx:pt idx="181">D20221207</cx:pt>
          <cx:pt idx="182">D20221207</cx:pt>
          <cx:pt idx="183">D20221207</cx:pt>
          <cx:pt idx="184">D20221207</cx:pt>
          <cx:pt idx="185">D20221207</cx:pt>
          <cx:pt idx="186">D20221207</cx:pt>
          <cx:pt idx="187">D20221207</cx:pt>
          <cx:pt idx="188">D20221207</cx:pt>
          <cx:pt idx="189">D20221207</cx:pt>
          <cx:pt idx="190">D20221207</cx:pt>
          <cx:pt idx="191">D20221207</cx:pt>
          <cx:pt idx="192">D20221207</cx:pt>
          <cx:pt idx="193">D20221207</cx:pt>
          <cx:pt idx="194">D20221207</cx:pt>
          <cx:pt idx="195">D20221207</cx:pt>
          <cx:pt idx="196">D20221207</cx:pt>
          <cx:pt idx="197">D20221207</cx:pt>
          <cx:pt idx="198">D20221207</cx:pt>
          <cx:pt idx="199">D20221207</cx:pt>
          <cx:pt idx="200">D20221207</cx:pt>
          <cx:pt idx="201">D20221207</cx:pt>
          <cx:pt idx="202">D20221207</cx:pt>
          <cx:pt idx="203">D20221207</cx:pt>
          <cx:pt idx="204">D20221207</cx:pt>
          <cx:pt idx="205">D20221207</cx:pt>
          <cx:pt idx="206">D20221207</cx:pt>
          <cx:pt idx="207">D20221207</cx:pt>
          <cx:pt idx="208">D20221207</cx:pt>
          <cx:pt idx="209">D20221207</cx:pt>
          <cx:pt idx="210">D20221207</cx:pt>
          <cx:pt idx="211">D20221207</cx:pt>
          <cx:pt idx="212">D20221207</cx:pt>
          <cx:pt idx="213">D20221207</cx:pt>
          <cx:pt idx="214">D20221207</cx:pt>
          <cx:pt idx="215">D20221207</cx:pt>
          <cx:pt idx="216">D20221207</cx:pt>
          <cx:pt idx="217">D20221207</cx:pt>
          <cx:pt idx="218">D20221207</cx:pt>
          <cx:pt idx="219">D20221207</cx:pt>
          <cx:pt idx="220">D20221207</cx:pt>
          <cx:pt idx="221">D20221207</cx:pt>
          <cx:pt idx="222">D20221207</cx:pt>
          <cx:pt idx="223">D20221207</cx:pt>
          <cx:pt idx="224">D20221207</cx:pt>
          <cx:pt idx="225">D20221207</cx:pt>
          <cx:pt idx="226">D20221207</cx:pt>
          <cx:pt idx="227">D20221207</cx:pt>
          <cx:pt idx="228">D20221207</cx:pt>
          <cx:pt idx="229">D20221207</cx:pt>
          <cx:pt idx="230">D20221207</cx:pt>
          <cx:pt idx="231">D20221207</cx:pt>
          <cx:pt idx="232">D20221207</cx:pt>
          <cx:pt idx="233">D20221207</cx:pt>
          <cx:pt idx="234">D20221207</cx:pt>
          <cx:pt idx="235">D20221207</cx:pt>
          <cx:pt idx="236">D20221207</cx:pt>
          <cx:pt idx="237">D20221207</cx:pt>
          <cx:pt idx="238">D20221207</cx:pt>
          <cx:pt idx="239">D20221207</cx:pt>
          <cx:pt idx="240">D20221207</cx:pt>
          <cx:pt idx="241">D20221207</cx:pt>
          <cx:pt idx="242">D20221207</cx:pt>
          <cx:pt idx="243">D20221208</cx:pt>
          <cx:pt idx="244">D20221208</cx:pt>
          <cx:pt idx="245">D20221208</cx:pt>
          <cx:pt idx="246">D20221208</cx:pt>
          <cx:pt idx="247">D20221208</cx:pt>
          <cx:pt idx="248">D20221208</cx:pt>
          <cx:pt idx="249">D20221208</cx:pt>
          <cx:pt idx="250">D20221208</cx:pt>
          <cx:pt idx="251">D20221208</cx:pt>
          <cx:pt idx="252">D20221208</cx:pt>
          <cx:pt idx="253">D20221208</cx:pt>
          <cx:pt idx="254">D20221208</cx:pt>
          <cx:pt idx="255">D20221208</cx:pt>
          <cx:pt idx="256">D20221208</cx:pt>
          <cx:pt idx="257">D20221208</cx:pt>
          <cx:pt idx="258">D20221208</cx:pt>
          <cx:pt idx="259">D20221208</cx:pt>
          <cx:pt idx="260">D20221208</cx:pt>
          <cx:pt idx="261">D20221208</cx:pt>
          <cx:pt idx="262">D20221208</cx:pt>
          <cx:pt idx="263">D20221208</cx:pt>
          <cx:pt idx="264">D20221208</cx:pt>
          <cx:pt idx="265">D20221208</cx:pt>
          <cx:pt idx="266">D20221208</cx:pt>
          <cx:pt idx="267">D20221208</cx:pt>
          <cx:pt idx="268">D20221208</cx:pt>
          <cx:pt idx="269">D20221208</cx:pt>
          <cx:pt idx="270">D20221208</cx:pt>
          <cx:pt idx="271">D20221208</cx:pt>
          <cx:pt idx="272">D20221208</cx:pt>
          <cx:pt idx="273">D20221208</cx:pt>
          <cx:pt idx="274">D20221208</cx:pt>
          <cx:pt idx="275">D20221208</cx:pt>
          <cx:pt idx="276">D20221208</cx:pt>
          <cx:pt idx="277">D20221208</cx:pt>
          <cx:pt idx="278">D20221208</cx:pt>
          <cx:pt idx="279">D20221208</cx:pt>
          <cx:pt idx="280">D20221208</cx:pt>
          <cx:pt idx="281">D20221208</cx:pt>
          <cx:pt idx="282">D20221208</cx:pt>
          <cx:pt idx="283">D20221208</cx:pt>
          <cx:pt idx="284">D20221208</cx:pt>
          <cx:pt idx="285">D20221208</cx:pt>
          <cx:pt idx="286">D20221208</cx:pt>
          <cx:pt idx="287">D20221208</cx:pt>
          <cx:pt idx="288">D20221208</cx:pt>
          <cx:pt idx="289">D20221208</cx:pt>
          <cx:pt idx="290">D20221208</cx:pt>
          <cx:pt idx="291">D20221208</cx:pt>
          <cx:pt idx="292">D20221208</cx:pt>
          <cx:pt idx="293">D20221208</cx:pt>
          <cx:pt idx="294">D20221208</cx:pt>
          <cx:pt idx="295">D20221208</cx:pt>
          <cx:pt idx="296">D20221208</cx:pt>
          <cx:pt idx="297">D20221208</cx:pt>
          <cx:pt idx="298">D20221208</cx:pt>
          <cx:pt idx="299">D20221208</cx:pt>
          <cx:pt idx="300">D20221208</cx:pt>
          <cx:pt idx="301">D20221208</cx:pt>
          <cx:pt idx="302">D20221208</cx:pt>
          <cx:pt idx="303">D20221208</cx:pt>
          <cx:pt idx="304">D20221208</cx:pt>
          <cx:pt idx="305">D20221208</cx:pt>
          <cx:pt idx="306">D20221208</cx:pt>
          <cx:pt idx="307">D20221208</cx:pt>
          <cx:pt idx="308">D20221208</cx:pt>
          <cx:pt idx="309">D20221208</cx:pt>
          <cx:pt idx="310">D20221208</cx:pt>
          <cx:pt idx="311">D20221208</cx:pt>
          <cx:pt idx="312">D20221208</cx:pt>
          <cx:pt idx="313">D20221208</cx:pt>
          <cx:pt idx="314">D20221208</cx:pt>
          <cx:pt idx="315">D20221208</cx:pt>
          <cx:pt idx="316">D20221208</cx:pt>
          <cx:pt idx="317">D20221208</cx:pt>
          <cx:pt idx="318">D20221208</cx:pt>
          <cx:pt idx="319">D20221208</cx:pt>
          <cx:pt idx="320">D20221208</cx:pt>
          <cx:pt idx="321">D20221208</cx:pt>
          <cx:pt idx="322">D20221208</cx:pt>
          <cx:pt idx="323">D20221208</cx:pt>
          <cx:pt idx="324">D20221209</cx:pt>
          <cx:pt idx="325">D20221209</cx:pt>
          <cx:pt idx="326">D20221209</cx:pt>
          <cx:pt idx="327">D20221209</cx:pt>
          <cx:pt idx="328">D20221209</cx:pt>
          <cx:pt idx="329">D20221209</cx:pt>
          <cx:pt idx="330">D20221209</cx:pt>
          <cx:pt idx="331">D20221209</cx:pt>
          <cx:pt idx="332">D20221209</cx:pt>
          <cx:pt idx="333">D20221209</cx:pt>
          <cx:pt idx="334">D20221209</cx:pt>
          <cx:pt idx="335">D20221209</cx:pt>
          <cx:pt idx="336">D20221209</cx:pt>
          <cx:pt idx="337">D20221209</cx:pt>
          <cx:pt idx="338">D20221209</cx:pt>
          <cx:pt idx="339">D20221209</cx:pt>
          <cx:pt idx="340">D20221209</cx:pt>
          <cx:pt idx="341">D20221209</cx:pt>
          <cx:pt idx="342">D20221209</cx:pt>
          <cx:pt idx="343">D20221209</cx:pt>
          <cx:pt idx="344">D20221209</cx:pt>
          <cx:pt idx="345">D20221209</cx:pt>
          <cx:pt idx="346">D20221209</cx:pt>
          <cx:pt idx="347">D20221209</cx:pt>
          <cx:pt idx="348">D20221209</cx:pt>
          <cx:pt idx="349">D20221209</cx:pt>
          <cx:pt idx="350">D20221209</cx:pt>
          <cx:pt idx="351">D20221209</cx:pt>
          <cx:pt idx="352">D20221209</cx:pt>
          <cx:pt idx="353">D20221209</cx:pt>
          <cx:pt idx="354">D20221209</cx:pt>
          <cx:pt idx="355">D20221209</cx:pt>
          <cx:pt idx="356">D20221209</cx:pt>
          <cx:pt idx="357">D20221209</cx:pt>
          <cx:pt idx="358">D20221209</cx:pt>
          <cx:pt idx="359">D20221209</cx:pt>
          <cx:pt idx="360">D20221209</cx:pt>
          <cx:pt idx="361">D20221209</cx:pt>
          <cx:pt idx="362">D20221209</cx:pt>
          <cx:pt idx="363">D20221209</cx:pt>
          <cx:pt idx="364">D20221209</cx:pt>
          <cx:pt idx="365">D20221209</cx:pt>
          <cx:pt idx="366">D20221209</cx:pt>
          <cx:pt idx="367">D20221209</cx:pt>
          <cx:pt idx="368">D20221209</cx:pt>
          <cx:pt idx="369">D20221209</cx:pt>
          <cx:pt idx="370">D20221209</cx:pt>
          <cx:pt idx="371">D20221209</cx:pt>
          <cx:pt idx="372">D20221209</cx:pt>
          <cx:pt idx="373">D20221209</cx:pt>
          <cx:pt idx="374">D20221209</cx:pt>
          <cx:pt idx="375">D20221209</cx:pt>
          <cx:pt idx="376">D20221209</cx:pt>
          <cx:pt idx="377">D20221209</cx:pt>
          <cx:pt idx="378">D20221209</cx:pt>
          <cx:pt idx="379">D20221209</cx:pt>
          <cx:pt idx="380">D20221209</cx:pt>
          <cx:pt idx="381">D20221209</cx:pt>
          <cx:pt idx="382">D20221209</cx:pt>
          <cx:pt idx="383">D20221209</cx:pt>
          <cx:pt idx="384">D20221209</cx:pt>
          <cx:pt idx="385">D20221209</cx:pt>
          <cx:pt idx="386">D20221209</cx:pt>
          <cx:pt idx="387">D20221209</cx:pt>
          <cx:pt idx="388">D20221209</cx:pt>
          <cx:pt idx="389">D20221209</cx:pt>
          <cx:pt idx="390">D20221209</cx:pt>
          <cx:pt idx="391">D20221209</cx:pt>
          <cx:pt idx="392">D20221209</cx:pt>
          <cx:pt idx="393">D20221209</cx:pt>
          <cx:pt idx="394">D20221209</cx:pt>
          <cx:pt idx="395">D20221209</cx:pt>
          <cx:pt idx="396">D20221209</cx:pt>
          <cx:pt idx="397">D20221209</cx:pt>
          <cx:pt idx="398">D20221209</cx:pt>
          <cx:pt idx="399">D20221209</cx:pt>
          <cx:pt idx="400">D20221209</cx:pt>
          <cx:pt idx="401">D20221209</cx:pt>
          <cx:pt idx="402">D20221209</cx:pt>
          <cx:pt idx="403">D20221209</cx:pt>
          <cx:pt idx="404">D20221209</cx:pt>
          <cx:pt idx="405">D20221210</cx:pt>
          <cx:pt idx="406">D20221210</cx:pt>
          <cx:pt idx="407">D20221210</cx:pt>
          <cx:pt idx="408">D20221210</cx:pt>
          <cx:pt idx="409">D20221210</cx:pt>
          <cx:pt idx="410">D20221210</cx:pt>
          <cx:pt idx="411">D20221210</cx:pt>
          <cx:pt idx="412">D20221210</cx:pt>
          <cx:pt idx="413">D20221210</cx:pt>
          <cx:pt idx="414">D20221210</cx:pt>
          <cx:pt idx="415">D20221210</cx:pt>
          <cx:pt idx="416">D20221210</cx:pt>
          <cx:pt idx="417">D20221210</cx:pt>
          <cx:pt idx="418">D20221210</cx:pt>
          <cx:pt idx="419">D20221210</cx:pt>
          <cx:pt idx="420">D20221210</cx:pt>
          <cx:pt idx="421">D20221210</cx:pt>
          <cx:pt idx="422">D20221210</cx:pt>
          <cx:pt idx="423">D20221210</cx:pt>
          <cx:pt idx="424">D20221210</cx:pt>
          <cx:pt idx="425">D20221210</cx:pt>
          <cx:pt idx="426">D20221210</cx:pt>
          <cx:pt idx="427">D20221210</cx:pt>
          <cx:pt idx="428">D20221210</cx:pt>
          <cx:pt idx="429">D20221210</cx:pt>
          <cx:pt idx="430">D20221210</cx:pt>
          <cx:pt idx="431">D20221210</cx:pt>
          <cx:pt idx="432">D20221210</cx:pt>
          <cx:pt idx="433">D20221210</cx:pt>
          <cx:pt idx="434">D20221210</cx:pt>
          <cx:pt idx="435">D20221210</cx:pt>
          <cx:pt idx="436">D20221210</cx:pt>
          <cx:pt idx="437">D20221210</cx:pt>
          <cx:pt idx="438">D20221210</cx:pt>
          <cx:pt idx="439">D20221210</cx:pt>
          <cx:pt idx="440">D20221210</cx:pt>
          <cx:pt idx="441">D20221210</cx:pt>
          <cx:pt idx="442">D20221210</cx:pt>
          <cx:pt idx="443">D20221210</cx:pt>
          <cx:pt idx="444">D20221210</cx:pt>
          <cx:pt idx="445">D20221210</cx:pt>
          <cx:pt idx="446">D20221210</cx:pt>
          <cx:pt idx="447">D20221210</cx:pt>
          <cx:pt idx="448">D20221210</cx:pt>
          <cx:pt idx="449">D20221210</cx:pt>
          <cx:pt idx="450">D20221210</cx:pt>
          <cx:pt idx="451">D20221210</cx:pt>
          <cx:pt idx="452">D20221210</cx:pt>
          <cx:pt idx="453">D20221210</cx:pt>
          <cx:pt idx="454">D20221210</cx:pt>
          <cx:pt idx="455">D20221210</cx:pt>
          <cx:pt idx="456">D20221210</cx:pt>
          <cx:pt idx="457">D20221210</cx:pt>
          <cx:pt idx="458">D20221210</cx:pt>
          <cx:pt idx="459">D20221210</cx:pt>
          <cx:pt idx="460">D20221210</cx:pt>
          <cx:pt idx="461">D20221210</cx:pt>
          <cx:pt idx="462">D20221210</cx:pt>
          <cx:pt idx="463">D20221210</cx:pt>
          <cx:pt idx="464">D20221210</cx:pt>
          <cx:pt idx="465">D20221210</cx:pt>
          <cx:pt idx="466">D20221210</cx:pt>
          <cx:pt idx="467">D20221210</cx:pt>
          <cx:pt idx="468">D20221210</cx:pt>
          <cx:pt idx="469">D20221210</cx:pt>
          <cx:pt idx="470">D20221210</cx:pt>
          <cx:pt idx="471">D20221210</cx:pt>
          <cx:pt idx="472">D20221210</cx:pt>
          <cx:pt idx="473">D20221210</cx:pt>
          <cx:pt idx="474">D20221210</cx:pt>
          <cx:pt idx="475">D20221210</cx:pt>
          <cx:pt idx="476">D20221210</cx:pt>
          <cx:pt idx="477">D20221210</cx:pt>
          <cx:pt idx="478">D20221210</cx:pt>
          <cx:pt idx="479">D20221210</cx:pt>
          <cx:pt idx="480">D20221210</cx:pt>
          <cx:pt idx="481">D20221210</cx:pt>
          <cx:pt idx="482">D20221210</cx:pt>
          <cx:pt idx="483">D20221210</cx:pt>
          <cx:pt idx="484">D20221210</cx:pt>
          <cx:pt idx="485">D20221210</cx:pt>
          <cx:pt idx="486">D20221212</cx:pt>
          <cx:pt idx="487">D20221212</cx:pt>
          <cx:pt idx="488">D20221212</cx:pt>
          <cx:pt idx="489">D20221212</cx:pt>
          <cx:pt idx="490">D20221212</cx:pt>
          <cx:pt idx="491">D20221212</cx:pt>
          <cx:pt idx="492">D20221212</cx:pt>
          <cx:pt idx="493">D20221212</cx:pt>
          <cx:pt idx="494">D20221212</cx:pt>
          <cx:pt idx="495">D20221212</cx:pt>
          <cx:pt idx="496">D20221212</cx:pt>
          <cx:pt idx="497">D20221212</cx:pt>
          <cx:pt idx="498">D20221212</cx:pt>
          <cx:pt idx="499">D20221212</cx:pt>
          <cx:pt idx="500">D20221212</cx:pt>
          <cx:pt idx="501">D20221212</cx:pt>
          <cx:pt idx="502">D20221212</cx:pt>
          <cx:pt idx="503">D20221212</cx:pt>
          <cx:pt idx="504">D20221212</cx:pt>
          <cx:pt idx="505">D20221212</cx:pt>
          <cx:pt idx="506">D20221212</cx:pt>
          <cx:pt idx="507">D20221212</cx:pt>
          <cx:pt idx="508">D20221212</cx:pt>
          <cx:pt idx="509">D20221212</cx:pt>
          <cx:pt idx="510">D20221212</cx:pt>
          <cx:pt idx="511">D20221212</cx:pt>
          <cx:pt idx="512">D20221212</cx:pt>
          <cx:pt idx="513">D20221212</cx:pt>
          <cx:pt idx="514">D20221212</cx:pt>
          <cx:pt idx="515">D20221212</cx:pt>
          <cx:pt idx="516">D20221212</cx:pt>
          <cx:pt idx="517">D20221212</cx:pt>
          <cx:pt idx="518">D20221212</cx:pt>
          <cx:pt idx="519">D20221212</cx:pt>
          <cx:pt idx="520">D20221212</cx:pt>
          <cx:pt idx="521">D20221212</cx:pt>
          <cx:pt idx="522">D20221212</cx:pt>
          <cx:pt idx="523">D20221212</cx:pt>
          <cx:pt idx="524">D20221212</cx:pt>
          <cx:pt idx="525">D20221212</cx:pt>
          <cx:pt idx="526">D20221212</cx:pt>
          <cx:pt idx="527">D20221212</cx:pt>
          <cx:pt idx="528">D20221212</cx:pt>
          <cx:pt idx="529">D20221212</cx:pt>
          <cx:pt idx="530">D20221212</cx:pt>
          <cx:pt idx="531">D20221212</cx:pt>
          <cx:pt idx="532">D20221212</cx:pt>
          <cx:pt idx="533">D20221212</cx:pt>
          <cx:pt idx="534">D20221212</cx:pt>
          <cx:pt idx="535">D20221212</cx:pt>
          <cx:pt idx="536">D20221212</cx:pt>
          <cx:pt idx="537">D20221212</cx:pt>
          <cx:pt idx="538">D20221212</cx:pt>
          <cx:pt idx="539">D20221212</cx:pt>
          <cx:pt idx="540">D20221212</cx:pt>
          <cx:pt idx="541">D20221212</cx:pt>
          <cx:pt idx="542">D20221212</cx:pt>
          <cx:pt idx="543">D20221212</cx:pt>
          <cx:pt idx="544">D20221212</cx:pt>
          <cx:pt idx="545">D20221212</cx:pt>
          <cx:pt idx="546">D20221212</cx:pt>
          <cx:pt idx="547">D20221212</cx:pt>
          <cx:pt idx="548">D20221212</cx:pt>
          <cx:pt idx="549">D20221212</cx:pt>
          <cx:pt idx="550">D20221212</cx:pt>
          <cx:pt idx="551">D20221212</cx:pt>
          <cx:pt idx="552">D20221212</cx:pt>
          <cx:pt idx="553">D20221212</cx:pt>
          <cx:pt idx="554">D20221212</cx:pt>
          <cx:pt idx="555">D20221212</cx:pt>
          <cx:pt idx="556">D20221212</cx:pt>
          <cx:pt idx="557">D20221212</cx:pt>
          <cx:pt idx="558">D20221212</cx:pt>
          <cx:pt idx="559">D20221212</cx:pt>
          <cx:pt idx="560">D20221212</cx:pt>
          <cx:pt idx="561">D20221212</cx:pt>
          <cx:pt idx="562">D20221212</cx:pt>
          <cx:pt idx="563">D20221212</cx:pt>
          <cx:pt idx="564">D20221212</cx:pt>
          <cx:pt idx="565">D20221212</cx:pt>
          <cx:pt idx="566">D20221212</cx:pt>
          <cx:pt idx="567">D20221213</cx:pt>
          <cx:pt idx="568">D20221213</cx:pt>
          <cx:pt idx="569">D20221213</cx:pt>
          <cx:pt idx="570">D20221213</cx:pt>
          <cx:pt idx="571">D20221213</cx:pt>
          <cx:pt idx="572">D20221213</cx:pt>
          <cx:pt idx="573">D20221213</cx:pt>
          <cx:pt idx="574">D20221213</cx:pt>
          <cx:pt idx="575">D20221213</cx:pt>
          <cx:pt idx="576">D20221213</cx:pt>
          <cx:pt idx="577">D20221213</cx:pt>
          <cx:pt idx="578">D20221213</cx:pt>
          <cx:pt idx="579">D20221213</cx:pt>
          <cx:pt idx="580">D20221213</cx:pt>
          <cx:pt idx="581">D20221213</cx:pt>
          <cx:pt idx="582">D20221213</cx:pt>
          <cx:pt idx="583">D20221213</cx:pt>
          <cx:pt idx="584">D20221213</cx:pt>
          <cx:pt idx="585">D20221213</cx:pt>
          <cx:pt idx="586">D20221213</cx:pt>
          <cx:pt idx="587">D20221213</cx:pt>
          <cx:pt idx="588">D20221213</cx:pt>
          <cx:pt idx="589">D20221213</cx:pt>
          <cx:pt idx="590">D20221213</cx:pt>
          <cx:pt idx="591">D20221213</cx:pt>
          <cx:pt idx="592">D20221213</cx:pt>
          <cx:pt idx="593">D20221213</cx:pt>
          <cx:pt idx="594">D20221213</cx:pt>
          <cx:pt idx="595">D20221213</cx:pt>
          <cx:pt idx="596">D20221213</cx:pt>
          <cx:pt idx="597">D20221213</cx:pt>
          <cx:pt idx="598">D20221213</cx:pt>
          <cx:pt idx="599">D20221213</cx:pt>
          <cx:pt idx="600">D20221213</cx:pt>
          <cx:pt idx="601">D20221213</cx:pt>
          <cx:pt idx="602">D20221213</cx:pt>
          <cx:pt idx="603">D20221213</cx:pt>
          <cx:pt idx="604">D20221213</cx:pt>
          <cx:pt idx="605">D20221213</cx:pt>
          <cx:pt idx="606">D20221213</cx:pt>
          <cx:pt idx="607">D20221213</cx:pt>
          <cx:pt idx="608">D20221213</cx:pt>
          <cx:pt idx="609">D20221213</cx:pt>
          <cx:pt idx="610">D20221213</cx:pt>
          <cx:pt idx="611">D20221213</cx:pt>
          <cx:pt idx="612">D20221213</cx:pt>
          <cx:pt idx="613">D20221213</cx:pt>
          <cx:pt idx="614">D20221213</cx:pt>
          <cx:pt idx="615">D20221213</cx:pt>
          <cx:pt idx="616">D20221213</cx:pt>
          <cx:pt idx="617">D20221213</cx:pt>
          <cx:pt idx="618">D20221213</cx:pt>
          <cx:pt idx="619">D20221213</cx:pt>
          <cx:pt idx="620">D20221213</cx:pt>
          <cx:pt idx="621">D20221213</cx:pt>
          <cx:pt idx="622">D20221213</cx:pt>
          <cx:pt idx="623">D20221213</cx:pt>
          <cx:pt idx="624">D20221213</cx:pt>
          <cx:pt idx="625">D20221213</cx:pt>
          <cx:pt idx="626">D20221213</cx:pt>
          <cx:pt idx="627">D20221213</cx:pt>
          <cx:pt idx="628">D20221213</cx:pt>
          <cx:pt idx="629">D20221213</cx:pt>
          <cx:pt idx="630">D20221213</cx:pt>
          <cx:pt idx="631">D20221213</cx:pt>
          <cx:pt idx="632">D20221213</cx:pt>
          <cx:pt idx="633">D20221213</cx:pt>
          <cx:pt idx="634">D20221213</cx:pt>
          <cx:pt idx="635">D20221213</cx:pt>
          <cx:pt idx="636">D20221213</cx:pt>
          <cx:pt idx="637">D20221213</cx:pt>
          <cx:pt idx="638">D20221213</cx:pt>
          <cx:pt idx="639">D20221213</cx:pt>
          <cx:pt idx="640">D20221213</cx:pt>
          <cx:pt idx="641">D20221213</cx:pt>
          <cx:pt idx="642">D20221213</cx:pt>
          <cx:pt idx="643">D20221213</cx:pt>
          <cx:pt idx="644">D20221213</cx:pt>
          <cx:pt idx="645">D20221213</cx:pt>
          <cx:pt idx="646">D20221213</cx:pt>
          <cx:pt idx="647">D20221213</cx:pt>
          <cx:pt idx="648">D20221214</cx:pt>
          <cx:pt idx="649">D20221214</cx:pt>
          <cx:pt idx="650">D20221214</cx:pt>
          <cx:pt idx="651">D20221214</cx:pt>
          <cx:pt idx="652">D20221214</cx:pt>
          <cx:pt idx="653">D20221214</cx:pt>
          <cx:pt idx="654">D20221214</cx:pt>
          <cx:pt idx="655">D20221214</cx:pt>
          <cx:pt idx="656">D20221214</cx:pt>
          <cx:pt idx="657">D20221214</cx:pt>
          <cx:pt idx="658">D20221214</cx:pt>
          <cx:pt idx="659">D20221214</cx:pt>
          <cx:pt idx="660">D20221214</cx:pt>
          <cx:pt idx="661">D20221214</cx:pt>
          <cx:pt idx="662">D20221214</cx:pt>
          <cx:pt idx="663">D20221214</cx:pt>
          <cx:pt idx="664">D20221214</cx:pt>
          <cx:pt idx="665">D20221214</cx:pt>
          <cx:pt idx="666">D20221214</cx:pt>
          <cx:pt idx="667">D20221214</cx:pt>
          <cx:pt idx="668">D20221214</cx:pt>
          <cx:pt idx="669">D20221214</cx:pt>
          <cx:pt idx="670">D20221214</cx:pt>
          <cx:pt idx="671">D20221214</cx:pt>
          <cx:pt idx="672">D20221214</cx:pt>
          <cx:pt idx="673">D20221214</cx:pt>
          <cx:pt idx="674">D20221214</cx:pt>
          <cx:pt idx="675">D20221214</cx:pt>
          <cx:pt idx="676">D20221214</cx:pt>
          <cx:pt idx="677">D20221214</cx:pt>
          <cx:pt idx="678">D20221214</cx:pt>
          <cx:pt idx="679">D20221214</cx:pt>
          <cx:pt idx="680">D20221214</cx:pt>
          <cx:pt idx="681">D20221214</cx:pt>
          <cx:pt idx="682">D20221214</cx:pt>
          <cx:pt idx="683">D20221214</cx:pt>
          <cx:pt idx="684">D20221214</cx:pt>
          <cx:pt idx="685">D20221214</cx:pt>
          <cx:pt idx="686">D20221214</cx:pt>
          <cx:pt idx="687">D20221214</cx:pt>
          <cx:pt idx="688">D20221214</cx:pt>
          <cx:pt idx="689">D20221214</cx:pt>
          <cx:pt idx="690">D20221214</cx:pt>
          <cx:pt idx="691">D20221214</cx:pt>
          <cx:pt idx="692">D20221214</cx:pt>
          <cx:pt idx="693">D20221214</cx:pt>
          <cx:pt idx="694">D20221214</cx:pt>
          <cx:pt idx="695">D20221214</cx:pt>
          <cx:pt idx="696">D20221214</cx:pt>
          <cx:pt idx="697">D20221214</cx:pt>
          <cx:pt idx="698">D20221214</cx:pt>
          <cx:pt idx="699">D20221214</cx:pt>
          <cx:pt idx="700">D20221214</cx:pt>
          <cx:pt idx="701">D20221214</cx:pt>
          <cx:pt idx="702">D20221214</cx:pt>
          <cx:pt idx="703">D20221214</cx:pt>
          <cx:pt idx="704">D20221214</cx:pt>
          <cx:pt idx="705">D20221214</cx:pt>
          <cx:pt idx="706">D20221214</cx:pt>
          <cx:pt idx="707">D20221214</cx:pt>
          <cx:pt idx="708">D20221214</cx:pt>
          <cx:pt idx="709">D20221214</cx:pt>
          <cx:pt idx="710">D20221214</cx:pt>
          <cx:pt idx="711">D20221214</cx:pt>
          <cx:pt idx="712">D20221214</cx:pt>
          <cx:pt idx="713">D20221214</cx:pt>
          <cx:pt idx="714">D20221214</cx:pt>
          <cx:pt idx="715">D20221214</cx:pt>
          <cx:pt idx="716">D20221214</cx:pt>
          <cx:pt idx="717">D20221214</cx:pt>
          <cx:pt idx="718">D20221214</cx:pt>
          <cx:pt idx="719">D20221214</cx:pt>
          <cx:pt idx="720">D20221214</cx:pt>
          <cx:pt idx="721">D20221214</cx:pt>
          <cx:pt idx="722">D20221214</cx:pt>
          <cx:pt idx="723">D20221214</cx:pt>
          <cx:pt idx="724">D20221214</cx:pt>
          <cx:pt idx="725">D20221214</cx:pt>
          <cx:pt idx="726">D20221214</cx:pt>
          <cx:pt idx="727">D20221214</cx:pt>
          <cx:pt idx="728">D20221214</cx:pt>
          <cx:pt idx="729">D20221215</cx:pt>
          <cx:pt idx="730">D20221215</cx:pt>
          <cx:pt idx="731">D20221215</cx:pt>
          <cx:pt idx="732">D20221215</cx:pt>
          <cx:pt idx="733">D20221215</cx:pt>
          <cx:pt idx="734">D20221215</cx:pt>
          <cx:pt idx="735">D20221215</cx:pt>
          <cx:pt idx="736">D20221215</cx:pt>
          <cx:pt idx="737">D20221215</cx:pt>
          <cx:pt idx="738">D20221215</cx:pt>
          <cx:pt idx="739">D20221215</cx:pt>
          <cx:pt idx="740">D20221215</cx:pt>
          <cx:pt idx="741">D20221215</cx:pt>
          <cx:pt idx="742">D20221215</cx:pt>
          <cx:pt idx="743">D20221215</cx:pt>
          <cx:pt idx="744">D20221215</cx:pt>
          <cx:pt idx="745">D20221215</cx:pt>
          <cx:pt idx="746">D20221215</cx:pt>
          <cx:pt idx="747">D20221215</cx:pt>
          <cx:pt idx="748">D20221215</cx:pt>
          <cx:pt idx="749">D20221215</cx:pt>
          <cx:pt idx="750">D20221215</cx:pt>
          <cx:pt idx="751">D20221215</cx:pt>
          <cx:pt idx="752">D20221215</cx:pt>
          <cx:pt idx="753">D20221215</cx:pt>
          <cx:pt idx="754">D20221215</cx:pt>
          <cx:pt idx="755">D20221215</cx:pt>
          <cx:pt idx="756">D20221215</cx:pt>
          <cx:pt idx="757">D20221215</cx:pt>
          <cx:pt idx="758">D20221215</cx:pt>
          <cx:pt idx="759">D20221215</cx:pt>
          <cx:pt idx="760">D20221215</cx:pt>
          <cx:pt idx="761">D20221215</cx:pt>
          <cx:pt idx="762">D20221215</cx:pt>
          <cx:pt idx="763">D20221215</cx:pt>
          <cx:pt idx="764">D20221215</cx:pt>
          <cx:pt idx="765">D20221215</cx:pt>
          <cx:pt idx="766">D20221215</cx:pt>
          <cx:pt idx="767">D20221215</cx:pt>
          <cx:pt idx="768">D20221215</cx:pt>
          <cx:pt idx="769">D20221215</cx:pt>
          <cx:pt idx="770">D20221215</cx:pt>
          <cx:pt idx="771">D20221215</cx:pt>
          <cx:pt idx="772">D20221215</cx:pt>
          <cx:pt idx="773">D20221215</cx:pt>
          <cx:pt idx="774">D20221215</cx:pt>
          <cx:pt idx="775">D20221215</cx:pt>
          <cx:pt idx="776">D20221215</cx:pt>
          <cx:pt idx="777">D20221215</cx:pt>
          <cx:pt idx="778">D20221215</cx:pt>
          <cx:pt idx="779">D20221215</cx:pt>
          <cx:pt idx="780">D20221215</cx:pt>
          <cx:pt idx="781">D20221215</cx:pt>
          <cx:pt idx="782">D20221215</cx:pt>
          <cx:pt idx="783">D20221215</cx:pt>
          <cx:pt idx="784">D20221215</cx:pt>
          <cx:pt idx="785">D20221215</cx:pt>
          <cx:pt idx="786">D20221215</cx:pt>
          <cx:pt idx="787">D20221215</cx:pt>
          <cx:pt idx="788">D20221215</cx:pt>
          <cx:pt idx="789">D20221215</cx:pt>
          <cx:pt idx="790">D20221215</cx:pt>
          <cx:pt idx="791">D20221215</cx:pt>
          <cx:pt idx="792">D20221215</cx:pt>
          <cx:pt idx="793">D20221215</cx:pt>
          <cx:pt idx="794">D20221215</cx:pt>
          <cx:pt idx="795">D20221215</cx:pt>
          <cx:pt idx="796">D20221215</cx:pt>
          <cx:pt idx="797">D20221215</cx:pt>
          <cx:pt idx="798">D20221215</cx:pt>
          <cx:pt idx="799">D20221215</cx:pt>
          <cx:pt idx="800">D20221215</cx:pt>
          <cx:pt idx="801">D20221215</cx:pt>
          <cx:pt idx="802">D20221215</cx:pt>
          <cx:pt idx="803">D20221215</cx:pt>
          <cx:pt idx="804">D20221215</cx:pt>
          <cx:pt idx="805">D20221215</cx:pt>
          <cx:pt idx="806">D20221215</cx:pt>
          <cx:pt idx="807">D20221215</cx:pt>
          <cx:pt idx="808">D20221215</cx:pt>
          <cx:pt idx="809">D20221215</cx:pt>
          <cx:pt idx="810">D20221216</cx:pt>
          <cx:pt idx="811">D20221216</cx:pt>
          <cx:pt idx="812">D20221216</cx:pt>
          <cx:pt idx="813">D20221216</cx:pt>
          <cx:pt idx="814">D20221216</cx:pt>
          <cx:pt idx="815">D20221216</cx:pt>
          <cx:pt idx="816">D20221216</cx:pt>
          <cx:pt idx="817">D20221216</cx:pt>
          <cx:pt idx="818">D20221216</cx:pt>
          <cx:pt idx="819">D20221216</cx:pt>
          <cx:pt idx="820">D20221216</cx:pt>
          <cx:pt idx="821">D20221216</cx:pt>
          <cx:pt idx="822">D20221216</cx:pt>
          <cx:pt idx="823">D20221216</cx:pt>
          <cx:pt idx="824">D20221216</cx:pt>
          <cx:pt idx="825">D20221216</cx:pt>
          <cx:pt idx="826">D20221216</cx:pt>
          <cx:pt idx="827">D20221216</cx:pt>
          <cx:pt idx="828">D20221216</cx:pt>
          <cx:pt idx="829">D20221216</cx:pt>
          <cx:pt idx="830">D20221216</cx:pt>
          <cx:pt idx="831">D20221216</cx:pt>
          <cx:pt idx="832">D20221216</cx:pt>
          <cx:pt idx="833">D20221216</cx:pt>
          <cx:pt idx="834">D20221216</cx:pt>
          <cx:pt idx="835">D20221216</cx:pt>
          <cx:pt idx="836">D20221216</cx:pt>
          <cx:pt idx="837">D20221216</cx:pt>
          <cx:pt idx="838">D20221216</cx:pt>
          <cx:pt idx="839">D20221216</cx:pt>
          <cx:pt idx="840">D20221216</cx:pt>
          <cx:pt idx="841">D20221216</cx:pt>
          <cx:pt idx="842">D20221216</cx:pt>
          <cx:pt idx="843">D20221216</cx:pt>
          <cx:pt idx="844">D20221216</cx:pt>
          <cx:pt idx="845">D20221216</cx:pt>
          <cx:pt idx="846">D20221216</cx:pt>
          <cx:pt idx="847">D20221216</cx:pt>
          <cx:pt idx="848">D20221216</cx:pt>
          <cx:pt idx="849">D20221216</cx:pt>
          <cx:pt idx="850">D20221216</cx:pt>
          <cx:pt idx="851">D20221216</cx:pt>
          <cx:pt idx="852">D20221216</cx:pt>
          <cx:pt idx="853">D20221216</cx:pt>
          <cx:pt idx="854">D20221216</cx:pt>
          <cx:pt idx="855">D20221216</cx:pt>
          <cx:pt idx="856">D20221216</cx:pt>
          <cx:pt idx="857">D20221216</cx:pt>
          <cx:pt idx="858">D20221216</cx:pt>
          <cx:pt idx="859">D20221216</cx:pt>
          <cx:pt idx="860">D20221216</cx:pt>
          <cx:pt idx="861">D20221216</cx:pt>
          <cx:pt idx="862">D20221216</cx:pt>
          <cx:pt idx="863">D20221216</cx:pt>
          <cx:pt idx="864">D20221216</cx:pt>
          <cx:pt idx="865">D20221216</cx:pt>
          <cx:pt idx="866">D20221216</cx:pt>
          <cx:pt idx="867">D20221216</cx:pt>
          <cx:pt idx="868">D20221216</cx:pt>
          <cx:pt idx="869">D20221216</cx:pt>
          <cx:pt idx="870">D20221216</cx:pt>
          <cx:pt idx="871">D20221216</cx:pt>
          <cx:pt idx="872">D20221216</cx:pt>
          <cx:pt idx="873">D20221216</cx:pt>
          <cx:pt idx="874">D20221216</cx:pt>
          <cx:pt idx="875">D20221216</cx:pt>
          <cx:pt idx="876">D20221216</cx:pt>
          <cx:pt idx="877">D20221216</cx:pt>
          <cx:pt idx="878">D20221216</cx:pt>
          <cx:pt idx="879">D20221216</cx:pt>
          <cx:pt idx="880">D20221216</cx:pt>
          <cx:pt idx="881">D20221216</cx:pt>
          <cx:pt idx="882">D20221216</cx:pt>
          <cx:pt idx="883">D20221216</cx:pt>
          <cx:pt idx="884">D20221216</cx:pt>
          <cx:pt idx="885">D20221216</cx:pt>
          <cx:pt idx="886">D20221216</cx:pt>
          <cx:pt idx="887">D20221216</cx:pt>
          <cx:pt idx="888">D20221216</cx:pt>
          <cx:pt idx="889">D20221216</cx:pt>
          <cx:pt idx="890">D20221216</cx:pt>
          <cx:pt idx="891">D20221217</cx:pt>
          <cx:pt idx="892">D20221217</cx:pt>
          <cx:pt idx="893">D20221217</cx:pt>
          <cx:pt idx="894">D20221217</cx:pt>
          <cx:pt idx="895">D20221217</cx:pt>
          <cx:pt idx="896">D20221217</cx:pt>
          <cx:pt idx="897">D20221217</cx:pt>
          <cx:pt idx="898">D20221217</cx:pt>
          <cx:pt idx="899">D20221217</cx:pt>
          <cx:pt idx="900">D20221217</cx:pt>
          <cx:pt idx="901">D20221217</cx:pt>
          <cx:pt idx="902">D20221217</cx:pt>
          <cx:pt idx="903">D20221217</cx:pt>
          <cx:pt idx="904">D20221217</cx:pt>
          <cx:pt idx="905">D20221217</cx:pt>
          <cx:pt idx="906">D20221217</cx:pt>
          <cx:pt idx="907">D20221217</cx:pt>
          <cx:pt idx="908">D20221217</cx:pt>
          <cx:pt idx="909">D20221217</cx:pt>
          <cx:pt idx="910">D20221217</cx:pt>
          <cx:pt idx="911">D20221217</cx:pt>
          <cx:pt idx="912">D20221217</cx:pt>
          <cx:pt idx="913">D20221217</cx:pt>
          <cx:pt idx="914">D20221217</cx:pt>
          <cx:pt idx="915">D20221217</cx:pt>
          <cx:pt idx="916">D20221217</cx:pt>
          <cx:pt idx="917">D20221217</cx:pt>
          <cx:pt idx="918">D20221217</cx:pt>
          <cx:pt idx="919">D20221217</cx:pt>
          <cx:pt idx="920">D20221217</cx:pt>
          <cx:pt idx="921">D20221217</cx:pt>
          <cx:pt idx="922">D20221217</cx:pt>
          <cx:pt idx="923">D20221217</cx:pt>
          <cx:pt idx="924">D20221217</cx:pt>
          <cx:pt idx="925">D20221217</cx:pt>
          <cx:pt idx="926">D20221217</cx:pt>
          <cx:pt idx="927">D20221217</cx:pt>
          <cx:pt idx="928">D20221217</cx:pt>
          <cx:pt idx="929">D20221217</cx:pt>
          <cx:pt idx="930">D20221217</cx:pt>
          <cx:pt idx="931">D20221217</cx:pt>
          <cx:pt idx="932">D20221217</cx:pt>
          <cx:pt idx="933">D20221217</cx:pt>
          <cx:pt idx="934">D20221217</cx:pt>
          <cx:pt idx="935">D20221217</cx:pt>
          <cx:pt idx="936">D20221217</cx:pt>
          <cx:pt idx="937">D20221217</cx:pt>
          <cx:pt idx="938">D20221217</cx:pt>
          <cx:pt idx="939">D20221217</cx:pt>
          <cx:pt idx="940">D20221217</cx:pt>
          <cx:pt idx="941">D20221217</cx:pt>
          <cx:pt idx="942">D20221217</cx:pt>
          <cx:pt idx="943">D20221217</cx:pt>
          <cx:pt idx="944">D20221217</cx:pt>
          <cx:pt idx="945">D20221217</cx:pt>
          <cx:pt idx="946">D20221217</cx:pt>
          <cx:pt idx="947">D20221217</cx:pt>
          <cx:pt idx="948">D20221217</cx:pt>
          <cx:pt idx="949">D20221217</cx:pt>
          <cx:pt idx="950">D20221217</cx:pt>
          <cx:pt idx="951">D20221217</cx:pt>
          <cx:pt idx="952">D20221217</cx:pt>
          <cx:pt idx="953">D20221217</cx:pt>
          <cx:pt idx="954">D20221217</cx:pt>
          <cx:pt idx="955">D20221217</cx:pt>
          <cx:pt idx="956">D20221217</cx:pt>
          <cx:pt idx="957">D20221217</cx:pt>
          <cx:pt idx="958">D20221217</cx:pt>
          <cx:pt idx="959">D20221217</cx:pt>
          <cx:pt idx="960">D20221217</cx:pt>
          <cx:pt idx="961">D20221217</cx:pt>
          <cx:pt idx="962">D20221217</cx:pt>
          <cx:pt idx="963">D20221217</cx:pt>
          <cx:pt idx="964">D20221217</cx:pt>
          <cx:pt idx="965">D20221217</cx:pt>
          <cx:pt idx="966">D20221217</cx:pt>
          <cx:pt idx="967">D20221217</cx:pt>
          <cx:pt idx="968">D20221217</cx:pt>
          <cx:pt idx="969">D20221217</cx:pt>
          <cx:pt idx="970">D20221217</cx:pt>
          <cx:pt idx="971">D20221217</cx:pt>
          <cx:pt idx="972">D20221219</cx:pt>
          <cx:pt idx="973">D20221219</cx:pt>
          <cx:pt idx="974">D20221219</cx:pt>
          <cx:pt idx="975">D20221219</cx:pt>
          <cx:pt idx="976">D20221219</cx:pt>
          <cx:pt idx="977">D20221219</cx:pt>
          <cx:pt idx="978">D20221219</cx:pt>
          <cx:pt idx="979">D20221219</cx:pt>
          <cx:pt idx="980">D20221219</cx:pt>
          <cx:pt idx="981">D20221219</cx:pt>
          <cx:pt idx="982">D20221219</cx:pt>
          <cx:pt idx="983">D20221219</cx:pt>
          <cx:pt idx="984">D20221219</cx:pt>
          <cx:pt idx="985">D20221219</cx:pt>
          <cx:pt idx="986">D20221219</cx:pt>
          <cx:pt idx="987">D20221219</cx:pt>
          <cx:pt idx="988">D20221219</cx:pt>
          <cx:pt idx="989">D20221219</cx:pt>
          <cx:pt idx="990">D20221219</cx:pt>
          <cx:pt idx="991">D20221219</cx:pt>
          <cx:pt idx="992">D20221219</cx:pt>
          <cx:pt idx="993">D20221219</cx:pt>
          <cx:pt idx="994">D20221219</cx:pt>
          <cx:pt idx="995">D20221219</cx:pt>
          <cx:pt idx="996">D20221219</cx:pt>
          <cx:pt idx="997">D20221219</cx:pt>
          <cx:pt idx="998">D20221219</cx:pt>
          <cx:pt idx="999">D20221219</cx:pt>
          <cx:pt idx="1000">D20221219</cx:pt>
          <cx:pt idx="1001">D20221219</cx:pt>
          <cx:pt idx="1002">D20221219</cx:pt>
          <cx:pt idx="1003">D20221219</cx:pt>
          <cx:pt idx="1004">D20221219</cx:pt>
          <cx:pt idx="1005">D20221219</cx:pt>
          <cx:pt idx="1006">D20221219</cx:pt>
          <cx:pt idx="1007">D20221219</cx:pt>
          <cx:pt idx="1008">D20221219</cx:pt>
          <cx:pt idx="1009">D20221219</cx:pt>
          <cx:pt idx="1010">D20221219</cx:pt>
          <cx:pt idx="1011">D20221219</cx:pt>
          <cx:pt idx="1012">D20221219</cx:pt>
          <cx:pt idx="1013">D20221219</cx:pt>
          <cx:pt idx="1014">D20221219</cx:pt>
          <cx:pt idx="1015">D20221219</cx:pt>
          <cx:pt idx="1016">D20221219</cx:pt>
          <cx:pt idx="1017">D20221219</cx:pt>
          <cx:pt idx="1018">D20221219</cx:pt>
          <cx:pt idx="1019">D20221219</cx:pt>
          <cx:pt idx="1020">D20221219</cx:pt>
          <cx:pt idx="1021">D20221219</cx:pt>
          <cx:pt idx="1022">D20221219</cx:pt>
          <cx:pt idx="1023">D20221219</cx:pt>
          <cx:pt idx="1024">D20221219</cx:pt>
          <cx:pt idx="1025">D20221219</cx:pt>
          <cx:pt idx="1026">D20221219</cx:pt>
          <cx:pt idx="1027">D20221219</cx:pt>
          <cx:pt idx="1028">D20221219</cx:pt>
          <cx:pt idx="1029">D20221219</cx:pt>
          <cx:pt idx="1030">D20221219</cx:pt>
          <cx:pt idx="1031">D20221219</cx:pt>
          <cx:pt idx="1032">D20221219</cx:pt>
          <cx:pt idx="1033">D20221219</cx:pt>
          <cx:pt idx="1034">D20221219</cx:pt>
          <cx:pt idx="1035">D20221219</cx:pt>
          <cx:pt idx="1036">D20221219</cx:pt>
          <cx:pt idx="1037">D20221219</cx:pt>
          <cx:pt idx="1038">D20221219</cx:pt>
          <cx:pt idx="1039">D20221219</cx:pt>
          <cx:pt idx="1040">D20221219</cx:pt>
          <cx:pt idx="1041">D20221219</cx:pt>
          <cx:pt idx="1042">D20221219</cx:pt>
          <cx:pt idx="1043">D20221219</cx:pt>
          <cx:pt idx="1044">D20221219</cx:pt>
          <cx:pt idx="1045">D20221219</cx:pt>
          <cx:pt idx="1046">D20221219</cx:pt>
          <cx:pt idx="1047">D20221219</cx:pt>
          <cx:pt idx="1048">D20221219</cx:pt>
          <cx:pt idx="1049">D20221219</cx:pt>
          <cx:pt idx="1050">D20221219</cx:pt>
          <cx:pt idx="1051">D20221219</cx:pt>
          <cx:pt idx="1052">D20221219</cx:pt>
          <cx:pt idx="1053">D20221220</cx:pt>
          <cx:pt idx="1054">D20221220</cx:pt>
          <cx:pt idx="1055">D20221220</cx:pt>
          <cx:pt idx="1056">D20221220</cx:pt>
          <cx:pt idx="1057">D20221220</cx:pt>
          <cx:pt idx="1058">D20221220</cx:pt>
          <cx:pt idx="1059">D20221220</cx:pt>
          <cx:pt idx="1060">D20221220</cx:pt>
          <cx:pt idx="1061">D20221220</cx:pt>
          <cx:pt idx="1062">D20221220</cx:pt>
          <cx:pt idx="1063">D20221220</cx:pt>
          <cx:pt idx="1064">D20221220</cx:pt>
          <cx:pt idx="1065">D20221220</cx:pt>
          <cx:pt idx="1066">D20221220</cx:pt>
          <cx:pt idx="1067">D20221220</cx:pt>
          <cx:pt idx="1068">D20221220</cx:pt>
          <cx:pt idx="1069">D20221220</cx:pt>
          <cx:pt idx="1070">D20221220</cx:pt>
          <cx:pt idx="1071">D20221220</cx:pt>
          <cx:pt idx="1072">D20221220</cx:pt>
          <cx:pt idx="1073">D20221220</cx:pt>
          <cx:pt idx="1074">D20221220</cx:pt>
          <cx:pt idx="1075">D20221220</cx:pt>
          <cx:pt idx="1076">D20221220</cx:pt>
          <cx:pt idx="1077">D20221220</cx:pt>
          <cx:pt idx="1078">D20221220</cx:pt>
          <cx:pt idx="1079">D20221220</cx:pt>
          <cx:pt idx="1080">D20221220</cx:pt>
          <cx:pt idx="1081">D20221220</cx:pt>
          <cx:pt idx="1082">D20221220</cx:pt>
          <cx:pt idx="1083">D20221220</cx:pt>
          <cx:pt idx="1084">D20221220</cx:pt>
          <cx:pt idx="1085">D20221220</cx:pt>
          <cx:pt idx="1086">D20221220</cx:pt>
          <cx:pt idx="1087">D20221220</cx:pt>
          <cx:pt idx="1088">D20221220</cx:pt>
          <cx:pt idx="1089">D20221220</cx:pt>
          <cx:pt idx="1090">D20221220</cx:pt>
          <cx:pt idx="1091">D20221220</cx:pt>
          <cx:pt idx="1092">D20221220</cx:pt>
          <cx:pt idx="1093">D20221220</cx:pt>
          <cx:pt idx="1094">D20221220</cx:pt>
          <cx:pt idx="1095">D20221220</cx:pt>
          <cx:pt idx="1096">D20221220</cx:pt>
          <cx:pt idx="1097">D20221220</cx:pt>
          <cx:pt idx="1098">D20221220</cx:pt>
          <cx:pt idx="1099">D20221220</cx:pt>
          <cx:pt idx="1100">D20221220</cx:pt>
          <cx:pt idx="1101">D20221220</cx:pt>
          <cx:pt idx="1102">D20221220</cx:pt>
          <cx:pt idx="1103">D20221220</cx:pt>
          <cx:pt idx="1104">D20221220</cx:pt>
          <cx:pt idx="1105">D20221220</cx:pt>
          <cx:pt idx="1106">D20221220</cx:pt>
          <cx:pt idx="1107">D20221220</cx:pt>
          <cx:pt idx="1108">D20221220</cx:pt>
          <cx:pt idx="1109">D20221220</cx:pt>
          <cx:pt idx="1110">D20221220</cx:pt>
          <cx:pt idx="1111">D20221220</cx:pt>
          <cx:pt idx="1112">D20221220</cx:pt>
          <cx:pt idx="1113">D20221220</cx:pt>
          <cx:pt idx="1114">D20221220</cx:pt>
          <cx:pt idx="1115">D20221220</cx:pt>
          <cx:pt idx="1116">D20221220</cx:pt>
          <cx:pt idx="1117">D20221220</cx:pt>
          <cx:pt idx="1118">D20221220</cx:pt>
          <cx:pt idx="1119">D20221220</cx:pt>
          <cx:pt idx="1120">D20221220</cx:pt>
          <cx:pt idx="1121">D20221220</cx:pt>
          <cx:pt idx="1122">D20221220</cx:pt>
          <cx:pt idx="1123">D20221220</cx:pt>
          <cx:pt idx="1124">D20221220</cx:pt>
          <cx:pt idx="1125">D20221220</cx:pt>
          <cx:pt idx="1126">D20221220</cx:pt>
          <cx:pt idx="1127">D20221220</cx:pt>
          <cx:pt idx="1128">D20221220</cx:pt>
          <cx:pt idx="1129">D20221220</cx:pt>
          <cx:pt idx="1130">D20221220</cx:pt>
          <cx:pt idx="1131">D20221220</cx:pt>
          <cx:pt idx="1132">D20221220</cx:pt>
          <cx:pt idx="1133">D20221220</cx:pt>
          <cx:pt idx="1134">D20221221</cx:pt>
          <cx:pt idx="1135">D20221221</cx:pt>
          <cx:pt idx="1136">D20221221</cx:pt>
          <cx:pt idx="1137">D20221221</cx:pt>
          <cx:pt idx="1138">D20221221</cx:pt>
          <cx:pt idx="1139">D20221221</cx:pt>
          <cx:pt idx="1140">D20221221</cx:pt>
          <cx:pt idx="1141">D20221221</cx:pt>
          <cx:pt idx="1142">D20221221</cx:pt>
          <cx:pt idx="1143">D20221221</cx:pt>
          <cx:pt idx="1144">D20221221</cx:pt>
          <cx:pt idx="1145">D20221221</cx:pt>
          <cx:pt idx="1146">D20221221</cx:pt>
          <cx:pt idx="1147">D20221221</cx:pt>
          <cx:pt idx="1148">D20221221</cx:pt>
          <cx:pt idx="1149">D20221221</cx:pt>
          <cx:pt idx="1150">D20221221</cx:pt>
          <cx:pt idx="1151">D20221221</cx:pt>
          <cx:pt idx="1152">D20221221</cx:pt>
          <cx:pt idx="1153">D20221221</cx:pt>
          <cx:pt idx="1154">D20221221</cx:pt>
          <cx:pt idx="1155">D20221221</cx:pt>
          <cx:pt idx="1156">D20221221</cx:pt>
          <cx:pt idx="1157">D20221221</cx:pt>
          <cx:pt idx="1158">D20221221</cx:pt>
          <cx:pt idx="1159">D20221221</cx:pt>
          <cx:pt idx="1160">D20221221</cx:pt>
          <cx:pt idx="1161">D20221221</cx:pt>
          <cx:pt idx="1162">D20221221</cx:pt>
          <cx:pt idx="1163">D20221221</cx:pt>
          <cx:pt idx="1164">D20221221</cx:pt>
          <cx:pt idx="1165">D20221221</cx:pt>
          <cx:pt idx="1166">D20221221</cx:pt>
          <cx:pt idx="1167">D20221221</cx:pt>
          <cx:pt idx="1168">D20221221</cx:pt>
          <cx:pt idx="1169">D20221221</cx:pt>
          <cx:pt idx="1170">D20221221</cx:pt>
          <cx:pt idx="1171">D20221221</cx:pt>
          <cx:pt idx="1172">D20221221</cx:pt>
          <cx:pt idx="1173">D20221221</cx:pt>
          <cx:pt idx="1174">D20221221</cx:pt>
          <cx:pt idx="1175">D20221221</cx:pt>
          <cx:pt idx="1176">D20221221</cx:pt>
          <cx:pt idx="1177">D20221221</cx:pt>
          <cx:pt idx="1178">D20221221</cx:pt>
          <cx:pt idx="1179">D20221221</cx:pt>
          <cx:pt idx="1180">D20221221</cx:pt>
          <cx:pt idx="1181">D20221221</cx:pt>
          <cx:pt idx="1182">D20221221</cx:pt>
          <cx:pt idx="1183">D20221221</cx:pt>
          <cx:pt idx="1184">D20221221</cx:pt>
          <cx:pt idx="1185">D20221221</cx:pt>
          <cx:pt idx="1186">D20221221</cx:pt>
          <cx:pt idx="1187">D20221221</cx:pt>
          <cx:pt idx="1188">D20221221</cx:pt>
          <cx:pt idx="1189">D20221221</cx:pt>
          <cx:pt idx="1190">D20221221</cx:pt>
          <cx:pt idx="1191">D20221221</cx:pt>
          <cx:pt idx="1192">D20221221</cx:pt>
          <cx:pt idx="1193">D20221221</cx:pt>
          <cx:pt idx="1194">D20221221</cx:pt>
          <cx:pt idx="1195">D20221221</cx:pt>
          <cx:pt idx="1196">D20221221</cx:pt>
          <cx:pt idx="1197">D20221221</cx:pt>
          <cx:pt idx="1198">D20221221</cx:pt>
          <cx:pt idx="1199">D20221221</cx:pt>
          <cx:pt idx="1200">D20221221</cx:pt>
          <cx:pt idx="1201">D20221221</cx:pt>
          <cx:pt idx="1202">D20221221</cx:pt>
          <cx:pt idx="1203">D20221221</cx:pt>
          <cx:pt idx="1204">D20221221</cx:pt>
          <cx:pt idx="1205">D20221221</cx:pt>
          <cx:pt idx="1206">D20221221</cx:pt>
          <cx:pt idx="1207">D20221221</cx:pt>
          <cx:pt idx="1208">D20221221</cx:pt>
          <cx:pt idx="1209">D20221221</cx:pt>
          <cx:pt idx="1210">D20221221</cx:pt>
          <cx:pt idx="1211">D20221221</cx:pt>
          <cx:pt idx="1212">D20221221</cx:pt>
          <cx:pt idx="1213">D20221221</cx:pt>
          <cx:pt idx="1214">D20221221</cx:pt>
          <cx:pt idx="1215">D20221222</cx:pt>
          <cx:pt idx="1216">D20221222</cx:pt>
          <cx:pt idx="1217">D20221222</cx:pt>
          <cx:pt idx="1218">D20221222</cx:pt>
          <cx:pt idx="1219">D20221222</cx:pt>
          <cx:pt idx="1220">D20221222</cx:pt>
          <cx:pt idx="1221">D20221222</cx:pt>
          <cx:pt idx="1222">D20221222</cx:pt>
          <cx:pt idx="1223">D20221222</cx:pt>
          <cx:pt idx="1224">D20221222</cx:pt>
          <cx:pt idx="1225">D20221222</cx:pt>
          <cx:pt idx="1226">D20221222</cx:pt>
          <cx:pt idx="1227">D20221222</cx:pt>
          <cx:pt idx="1228">D20221222</cx:pt>
          <cx:pt idx="1229">D20221222</cx:pt>
          <cx:pt idx="1230">D20221222</cx:pt>
          <cx:pt idx="1231">D20221222</cx:pt>
          <cx:pt idx="1232">D20221222</cx:pt>
          <cx:pt idx="1233">D20221222</cx:pt>
          <cx:pt idx="1234">D20221222</cx:pt>
          <cx:pt idx="1235">D20221222</cx:pt>
          <cx:pt idx="1236">D20221222</cx:pt>
          <cx:pt idx="1237">D20221222</cx:pt>
          <cx:pt idx="1238">D20221222</cx:pt>
          <cx:pt idx="1239">D20221222</cx:pt>
          <cx:pt idx="1240">D20221222</cx:pt>
          <cx:pt idx="1241">D20221222</cx:pt>
          <cx:pt idx="1242">D20221222</cx:pt>
          <cx:pt idx="1243">D20221222</cx:pt>
          <cx:pt idx="1244">D20221222</cx:pt>
          <cx:pt idx="1245">D20221222</cx:pt>
          <cx:pt idx="1246">D20221222</cx:pt>
          <cx:pt idx="1247">D20221222</cx:pt>
          <cx:pt idx="1248">D20221222</cx:pt>
          <cx:pt idx="1249">D20221222</cx:pt>
          <cx:pt idx="1250">D20221222</cx:pt>
          <cx:pt idx="1251">D20221222</cx:pt>
          <cx:pt idx="1252">D20221222</cx:pt>
          <cx:pt idx="1253">D20221222</cx:pt>
          <cx:pt idx="1254">D20221222</cx:pt>
          <cx:pt idx="1255">D20221222</cx:pt>
          <cx:pt idx="1256">D20221222</cx:pt>
          <cx:pt idx="1257">D20221222</cx:pt>
          <cx:pt idx="1258">D20221222</cx:pt>
          <cx:pt idx="1259">D20221222</cx:pt>
          <cx:pt idx="1260">D20221222</cx:pt>
          <cx:pt idx="1261">D20221222</cx:pt>
          <cx:pt idx="1262">D20221222</cx:pt>
          <cx:pt idx="1263">D20221222</cx:pt>
          <cx:pt idx="1264">D20221222</cx:pt>
          <cx:pt idx="1265">D20221222</cx:pt>
          <cx:pt idx="1266">D20221222</cx:pt>
          <cx:pt idx="1267">D20221222</cx:pt>
          <cx:pt idx="1268">D20221222</cx:pt>
          <cx:pt idx="1269">D20221222</cx:pt>
          <cx:pt idx="1270">D20221222</cx:pt>
          <cx:pt idx="1271">D20221222</cx:pt>
          <cx:pt idx="1272">D20221222</cx:pt>
          <cx:pt idx="1273">D20221222</cx:pt>
          <cx:pt idx="1274">D20221222</cx:pt>
          <cx:pt idx="1275">D20221222</cx:pt>
          <cx:pt idx="1276">D20221222</cx:pt>
          <cx:pt idx="1277">D20221222</cx:pt>
          <cx:pt idx="1278">D20221222</cx:pt>
          <cx:pt idx="1279">D20221222</cx:pt>
          <cx:pt idx="1280">D20221222</cx:pt>
          <cx:pt idx="1281">D20221222</cx:pt>
          <cx:pt idx="1282">D20221222</cx:pt>
          <cx:pt idx="1283">D20221222</cx:pt>
          <cx:pt idx="1284">D20221222</cx:pt>
          <cx:pt idx="1285">D20221222</cx:pt>
          <cx:pt idx="1286">D20221222</cx:pt>
          <cx:pt idx="1287">D20221222</cx:pt>
          <cx:pt idx="1288">D20221222</cx:pt>
          <cx:pt idx="1289">D20221222</cx:pt>
          <cx:pt idx="1290">D20221222</cx:pt>
          <cx:pt idx="1291">D20221222</cx:pt>
          <cx:pt idx="1292">D20221222</cx:pt>
          <cx:pt idx="1293">D20221222</cx:pt>
          <cx:pt idx="1294">D20221222</cx:pt>
          <cx:pt idx="1295">D20221222</cx:pt>
          <cx:pt idx="1296">D20221223</cx:pt>
          <cx:pt idx="1297">D20221223</cx:pt>
          <cx:pt idx="1298">D20221223</cx:pt>
          <cx:pt idx="1299">D20221223</cx:pt>
          <cx:pt idx="1300">D20221223</cx:pt>
          <cx:pt idx="1301">D20221223</cx:pt>
          <cx:pt idx="1302">D20221223</cx:pt>
          <cx:pt idx="1303">D20221223</cx:pt>
          <cx:pt idx="1304">D20221223</cx:pt>
          <cx:pt idx="1305">D20221223</cx:pt>
          <cx:pt idx="1306">D20221223</cx:pt>
          <cx:pt idx="1307">D20221223</cx:pt>
          <cx:pt idx="1308">D20221223</cx:pt>
          <cx:pt idx="1309">D20221223</cx:pt>
          <cx:pt idx="1310">D20221223</cx:pt>
          <cx:pt idx="1311">D20221223</cx:pt>
          <cx:pt idx="1312">D20221223</cx:pt>
          <cx:pt idx="1313">D20221223</cx:pt>
          <cx:pt idx="1314">D20221223</cx:pt>
          <cx:pt idx="1315">D20221223</cx:pt>
          <cx:pt idx="1316">D20221223</cx:pt>
          <cx:pt idx="1317">D20221223</cx:pt>
          <cx:pt idx="1318">D20221223</cx:pt>
          <cx:pt idx="1319">D20221223</cx:pt>
          <cx:pt idx="1320">D20221223</cx:pt>
          <cx:pt idx="1321">D20221223</cx:pt>
          <cx:pt idx="1322">D20221223</cx:pt>
          <cx:pt idx="1323">D20221223</cx:pt>
          <cx:pt idx="1324">D20221223</cx:pt>
          <cx:pt idx="1325">D20221223</cx:pt>
          <cx:pt idx="1326">D20221223</cx:pt>
          <cx:pt idx="1327">D20221223</cx:pt>
          <cx:pt idx="1328">D20221223</cx:pt>
          <cx:pt idx="1329">D20221223</cx:pt>
          <cx:pt idx="1330">D20221223</cx:pt>
          <cx:pt idx="1331">D20221223</cx:pt>
          <cx:pt idx="1332">D20221223</cx:pt>
          <cx:pt idx="1333">D20221223</cx:pt>
          <cx:pt idx="1334">D20221223</cx:pt>
          <cx:pt idx="1335">D20221223</cx:pt>
          <cx:pt idx="1336">D20221223</cx:pt>
          <cx:pt idx="1337">D20221223</cx:pt>
          <cx:pt idx="1338">D20221223</cx:pt>
          <cx:pt idx="1339">D20221223</cx:pt>
          <cx:pt idx="1340">D20221223</cx:pt>
          <cx:pt idx="1341">D20221223</cx:pt>
          <cx:pt idx="1342">D20221223</cx:pt>
          <cx:pt idx="1343">D20221223</cx:pt>
          <cx:pt idx="1344">D20221223</cx:pt>
          <cx:pt idx="1345">D20221223</cx:pt>
          <cx:pt idx="1346">D20221223</cx:pt>
          <cx:pt idx="1347">D20221223</cx:pt>
          <cx:pt idx="1348">D20221223</cx:pt>
          <cx:pt idx="1349">D20221223</cx:pt>
          <cx:pt idx="1350">D20221223</cx:pt>
          <cx:pt idx="1351">D20221223</cx:pt>
          <cx:pt idx="1352">D20221223</cx:pt>
          <cx:pt idx="1353">D20221223</cx:pt>
          <cx:pt idx="1354">D20221223</cx:pt>
          <cx:pt idx="1355">D20221223</cx:pt>
          <cx:pt idx="1356">D20221223</cx:pt>
          <cx:pt idx="1357">D20221223</cx:pt>
          <cx:pt idx="1358">D20221223</cx:pt>
          <cx:pt idx="1359">D20221223</cx:pt>
          <cx:pt idx="1360">D20221223</cx:pt>
          <cx:pt idx="1361">D20221223</cx:pt>
          <cx:pt idx="1362">D20221223</cx:pt>
          <cx:pt idx="1363">D20221223</cx:pt>
          <cx:pt idx="1364">D20221223</cx:pt>
          <cx:pt idx="1365">D20221223</cx:pt>
          <cx:pt idx="1366">D20221223</cx:pt>
          <cx:pt idx="1367">D20221223</cx:pt>
          <cx:pt idx="1368">D20221223</cx:pt>
          <cx:pt idx="1369">D20221223</cx:pt>
          <cx:pt idx="1370">D20221223</cx:pt>
          <cx:pt idx="1371">D20221223</cx:pt>
          <cx:pt idx="1372">D20221223</cx:pt>
          <cx:pt idx="1373">D20221223</cx:pt>
          <cx:pt idx="1374">D20221223</cx:pt>
          <cx:pt idx="1375">D20221223</cx:pt>
          <cx:pt idx="1376">D20221223</cx:pt>
          <cx:pt idx="1377">D20221227</cx:pt>
          <cx:pt idx="1378">D20221227</cx:pt>
          <cx:pt idx="1379">D20221227</cx:pt>
          <cx:pt idx="1380">D20221227</cx:pt>
          <cx:pt idx="1381">D20221227</cx:pt>
          <cx:pt idx="1382">D20221227</cx:pt>
          <cx:pt idx="1383">D20221227</cx:pt>
          <cx:pt idx="1384">D20221227</cx:pt>
          <cx:pt idx="1385">D20221227</cx:pt>
          <cx:pt idx="1386">D20221227</cx:pt>
          <cx:pt idx="1387">D20221227</cx:pt>
          <cx:pt idx="1388">D20221227</cx:pt>
          <cx:pt idx="1389">D20221227</cx:pt>
          <cx:pt idx="1390">D20221227</cx:pt>
          <cx:pt idx="1391">D20221227</cx:pt>
          <cx:pt idx="1392">D20221227</cx:pt>
          <cx:pt idx="1393">D20221227</cx:pt>
          <cx:pt idx="1394">D20221227</cx:pt>
          <cx:pt idx="1395">D20221227</cx:pt>
          <cx:pt idx="1396">D20221227</cx:pt>
          <cx:pt idx="1397">D20221227</cx:pt>
          <cx:pt idx="1398">D20221227</cx:pt>
          <cx:pt idx="1399">D20221227</cx:pt>
          <cx:pt idx="1400">D20221227</cx:pt>
          <cx:pt idx="1401">D20221227</cx:pt>
          <cx:pt idx="1402">D20221227</cx:pt>
          <cx:pt idx="1403">D20221227</cx:pt>
          <cx:pt idx="1404">D20221227</cx:pt>
          <cx:pt idx="1405">D20221227</cx:pt>
          <cx:pt idx="1406">D20221227</cx:pt>
          <cx:pt idx="1407">D20221227</cx:pt>
          <cx:pt idx="1408">D20221227</cx:pt>
          <cx:pt idx="1409">D20221227</cx:pt>
          <cx:pt idx="1410">D20221227</cx:pt>
          <cx:pt idx="1411">D20221227</cx:pt>
          <cx:pt idx="1412">D20221227</cx:pt>
          <cx:pt idx="1413">D20221227</cx:pt>
          <cx:pt idx="1414">D20221227</cx:pt>
          <cx:pt idx="1415">D20221227</cx:pt>
          <cx:pt idx="1416">D20221227</cx:pt>
          <cx:pt idx="1417">D20221227</cx:pt>
          <cx:pt idx="1418">D20221227</cx:pt>
          <cx:pt idx="1419">D20221227</cx:pt>
          <cx:pt idx="1420">D20221227</cx:pt>
          <cx:pt idx="1421">D20221227</cx:pt>
          <cx:pt idx="1422">D20221227</cx:pt>
          <cx:pt idx="1423">D20221227</cx:pt>
          <cx:pt idx="1424">D20221227</cx:pt>
          <cx:pt idx="1425">D20221227</cx:pt>
          <cx:pt idx="1426">D20221227</cx:pt>
          <cx:pt idx="1427">D20221227</cx:pt>
          <cx:pt idx="1428">D20221227</cx:pt>
          <cx:pt idx="1429">D20221227</cx:pt>
          <cx:pt idx="1430">D20221227</cx:pt>
          <cx:pt idx="1431">D20221227</cx:pt>
          <cx:pt idx="1432">D20221227</cx:pt>
          <cx:pt idx="1433">D20221227</cx:pt>
          <cx:pt idx="1434">D20221227</cx:pt>
          <cx:pt idx="1435">D20221227</cx:pt>
          <cx:pt idx="1436">D20221227</cx:pt>
          <cx:pt idx="1437">D20221227</cx:pt>
          <cx:pt idx="1438">D20221227</cx:pt>
          <cx:pt idx="1439">D20221227</cx:pt>
          <cx:pt idx="1440">D20221227</cx:pt>
          <cx:pt idx="1441">D20221227</cx:pt>
          <cx:pt idx="1442">D20221227</cx:pt>
          <cx:pt idx="1443">D20221227</cx:pt>
          <cx:pt idx="1444">D20221227</cx:pt>
          <cx:pt idx="1445">D20221227</cx:pt>
          <cx:pt idx="1446">D20221227</cx:pt>
          <cx:pt idx="1447">D20221227</cx:pt>
          <cx:pt idx="1448">D20221227</cx:pt>
          <cx:pt idx="1449">D20221227</cx:pt>
          <cx:pt idx="1450">D20221227</cx:pt>
          <cx:pt idx="1451">D20221227</cx:pt>
          <cx:pt idx="1452">D20221227</cx:pt>
          <cx:pt idx="1453">D20221227</cx:pt>
          <cx:pt idx="1454">D20221227</cx:pt>
          <cx:pt idx="1455">D20221227</cx:pt>
          <cx:pt idx="1456">D20221227</cx:pt>
          <cx:pt idx="1457">D20221227</cx:pt>
          <cx:pt idx="1458">D20221230</cx:pt>
          <cx:pt idx="1459">D20221230</cx:pt>
          <cx:pt idx="1460">D20221230</cx:pt>
          <cx:pt idx="1461">D20221230</cx:pt>
          <cx:pt idx="1462">D20221230</cx:pt>
          <cx:pt idx="1463">D20221230</cx:pt>
          <cx:pt idx="1464">D20221230</cx:pt>
          <cx:pt idx="1465">D20221230</cx:pt>
          <cx:pt idx="1466">D20221230</cx:pt>
          <cx:pt idx="1467">D20221230</cx:pt>
          <cx:pt idx="1468">D20221230</cx:pt>
          <cx:pt idx="1469">D20221230</cx:pt>
          <cx:pt idx="1470">D20221230</cx:pt>
          <cx:pt idx="1471">D20221230</cx:pt>
          <cx:pt idx="1472">D20221230</cx:pt>
          <cx:pt idx="1473">D20221230</cx:pt>
          <cx:pt idx="1474">D20221230</cx:pt>
          <cx:pt idx="1475">D20221230</cx:pt>
          <cx:pt idx="1476">D20221230</cx:pt>
          <cx:pt idx="1477">D20221230</cx:pt>
          <cx:pt idx="1478">D20221230</cx:pt>
          <cx:pt idx="1479">D20221230</cx:pt>
          <cx:pt idx="1480">D20221230</cx:pt>
          <cx:pt idx="1481">D20221230</cx:pt>
          <cx:pt idx="1482">D20221230</cx:pt>
          <cx:pt idx="1483">D20221230</cx:pt>
          <cx:pt idx="1484">D20221230</cx:pt>
          <cx:pt idx="1485">D20221230</cx:pt>
          <cx:pt idx="1486">D20221230</cx:pt>
          <cx:pt idx="1487">D20221230</cx:pt>
          <cx:pt idx="1488">D20221230</cx:pt>
          <cx:pt idx="1489">D20221230</cx:pt>
          <cx:pt idx="1490">D20221230</cx:pt>
          <cx:pt idx="1491">D20221230</cx:pt>
          <cx:pt idx="1492">D20221230</cx:pt>
          <cx:pt idx="1493">D20221230</cx:pt>
          <cx:pt idx="1494">D20221230</cx:pt>
          <cx:pt idx="1495">D20221230</cx:pt>
          <cx:pt idx="1496">D20221230</cx:pt>
          <cx:pt idx="1497">D20221230</cx:pt>
          <cx:pt idx="1498">D20221230</cx:pt>
          <cx:pt idx="1499">D20221230</cx:pt>
          <cx:pt idx="1500">D20221230</cx:pt>
          <cx:pt idx="1501">D20221230</cx:pt>
          <cx:pt idx="1502">D20221230</cx:pt>
          <cx:pt idx="1503">D20221230</cx:pt>
          <cx:pt idx="1504">D20221230</cx:pt>
          <cx:pt idx="1505">D20221230</cx:pt>
          <cx:pt idx="1506">D20221230</cx:pt>
          <cx:pt idx="1507">D20221230</cx:pt>
          <cx:pt idx="1508">D20221230</cx:pt>
          <cx:pt idx="1509">D20221230</cx:pt>
          <cx:pt idx="1510">D20221230</cx:pt>
          <cx:pt idx="1511">D20221230</cx:pt>
          <cx:pt idx="1512">D20221230</cx:pt>
          <cx:pt idx="1513">D20221230</cx:pt>
          <cx:pt idx="1514">D20221230</cx:pt>
          <cx:pt idx="1515">D20221230</cx:pt>
          <cx:pt idx="1516">D20221230</cx:pt>
          <cx:pt idx="1517">D20221230</cx:pt>
          <cx:pt idx="1518">D20221230</cx:pt>
          <cx:pt idx="1519">D20221230</cx:pt>
          <cx:pt idx="1520">D20221230</cx:pt>
          <cx:pt idx="1521">D20221230</cx:pt>
          <cx:pt idx="1522">D20221230</cx:pt>
          <cx:pt idx="1523">D20221230</cx:pt>
          <cx:pt idx="1524">D20221230</cx:pt>
          <cx:pt idx="1525">D20221230</cx:pt>
          <cx:pt idx="1526">D20221230</cx:pt>
          <cx:pt idx="1527">D20221230</cx:pt>
          <cx:pt idx="1528">D20221230</cx:pt>
          <cx:pt idx="1529">D20221230</cx:pt>
          <cx:pt idx="1530">D20221230</cx:pt>
          <cx:pt idx="1531">D20221230</cx:pt>
          <cx:pt idx="1532">D20221230</cx:pt>
          <cx:pt idx="1533">D20221230</cx:pt>
          <cx:pt idx="1534">D20221230</cx:pt>
          <cx:pt idx="1535">D20221230</cx:pt>
          <cx:pt idx="1536">D20221230</cx:pt>
          <cx:pt idx="1537">D20221230</cx:pt>
          <cx:pt idx="1538">D20221230</cx:pt>
          <cx:pt idx="1539">D20221231</cx:pt>
          <cx:pt idx="1540">D20221231</cx:pt>
          <cx:pt idx="1541">D20221231</cx:pt>
          <cx:pt idx="1542">D20221231</cx:pt>
          <cx:pt idx="1543">D20221231</cx:pt>
          <cx:pt idx="1544">D20221231</cx:pt>
          <cx:pt idx="1545">D20221231</cx:pt>
          <cx:pt idx="1546">D20221231</cx:pt>
          <cx:pt idx="1547">D20221231</cx:pt>
          <cx:pt idx="1548">D20221231</cx:pt>
          <cx:pt idx="1549">D20221231</cx:pt>
          <cx:pt idx="1550">D20221231</cx:pt>
          <cx:pt idx="1551">D20221231</cx:pt>
          <cx:pt idx="1552">D20221231</cx:pt>
          <cx:pt idx="1553">D20221231</cx:pt>
          <cx:pt idx="1554">D20221231</cx:pt>
          <cx:pt idx="1555">D20221231</cx:pt>
          <cx:pt idx="1556">D20221231</cx:pt>
          <cx:pt idx="1557">D20221231</cx:pt>
          <cx:pt idx="1558">D20221231</cx:pt>
          <cx:pt idx="1559">D20221231</cx:pt>
          <cx:pt idx="1560">D20221231</cx:pt>
          <cx:pt idx="1561">D20221231</cx:pt>
          <cx:pt idx="1562">D20221231</cx:pt>
          <cx:pt idx="1563">D20221231</cx:pt>
          <cx:pt idx="1564">D20221231</cx:pt>
          <cx:pt idx="1565">D20221231</cx:pt>
          <cx:pt idx="1566">D20221231</cx:pt>
          <cx:pt idx="1567">D20221231</cx:pt>
          <cx:pt idx="1568">D20221231</cx:pt>
          <cx:pt idx="1569">D20221231</cx:pt>
          <cx:pt idx="1570">D20221231</cx:pt>
          <cx:pt idx="1571">D20221231</cx:pt>
          <cx:pt idx="1572">D20221231</cx:pt>
          <cx:pt idx="1573">D20221231</cx:pt>
          <cx:pt idx="1574">D20221231</cx:pt>
          <cx:pt idx="1575">D20221231</cx:pt>
          <cx:pt idx="1576">D20221231</cx:pt>
          <cx:pt idx="1577">D20221231</cx:pt>
          <cx:pt idx="1578">D20221231</cx:pt>
          <cx:pt idx="1579">D20221231</cx:pt>
          <cx:pt idx="1580">D20221231</cx:pt>
          <cx:pt idx="1581">D20221231</cx:pt>
          <cx:pt idx="1582">D20221231</cx:pt>
          <cx:pt idx="1583">D20221231</cx:pt>
          <cx:pt idx="1584">D20221231</cx:pt>
          <cx:pt idx="1585">D20221231</cx:pt>
          <cx:pt idx="1586">D20221231</cx:pt>
          <cx:pt idx="1587">D20221231</cx:pt>
          <cx:pt idx="1588">D20221231</cx:pt>
          <cx:pt idx="1589">D20221231</cx:pt>
          <cx:pt idx="1590">D20221231</cx:pt>
          <cx:pt idx="1591">D20221231</cx:pt>
          <cx:pt idx="1592">D20221231</cx:pt>
          <cx:pt idx="1593">D20221231</cx:pt>
          <cx:pt idx="1594">D20221231</cx:pt>
          <cx:pt idx="1595">D20221231</cx:pt>
          <cx:pt idx="1596">D20221231</cx:pt>
          <cx:pt idx="1597">D20221231</cx:pt>
          <cx:pt idx="1598">D20221231</cx:pt>
          <cx:pt idx="1599">D20221231</cx:pt>
          <cx:pt idx="1600">D20221231</cx:pt>
          <cx:pt idx="1601">D20221231</cx:pt>
          <cx:pt idx="1602">D20221231</cx:pt>
          <cx:pt idx="1603">D20221231</cx:pt>
          <cx:pt idx="1604">D20221231</cx:pt>
          <cx:pt idx="1605">D20221231</cx:pt>
          <cx:pt idx="1606">D20221231</cx:pt>
          <cx:pt idx="1607">D20221231</cx:pt>
          <cx:pt idx="1608">D20221231</cx:pt>
          <cx:pt idx="1609">D20221231</cx:pt>
          <cx:pt idx="1610">D20221231</cx:pt>
          <cx:pt idx="1611">D20221231</cx:pt>
          <cx:pt idx="1612">D20221231</cx:pt>
          <cx:pt idx="1613">D20221231</cx:pt>
          <cx:pt idx="1614">D20221231</cx:pt>
          <cx:pt idx="1615">D20221231</cx:pt>
          <cx:pt idx="1616">D20221231</cx:pt>
          <cx:pt idx="1617">D20221231</cx:pt>
          <cx:pt idx="1618">D20221231</cx:pt>
          <cx:pt idx="1619">D20221231</cx:pt>
          <cx:pt idx="1620">D20230102</cx:pt>
          <cx:pt idx="1621">D20230102</cx:pt>
          <cx:pt idx="1622">D20230102</cx:pt>
          <cx:pt idx="1623">D20230102</cx:pt>
          <cx:pt idx="1624">D20230102</cx:pt>
          <cx:pt idx="1625">D20230102</cx:pt>
          <cx:pt idx="1626">D20230102</cx:pt>
          <cx:pt idx="1627">D20230102</cx:pt>
          <cx:pt idx="1628">D20230102</cx:pt>
          <cx:pt idx="1629">D20230102</cx:pt>
          <cx:pt idx="1630">D20230102</cx:pt>
          <cx:pt idx="1631">D20230102</cx:pt>
          <cx:pt idx="1632">D20230102</cx:pt>
          <cx:pt idx="1633">D20230102</cx:pt>
          <cx:pt idx="1634">D20230102</cx:pt>
          <cx:pt idx="1635">D20230102</cx:pt>
          <cx:pt idx="1636">D20230102</cx:pt>
          <cx:pt idx="1637">D20230102</cx:pt>
          <cx:pt idx="1638">D20230102</cx:pt>
          <cx:pt idx="1639">D20230102</cx:pt>
          <cx:pt idx="1640">D20230102</cx:pt>
          <cx:pt idx="1641">D20230102</cx:pt>
          <cx:pt idx="1642">D20230102</cx:pt>
          <cx:pt idx="1643">D20230102</cx:pt>
          <cx:pt idx="1644">D20230102</cx:pt>
          <cx:pt idx="1645">D20230102</cx:pt>
          <cx:pt idx="1646">D20230102</cx:pt>
          <cx:pt idx="1647">D20230102</cx:pt>
          <cx:pt idx="1648">D20230102</cx:pt>
          <cx:pt idx="1649">D20230102</cx:pt>
          <cx:pt idx="1650">D20230102</cx:pt>
          <cx:pt idx="1651">D20230102</cx:pt>
          <cx:pt idx="1652">D20230102</cx:pt>
          <cx:pt idx="1653">D20230102</cx:pt>
          <cx:pt idx="1654">D20230102</cx:pt>
          <cx:pt idx="1655">D20230102</cx:pt>
          <cx:pt idx="1656">D20230102</cx:pt>
          <cx:pt idx="1657">D20230102</cx:pt>
          <cx:pt idx="1658">D20230102</cx:pt>
          <cx:pt idx="1659">D20230102</cx:pt>
          <cx:pt idx="1660">D20230102</cx:pt>
          <cx:pt idx="1661">D20230102</cx:pt>
          <cx:pt idx="1662">D20230102</cx:pt>
          <cx:pt idx="1663">D20230102</cx:pt>
          <cx:pt idx="1664">D20230102</cx:pt>
          <cx:pt idx="1665">D20230102</cx:pt>
          <cx:pt idx="1666">D20230102</cx:pt>
          <cx:pt idx="1667">D20230102</cx:pt>
          <cx:pt idx="1668">D20230102</cx:pt>
          <cx:pt idx="1669">D20230102</cx:pt>
          <cx:pt idx="1670">D20230102</cx:pt>
          <cx:pt idx="1671">D20230102</cx:pt>
          <cx:pt idx="1672">D20230102</cx:pt>
          <cx:pt idx="1673">D20230102</cx:pt>
          <cx:pt idx="1674">D20230102</cx:pt>
          <cx:pt idx="1675">D20230102</cx:pt>
          <cx:pt idx="1676">D20230102</cx:pt>
          <cx:pt idx="1677">D20230102</cx:pt>
          <cx:pt idx="1678">D20230102</cx:pt>
          <cx:pt idx="1679">D20230102</cx:pt>
          <cx:pt idx="1680">D20230102</cx:pt>
          <cx:pt idx="1681">D20230102</cx:pt>
          <cx:pt idx="1682">D20230102</cx:pt>
          <cx:pt idx="1683">D20230102</cx:pt>
          <cx:pt idx="1684">D20230102</cx:pt>
          <cx:pt idx="1685">D20230102</cx:pt>
          <cx:pt idx="1686">D20230102</cx:pt>
          <cx:pt idx="1687">D20230102</cx:pt>
          <cx:pt idx="1688">D20230102</cx:pt>
          <cx:pt idx="1689">D20230102</cx:pt>
          <cx:pt idx="1690">D20230102</cx:pt>
          <cx:pt idx="1691">D20230102</cx:pt>
          <cx:pt idx="1692">D20230102</cx:pt>
          <cx:pt idx="1693">D20230102</cx:pt>
          <cx:pt idx="1694">D20230102</cx:pt>
          <cx:pt idx="1695">D20230102</cx:pt>
          <cx:pt idx="1696">D20230102</cx:pt>
          <cx:pt idx="1697">D20230102</cx:pt>
          <cx:pt idx="1698">D20230102</cx:pt>
          <cx:pt idx="1699">D20230102</cx:pt>
          <cx:pt idx="1700">D20230102</cx:pt>
          <cx:pt idx="1701">D20230106</cx:pt>
          <cx:pt idx="1702">D20230106</cx:pt>
          <cx:pt idx="1703">D20230106</cx:pt>
          <cx:pt idx="1704">D20230106</cx:pt>
          <cx:pt idx="1705">D20230106</cx:pt>
          <cx:pt idx="1706">D20230106</cx:pt>
          <cx:pt idx="1707">D20230106</cx:pt>
          <cx:pt idx="1708">D20230106</cx:pt>
          <cx:pt idx="1709">D20230106</cx:pt>
          <cx:pt idx="1710">D20230106</cx:pt>
          <cx:pt idx="1711">D20230106</cx:pt>
          <cx:pt idx="1712">D20230106</cx:pt>
          <cx:pt idx="1713">D20230106</cx:pt>
          <cx:pt idx="1714">D20230106</cx:pt>
          <cx:pt idx="1715">D20230106</cx:pt>
          <cx:pt idx="1716">D20230106</cx:pt>
          <cx:pt idx="1717">D20230106</cx:pt>
          <cx:pt idx="1718">D20230106</cx:pt>
          <cx:pt idx="1719">D20230106</cx:pt>
          <cx:pt idx="1720">D20230106</cx:pt>
          <cx:pt idx="1721">D20230106</cx:pt>
          <cx:pt idx="1722">D20230106</cx:pt>
          <cx:pt idx="1723">D20230106</cx:pt>
          <cx:pt idx="1724">D20230106</cx:pt>
          <cx:pt idx="1725">D20230106</cx:pt>
          <cx:pt idx="1726">D20230106</cx:pt>
          <cx:pt idx="1727">D20230106</cx:pt>
          <cx:pt idx="1728">D20230106</cx:pt>
          <cx:pt idx="1729">D20230106</cx:pt>
          <cx:pt idx="1730">D20230106</cx:pt>
          <cx:pt idx="1731">D20230106</cx:pt>
          <cx:pt idx="1732">D20230106</cx:pt>
          <cx:pt idx="1733">D20230106</cx:pt>
          <cx:pt idx="1734">D20230106</cx:pt>
          <cx:pt idx="1735">D20230106</cx:pt>
          <cx:pt idx="1736">D20230106</cx:pt>
          <cx:pt idx="1737">D20230106</cx:pt>
          <cx:pt idx="1738">D20230106</cx:pt>
          <cx:pt idx="1739">D20230106</cx:pt>
          <cx:pt idx="1740">D20230106</cx:pt>
          <cx:pt idx="1741">D20230106</cx:pt>
          <cx:pt idx="1742">D20230106</cx:pt>
          <cx:pt idx="1743">D20230106</cx:pt>
          <cx:pt idx="1744">D20230106</cx:pt>
          <cx:pt idx="1745">D20230106</cx:pt>
          <cx:pt idx="1746">D20230106</cx:pt>
          <cx:pt idx="1747">D20230106</cx:pt>
          <cx:pt idx="1748">D20230106</cx:pt>
          <cx:pt idx="1749">D20230106</cx:pt>
          <cx:pt idx="1750">D20230106</cx:pt>
          <cx:pt idx="1751">D20230106</cx:pt>
          <cx:pt idx="1752">D20230106</cx:pt>
          <cx:pt idx="1753">D20230106</cx:pt>
          <cx:pt idx="1754">D20230106</cx:pt>
          <cx:pt idx="1755">D20230106</cx:pt>
          <cx:pt idx="1756">D20230106</cx:pt>
          <cx:pt idx="1757">D20230106</cx:pt>
          <cx:pt idx="1758">D20230106</cx:pt>
          <cx:pt idx="1759">D20230106</cx:pt>
          <cx:pt idx="1760">D20230106</cx:pt>
          <cx:pt idx="1761">D20230106</cx:pt>
          <cx:pt idx="1762">D20230106</cx:pt>
          <cx:pt idx="1763">D20230106</cx:pt>
          <cx:pt idx="1764">D20230106</cx:pt>
          <cx:pt idx="1765">D20230106</cx:pt>
          <cx:pt idx="1766">D20230106</cx:pt>
          <cx:pt idx="1767">D20230106</cx:pt>
          <cx:pt idx="1768">D20230106</cx:pt>
          <cx:pt idx="1769">D20230106</cx:pt>
          <cx:pt idx="1770">D20230106</cx:pt>
          <cx:pt idx="1771">D20230106</cx:pt>
          <cx:pt idx="1772">D20230106</cx:pt>
          <cx:pt idx="1773">D20230106</cx:pt>
          <cx:pt idx="1774">D20230106</cx:pt>
          <cx:pt idx="1775">D20230106</cx:pt>
          <cx:pt idx="1776">D20230106</cx:pt>
          <cx:pt idx="1777">D20230106</cx:pt>
          <cx:pt idx="1778">D20230106</cx:pt>
          <cx:pt idx="1779">D20230106</cx:pt>
          <cx:pt idx="1780">D20230106</cx:pt>
          <cx:pt idx="1781">D20230106</cx:pt>
          <cx:pt idx="1782">D20230107</cx:pt>
          <cx:pt idx="1783">D20230107</cx:pt>
          <cx:pt idx="1784">D20230107</cx:pt>
          <cx:pt idx="1785">D20230107</cx:pt>
          <cx:pt idx="1786">D20230107</cx:pt>
          <cx:pt idx="1787">D20230107</cx:pt>
          <cx:pt idx="1788">D20230107</cx:pt>
          <cx:pt idx="1789">D20230107</cx:pt>
          <cx:pt idx="1790">D20230107</cx:pt>
          <cx:pt idx="1791">D20230107</cx:pt>
          <cx:pt idx="1792">D20230107</cx:pt>
          <cx:pt idx="1793">D20230107</cx:pt>
          <cx:pt idx="1794">D20230107</cx:pt>
          <cx:pt idx="1795">D20230107</cx:pt>
          <cx:pt idx="1796">D20230107</cx:pt>
          <cx:pt idx="1797">D20230107</cx:pt>
          <cx:pt idx="1798">D20230107</cx:pt>
          <cx:pt idx="1799">D20230107</cx:pt>
          <cx:pt idx="1800">D20230107</cx:pt>
          <cx:pt idx="1801">D20230107</cx:pt>
          <cx:pt idx="1802">D20230107</cx:pt>
          <cx:pt idx="1803">D20230107</cx:pt>
          <cx:pt idx="1804">D20230107</cx:pt>
          <cx:pt idx="1805">D20230107</cx:pt>
          <cx:pt idx="1806">D20230107</cx:pt>
          <cx:pt idx="1807">D20230107</cx:pt>
          <cx:pt idx="1808">D20230107</cx:pt>
          <cx:pt idx="1809">D20230107</cx:pt>
          <cx:pt idx="1810">D20230107</cx:pt>
          <cx:pt idx="1811">D20230107</cx:pt>
          <cx:pt idx="1812">D20230107</cx:pt>
          <cx:pt idx="1813">D20230107</cx:pt>
          <cx:pt idx="1814">D20230107</cx:pt>
          <cx:pt idx="1815">D20230107</cx:pt>
          <cx:pt idx="1816">D20230107</cx:pt>
          <cx:pt idx="1817">D20230107</cx:pt>
          <cx:pt idx="1818">D20230107</cx:pt>
          <cx:pt idx="1819">D20230107</cx:pt>
          <cx:pt idx="1820">D20230107</cx:pt>
          <cx:pt idx="1821">D20230107</cx:pt>
          <cx:pt idx="1822">D20230107</cx:pt>
          <cx:pt idx="1823">D20230107</cx:pt>
          <cx:pt idx="1824">D20230107</cx:pt>
          <cx:pt idx="1825">D20230107</cx:pt>
          <cx:pt idx="1826">D20230107</cx:pt>
          <cx:pt idx="1827">D20230107</cx:pt>
          <cx:pt idx="1828">D20230107</cx:pt>
          <cx:pt idx="1829">D20230107</cx:pt>
          <cx:pt idx="1830">D20230107</cx:pt>
          <cx:pt idx="1831">D20230107</cx:pt>
          <cx:pt idx="1832">D20230107</cx:pt>
          <cx:pt idx="1833">D20230107</cx:pt>
          <cx:pt idx="1834">D20230107</cx:pt>
          <cx:pt idx="1835">D20230107</cx:pt>
          <cx:pt idx="1836">D20230107</cx:pt>
          <cx:pt idx="1837">D20230107</cx:pt>
          <cx:pt idx="1838">D20230107</cx:pt>
          <cx:pt idx="1839">D20230107</cx:pt>
          <cx:pt idx="1840">D20230107</cx:pt>
          <cx:pt idx="1841">D20230107</cx:pt>
          <cx:pt idx="1842">D20230107</cx:pt>
          <cx:pt idx="1843">D20230107</cx:pt>
          <cx:pt idx="1844">D20230107</cx:pt>
          <cx:pt idx="1845">D20230107</cx:pt>
          <cx:pt idx="1846">D20230107</cx:pt>
          <cx:pt idx="1847">D20230107</cx:pt>
          <cx:pt idx="1848">D20230107</cx:pt>
          <cx:pt idx="1849">D20230107</cx:pt>
          <cx:pt idx="1850">D20230107</cx:pt>
          <cx:pt idx="1851">D20230107</cx:pt>
          <cx:pt idx="1852">D20230107</cx:pt>
          <cx:pt idx="1853">D20230107</cx:pt>
          <cx:pt idx="1854">D20230107</cx:pt>
          <cx:pt idx="1855">D20230107</cx:pt>
          <cx:pt idx="1856">D20230107</cx:pt>
          <cx:pt idx="1857">D20230107</cx:pt>
          <cx:pt idx="1858">D20230107</cx:pt>
          <cx:pt idx="1859">D20230107</cx:pt>
          <cx:pt idx="1860">D20230107</cx:pt>
          <cx:pt idx="1861">D20230107</cx:pt>
          <cx:pt idx="1862">D20230107</cx:pt>
          <cx:pt idx="1863">D20230113</cx:pt>
          <cx:pt idx="1864">D20230113</cx:pt>
          <cx:pt idx="1865">D20230113</cx:pt>
          <cx:pt idx="1866">D20230113</cx:pt>
          <cx:pt idx="1867">D20230113</cx:pt>
          <cx:pt idx="1868">D20230113</cx:pt>
          <cx:pt idx="1869">D20230113</cx:pt>
          <cx:pt idx="1870">D20230113</cx:pt>
          <cx:pt idx="1871">D20230113</cx:pt>
          <cx:pt idx="1872">D20230113</cx:pt>
          <cx:pt idx="1873">D20230113</cx:pt>
          <cx:pt idx="1874">D20230113</cx:pt>
          <cx:pt idx="1875">D20230113</cx:pt>
          <cx:pt idx="1876">D20230113</cx:pt>
          <cx:pt idx="1877">D20230113</cx:pt>
          <cx:pt idx="1878">D20230113</cx:pt>
          <cx:pt idx="1879">D20230113</cx:pt>
          <cx:pt idx="1880">D20230113</cx:pt>
          <cx:pt idx="1881">D20230113</cx:pt>
          <cx:pt idx="1882">D20230113</cx:pt>
          <cx:pt idx="1883">D20230113</cx:pt>
          <cx:pt idx="1884">D20230113</cx:pt>
          <cx:pt idx="1885">D20230113</cx:pt>
          <cx:pt idx="1886">D20230113</cx:pt>
          <cx:pt idx="1887">D20230113</cx:pt>
          <cx:pt idx="1888">D20230113</cx:pt>
          <cx:pt idx="1889">D20230113</cx:pt>
          <cx:pt idx="1890">D20230113</cx:pt>
          <cx:pt idx="1891">D20230113</cx:pt>
          <cx:pt idx="1892">D20230113</cx:pt>
          <cx:pt idx="1893">D20230113</cx:pt>
          <cx:pt idx="1894">D20230113</cx:pt>
          <cx:pt idx="1895">D20230113</cx:pt>
          <cx:pt idx="1896">D20230113</cx:pt>
          <cx:pt idx="1897">D20230113</cx:pt>
          <cx:pt idx="1898">D20230113</cx:pt>
          <cx:pt idx="1899">D20230113</cx:pt>
          <cx:pt idx="1900">D20230113</cx:pt>
          <cx:pt idx="1901">D20230113</cx:pt>
          <cx:pt idx="1902">D20230113</cx:pt>
          <cx:pt idx="1903">D20230113</cx:pt>
          <cx:pt idx="1904">D20230113</cx:pt>
          <cx:pt idx="1905">D20230113</cx:pt>
          <cx:pt idx="1906">D20230113</cx:pt>
          <cx:pt idx="1907">D20230113</cx:pt>
          <cx:pt idx="1908">D20230113</cx:pt>
          <cx:pt idx="1909">D20230113</cx:pt>
          <cx:pt idx="1910">D20230113</cx:pt>
          <cx:pt idx="1911">D20230113</cx:pt>
          <cx:pt idx="1912">D20230113</cx:pt>
          <cx:pt idx="1913">D20230113</cx:pt>
          <cx:pt idx="1914">D20230113</cx:pt>
          <cx:pt idx="1915">D20230113</cx:pt>
          <cx:pt idx="1916">D20230113</cx:pt>
          <cx:pt idx="1917">D20230113</cx:pt>
          <cx:pt idx="1918">D20230113</cx:pt>
          <cx:pt idx="1919">D20230113</cx:pt>
          <cx:pt idx="1920">D20230113</cx:pt>
          <cx:pt idx="1921">D20230113</cx:pt>
          <cx:pt idx="1922">D20230113</cx:pt>
          <cx:pt idx="1923">D20230113</cx:pt>
          <cx:pt idx="1924">D20230113</cx:pt>
          <cx:pt idx="1925">D20230113</cx:pt>
          <cx:pt idx="1926">D20230113</cx:pt>
          <cx:pt idx="1927">D20230113</cx:pt>
          <cx:pt idx="1928">D20230113</cx:pt>
          <cx:pt idx="1929">D20230113</cx:pt>
          <cx:pt idx="1930">D20230113</cx:pt>
          <cx:pt idx="1931">D20230113</cx:pt>
          <cx:pt idx="1932">D20230113</cx:pt>
          <cx:pt idx="1933">D20230113</cx:pt>
          <cx:pt idx="1934">D20230113</cx:pt>
          <cx:pt idx="1935">D20230113</cx:pt>
          <cx:pt idx="1936">D20230113</cx:pt>
          <cx:pt idx="1937">D20230113</cx:pt>
          <cx:pt idx="1938">D20230113</cx:pt>
          <cx:pt idx="1939">D20230113</cx:pt>
          <cx:pt idx="1940">D20230113</cx:pt>
          <cx:pt idx="1941">D20230113</cx:pt>
          <cx:pt idx="1942">D20230113</cx:pt>
          <cx:pt idx="1943">D20230113</cx:pt>
          <cx:pt idx="1944">D20260102</cx:pt>
          <cx:pt idx="1945">D20260102</cx:pt>
          <cx:pt idx="1946">D20260102</cx:pt>
          <cx:pt idx="1947">D20260102</cx:pt>
          <cx:pt idx="1948">D20260102</cx:pt>
          <cx:pt idx="1949">D20260102</cx:pt>
          <cx:pt idx="1950">D20260102</cx:pt>
          <cx:pt idx="1951">D20260102</cx:pt>
          <cx:pt idx="1952">D20260102</cx:pt>
          <cx:pt idx="1953">D20260102</cx:pt>
          <cx:pt idx="1954">D20260102</cx:pt>
          <cx:pt idx="1955">D20260102</cx:pt>
          <cx:pt idx="1956">D20260102</cx:pt>
          <cx:pt idx="1957">D20260102</cx:pt>
          <cx:pt idx="1958">D20260102</cx:pt>
          <cx:pt idx="1959">D20260102</cx:pt>
          <cx:pt idx="1960">D20260102</cx:pt>
          <cx:pt idx="1961">D20260102</cx:pt>
          <cx:pt idx="1962">D20260102</cx:pt>
          <cx:pt idx="1963">D20260102</cx:pt>
          <cx:pt idx="1964">D20260102</cx:pt>
          <cx:pt idx="1965">D20260102</cx:pt>
          <cx:pt idx="1966">D20260102</cx:pt>
          <cx:pt idx="1967">D20260102</cx:pt>
          <cx:pt idx="1968">D20260102</cx:pt>
          <cx:pt idx="1969">D20260102</cx:pt>
          <cx:pt idx="1970">D20260102</cx:pt>
          <cx:pt idx="1971">D20260102</cx:pt>
          <cx:pt idx="1972">D20260102</cx:pt>
          <cx:pt idx="1973">D20260102</cx:pt>
          <cx:pt idx="1974">D20260102</cx:pt>
          <cx:pt idx="1975">D20260102</cx:pt>
          <cx:pt idx="1976">D20260102</cx:pt>
          <cx:pt idx="1977">D20260102</cx:pt>
          <cx:pt idx="1978">D20260102</cx:pt>
          <cx:pt idx="1979">D20260102</cx:pt>
          <cx:pt idx="1980">D20260102</cx:pt>
          <cx:pt idx="1981">D20260102</cx:pt>
          <cx:pt idx="1982">D20260102</cx:pt>
          <cx:pt idx="1983">D20260102</cx:pt>
          <cx:pt idx="1984">D20260102</cx:pt>
          <cx:pt idx="1985">D20260102</cx:pt>
          <cx:pt idx="1986">D20260102</cx:pt>
          <cx:pt idx="1987">D20260102</cx:pt>
          <cx:pt idx="1988">D20260102</cx:pt>
          <cx:pt idx="1989">D20260102</cx:pt>
          <cx:pt idx="1990">D20260102</cx:pt>
          <cx:pt idx="1991">D20260102</cx:pt>
          <cx:pt idx="1992">D20260102</cx:pt>
          <cx:pt idx="1993">D20260102</cx:pt>
          <cx:pt idx="1994">D20260102</cx:pt>
          <cx:pt idx="1995">D20260102</cx:pt>
          <cx:pt idx="1996">D20260102</cx:pt>
          <cx:pt idx="1997">D20260102</cx:pt>
          <cx:pt idx="1998">D20260102</cx:pt>
          <cx:pt idx="1999">D20260102</cx:pt>
          <cx:pt idx="2000">D20260102</cx:pt>
          <cx:pt idx="2001">D20260102</cx:pt>
          <cx:pt idx="2002">D20260102</cx:pt>
          <cx:pt idx="2003">D20260102</cx:pt>
          <cx:pt idx="2004">D20260102</cx:pt>
          <cx:pt idx="2005">D20260102</cx:pt>
          <cx:pt idx="2006">D20260102</cx:pt>
          <cx:pt idx="2007">D20260102</cx:pt>
          <cx:pt idx="2008">D20260102</cx:pt>
          <cx:pt idx="2009">D20260102</cx:pt>
          <cx:pt idx="2010">D20260102</cx:pt>
          <cx:pt idx="2011">D20260102</cx:pt>
          <cx:pt idx="2012">D20260102</cx:pt>
          <cx:pt idx="2013">D20260102</cx:pt>
          <cx:pt idx="2014">D20260102</cx:pt>
          <cx:pt idx="2015">D20260102</cx:pt>
          <cx:pt idx="2016">D20260102</cx:pt>
          <cx:pt idx="2017">D20260102</cx:pt>
          <cx:pt idx="2018">D20260102</cx:pt>
          <cx:pt idx="2019">D20260102</cx:pt>
          <cx:pt idx="2020">D20260102</cx:pt>
          <cx:pt idx="2021">D20260102</cx:pt>
          <cx:pt idx="2022">D20260102</cx:pt>
          <cx:pt idx="2023">D20260102</cx:pt>
          <cx:pt idx="2024">D20260102</cx:pt>
          <cx:pt idx="2025">D20260102</cx:pt>
          <cx:pt idx="2026">D20260102</cx:pt>
          <cx:pt idx="2027">D20260102</cx:pt>
          <cx:pt idx="2028">D20260102</cx:pt>
          <cx:pt idx="2029">D20260102</cx:pt>
          <cx:pt idx="2030">D20260102</cx:pt>
          <cx:pt idx="2031">D20260102</cx:pt>
          <cx:pt idx="2032">D20260106</cx:pt>
          <cx:pt idx="2033">D20260106</cx:pt>
          <cx:pt idx="2034">D20260106</cx:pt>
          <cx:pt idx="2035">D20260106</cx:pt>
          <cx:pt idx="2036">D20260106</cx:pt>
          <cx:pt idx="2037">D20260106</cx:pt>
          <cx:pt idx="2038">D20260106</cx:pt>
          <cx:pt idx="2039">D20260106</cx:pt>
          <cx:pt idx="2040">D20260106</cx:pt>
          <cx:pt idx="2041">D20260106</cx:pt>
          <cx:pt idx="2042">D20260106</cx:pt>
          <cx:pt idx="2043">D20260106</cx:pt>
          <cx:pt idx="2044">D20260106</cx:pt>
          <cx:pt idx="2045">D20260106</cx:pt>
          <cx:pt idx="2046">D20260106</cx:pt>
          <cx:pt idx="2047">D20260106</cx:pt>
          <cx:pt idx="2048">D20260106</cx:pt>
          <cx:pt idx="2049">D20260106</cx:pt>
          <cx:pt idx="2050">D20260106</cx:pt>
          <cx:pt idx="2051">D20260106</cx:pt>
          <cx:pt idx="2052">D20260106</cx:pt>
          <cx:pt idx="2053">D20260106</cx:pt>
          <cx:pt idx="2054">D20260106</cx:pt>
          <cx:pt idx="2055">D20260106</cx:pt>
          <cx:pt idx="2056">D20260106</cx:pt>
          <cx:pt idx="2057">D20260106</cx:pt>
          <cx:pt idx="2058">D20260106</cx:pt>
          <cx:pt idx="2059">D20260106</cx:pt>
          <cx:pt idx="2060">D20260106</cx:pt>
          <cx:pt idx="2061">D20260106</cx:pt>
          <cx:pt idx="2062">D20260106</cx:pt>
          <cx:pt idx="2063">D20260106</cx:pt>
          <cx:pt idx="2064">D20260106</cx:pt>
          <cx:pt idx="2065">D20260106</cx:pt>
          <cx:pt idx="2066">D20260106</cx:pt>
          <cx:pt idx="2067">D20260106</cx:pt>
          <cx:pt idx="2068">D20260106</cx:pt>
          <cx:pt idx="2069">D20260106</cx:pt>
          <cx:pt idx="2070">D20260106</cx:pt>
          <cx:pt idx="2071">D20260106</cx:pt>
          <cx:pt idx="2072">D20260106</cx:pt>
          <cx:pt idx="2073">D20260106</cx:pt>
          <cx:pt idx="2074">D20260106</cx:pt>
          <cx:pt idx="2075">D20260106</cx:pt>
          <cx:pt idx="2076">D20260106</cx:pt>
          <cx:pt idx="2077">D20260106</cx:pt>
          <cx:pt idx="2078">D20260106</cx:pt>
          <cx:pt idx="2079">D20260106</cx:pt>
          <cx:pt idx="2080">D20260106</cx:pt>
          <cx:pt idx="2081">D20260106</cx:pt>
          <cx:pt idx="2082">D20260106</cx:pt>
          <cx:pt idx="2083">D20260106</cx:pt>
          <cx:pt idx="2084">D20260106</cx:pt>
          <cx:pt idx="2085">D20260106</cx:pt>
          <cx:pt idx="2086">D20260106</cx:pt>
          <cx:pt idx="2087">D20260106</cx:pt>
          <cx:pt idx="2088">D20260106</cx:pt>
          <cx:pt idx="2089">D20260106</cx:pt>
          <cx:pt idx="2090">D20260106</cx:pt>
          <cx:pt idx="2091">D20260106</cx:pt>
          <cx:pt idx="2092">D20260106</cx:pt>
          <cx:pt idx="2093">D20260106</cx:pt>
          <cx:pt idx="2094">D20260106</cx:pt>
          <cx:pt idx="2095">D20260106</cx:pt>
          <cx:pt idx="2096">D20260106</cx:pt>
          <cx:pt idx="2097">D20260106</cx:pt>
          <cx:pt idx="2098">D20260106</cx:pt>
          <cx:pt idx="2099">D20260106</cx:pt>
          <cx:pt idx="2100">D20260106</cx:pt>
          <cx:pt idx="2101">D20260106</cx:pt>
          <cx:pt idx="2102">D20260106</cx:pt>
          <cx:pt idx="2103">D20260106</cx:pt>
          <cx:pt idx="2104">D20260106</cx:pt>
          <cx:pt idx="2105">D20260106</cx:pt>
          <cx:pt idx="2106">D20260106</cx:pt>
          <cx:pt idx="2107">D20260106</cx:pt>
          <cx:pt idx="2108">D20260106</cx:pt>
          <cx:pt idx="2109">D20260106</cx:pt>
          <cx:pt idx="2110">D20260106</cx:pt>
          <cx:pt idx="2111">D20260106</cx:pt>
          <cx:pt idx="2112">D20260106</cx:pt>
          <cx:pt idx="2113">D20260106</cx:pt>
          <cx:pt idx="2114">D20260106</cx:pt>
          <cx:pt idx="2115">D20260106</cx:pt>
          <cx:pt idx="2116">D20260106</cx:pt>
          <cx:pt idx="2117">D20260106</cx:pt>
          <cx:pt idx="2118">D20260106</cx:pt>
          <cx:pt idx="2119">D20260106</cx:pt>
          <cx:pt idx="2120">D20260109</cx:pt>
          <cx:pt idx="2121">D20260109</cx:pt>
          <cx:pt idx="2122">D20260109</cx:pt>
          <cx:pt idx="2123">D20260109</cx:pt>
          <cx:pt idx="2124">D20260109</cx:pt>
          <cx:pt idx="2125">D20260109</cx:pt>
          <cx:pt idx="2126">D20260109</cx:pt>
          <cx:pt idx="2127">D20260109</cx:pt>
          <cx:pt idx="2128">D20260109</cx:pt>
          <cx:pt idx="2129">D20260109</cx:pt>
          <cx:pt idx="2130">D20260109</cx:pt>
          <cx:pt idx="2131">D20260109</cx:pt>
          <cx:pt idx="2132">D20260109</cx:pt>
          <cx:pt idx="2133">D20260109</cx:pt>
          <cx:pt idx="2134">D20260109</cx:pt>
          <cx:pt idx="2135">D20260109</cx:pt>
          <cx:pt idx="2136">D20260109</cx:pt>
          <cx:pt idx="2137">D20260109</cx:pt>
          <cx:pt idx="2138">D20260109</cx:pt>
          <cx:pt idx="2139">D20260109</cx:pt>
          <cx:pt idx="2140">D20260109</cx:pt>
          <cx:pt idx="2141">D20260109</cx:pt>
          <cx:pt idx="2142">D20260109</cx:pt>
          <cx:pt idx="2143">D20260109</cx:pt>
          <cx:pt idx="2144">D20260109</cx:pt>
          <cx:pt idx="2145">D20260109</cx:pt>
          <cx:pt idx="2146">D20260109</cx:pt>
          <cx:pt idx="2147">D20260109</cx:pt>
          <cx:pt idx="2148">D20260109</cx:pt>
          <cx:pt idx="2149">D20260109</cx:pt>
          <cx:pt idx="2150">D20260109</cx:pt>
          <cx:pt idx="2151">D20260109</cx:pt>
          <cx:pt idx="2152">D20260109</cx:pt>
          <cx:pt idx="2153">D20260109</cx:pt>
          <cx:pt idx="2154">D20260109</cx:pt>
          <cx:pt idx="2155">D20260109</cx:pt>
          <cx:pt idx="2156">D20260109</cx:pt>
          <cx:pt idx="2157">D20260109</cx:pt>
          <cx:pt idx="2158">D20260109</cx:pt>
          <cx:pt idx="2159">D20260109</cx:pt>
          <cx:pt idx="2160">D20260109</cx:pt>
          <cx:pt idx="2161">D20260109</cx:pt>
          <cx:pt idx="2162">D20260109</cx:pt>
          <cx:pt idx="2163">D20260109</cx:pt>
          <cx:pt idx="2164">D20260109</cx:pt>
          <cx:pt idx="2165">D20260109</cx:pt>
          <cx:pt idx="2166">D20260109</cx:pt>
          <cx:pt idx="2167">D20260109</cx:pt>
          <cx:pt idx="2168">D20260109</cx:pt>
          <cx:pt idx="2169">D20260109</cx:pt>
          <cx:pt idx="2170">D20260109</cx:pt>
          <cx:pt idx="2171">D20260109</cx:pt>
          <cx:pt idx="2172">D20260109</cx:pt>
          <cx:pt idx="2173">D20260109</cx:pt>
          <cx:pt idx="2174">D20260109</cx:pt>
          <cx:pt idx="2175">D20260109</cx:pt>
          <cx:pt idx="2176">D20260109</cx:pt>
          <cx:pt idx="2177">D20260109</cx:pt>
          <cx:pt idx="2178">D20260109</cx:pt>
          <cx:pt idx="2179">D20260109</cx:pt>
          <cx:pt idx="2180">D20260109</cx:pt>
          <cx:pt idx="2181">D20260109</cx:pt>
          <cx:pt idx="2182">D20260109</cx:pt>
          <cx:pt idx="2183">D20260109</cx:pt>
          <cx:pt idx="2184">D20260109</cx:pt>
          <cx:pt idx="2185">D20260109</cx:pt>
          <cx:pt idx="2186">D20260109</cx:pt>
          <cx:pt idx="2187">D20260109</cx:pt>
          <cx:pt idx="2188">D20260109</cx:pt>
          <cx:pt idx="2189">D20260109</cx:pt>
          <cx:pt idx="2190">D20260109</cx:pt>
          <cx:pt idx="2191">D20260109</cx:pt>
          <cx:pt idx="2192">D20260109</cx:pt>
          <cx:pt idx="2193">D20260109</cx:pt>
          <cx:pt idx="2194">D20260109</cx:pt>
          <cx:pt idx="2195">D20260109</cx:pt>
          <cx:pt idx="2196">D20260109</cx:pt>
          <cx:pt idx="2197">D20260109</cx:pt>
          <cx:pt idx="2198">D20260109</cx:pt>
          <cx:pt idx="2199">D20260109</cx:pt>
          <cx:pt idx="2200">D20260109</cx:pt>
          <cx:pt idx="2201">D20260109</cx:pt>
          <cx:pt idx="2202">D20260109</cx:pt>
          <cx:pt idx="2203">D20260109</cx:pt>
          <cx:pt idx="2204">D20260109</cx:pt>
          <cx:pt idx="2205">D20260109</cx:pt>
          <cx:pt idx="2206">D20260109</cx:pt>
          <cx:pt idx="2207">D20260109</cx:pt>
        </cx:lvl>
      </cx:strDim>
      <cx:numDim type="val">
        <cx:f>'Raw Load Rates'!$B$2:$B$2209</cx:f>
        <cx:lvl ptCount="2208" formatCode="G/通用格式">
          <cx:pt idx="0">39.027777777777771</cx:pt>
          <cx:pt idx="1">78.124999999999986</cx:pt>
          <cx:pt idx="2">78.333333333333314</cx:pt>
          <cx:pt idx="3">123.8</cx:pt>
          <cx:pt idx="4">132.2222222222222</cx:pt>
          <cx:pt idx="5">111.3888888888889</cx:pt>
          <cx:pt idx="6">142.08333333333329</cx:pt>
          <cx:pt idx="7">77.2222222222222</cx:pt>
          <cx:pt idx="8">72.222222222222214</cx:pt>
          <cx:pt idx="9">95.555555555555543</cx:pt>
          <cx:pt idx="10">108.6111111111111</cx:pt>
          <cx:pt idx="11">72.083333333333314</cx:pt>
          <cx:pt idx="12">108.8888888888889</cx:pt>
          <cx:pt idx="13">113.0555555555556</cx:pt>
          <cx:pt idx="14">105.9722222222222</cx:pt>
          <cx:pt idx="15">101.6666666666667</cx:pt>
          <cx:pt idx="16">119.1666666666667</cx:pt>
          <cx:pt idx="17">90.555555555555557</cx:pt>
          <cx:pt idx="18">96.527777777777786</cx:pt>
          <cx:pt idx="19">97.638888888888886</cx:pt>
          <cx:pt idx="20">115.5555555555555</cx:pt>
          <cx:pt idx="21">118.75</cx:pt>
          <cx:pt idx="22">146.9444444444444</cx:pt>
          <cx:pt idx="23">112.2222222222222</cx:pt>
          <cx:pt idx="24">111.25</cx:pt>
          <cx:pt idx="25">102.6388888888889</cx:pt>
          <cx:pt idx="26">112.2222222222222</cx:pt>
          <cx:pt idx="27">145.55555555555549</cx:pt>
          <cx:pt idx="28">141.5277777777778</cx:pt>
          <cx:pt idx="29">131.25</cx:pt>
          <cx:pt idx="30">95.833333333333343</cx:pt>
          <cx:pt idx="31">99.999999999999986</cx:pt>
          <cx:pt idx="32">104.0277777777778</cx:pt>
          <cx:pt idx="33">125.6944444444444</cx:pt>
          <cx:pt idx="34">91.527777777777786</cx:pt>
          <cx:pt idx="35">74.305555555555543</cx:pt>
          <cx:pt idx="36">119.8611111111111</cx:pt>
          <cx:pt idx="37">118.1944444444444</cx:pt>
          <cx:pt idx="38">111.1111111111111</cx:pt>
          <cx:pt idx="39">115.4166666666667</cx:pt>
          <cx:pt idx="40">152.36111111111109</cx:pt>
          <cx:pt idx="41">120.4166666666667</cx:pt>
          <cx:pt idx="42">132.7777777777778</cx:pt>
          <cx:pt idx="43">82.777777777777771</cx:pt>
          <cx:pt idx="44">114.0277777777778</cx:pt>
          <cx:pt idx="45">105.5555555555556</cx:pt>
          <cx:pt idx="46">103.1944444444445</cx:pt>
          <cx:pt idx="47">98.333333333333329</cx:pt>
          <cx:pt idx="48">124.1666666666666</cx:pt>
          <cx:pt idx="49">96.25</cx:pt>
          <cx:pt idx="50">130.13888888888891</cx:pt>
          <cx:pt idx="51">110.1388888888889</cx:pt>
          <cx:pt idx="52">113.75</cx:pt>
          <cx:pt idx="53">125.4166666666667</cx:pt>
          <cx:pt idx="54">104.5833333333333</cx:pt>
          <cx:pt idx="55">101.9444444444444</cx:pt>
          <cx:pt idx="56">118.0555555555556</cx:pt>
          <cx:pt idx="57">112.0833333333333</cx:pt>
          <cx:pt idx="58">95.972222222222214</cx:pt>
          <cx:pt idx="59">104.4444444444444</cx:pt>
          <cx:pt idx="60">123.3333333333333</cx:pt>
          <cx:pt idx="61">77.777777777777786</cx:pt>
          <cx:pt idx="62">132.63888888888891</cx:pt>
          <cx:pt idx="63">120.1388888888889</cx:pt>
          <cx:pt idx="64">90.694444444444443</cx:pt>
          <cx:pt idx="65">117.9166666666667</cx:pt>
          <cx:pt idx="66">98.333333333333329</cx:pt>
          <cx:pt idx="67">40.555555555555557</cx:pt>
          <cx:pt idx="68">125.5555555555555</cx:pt>
          <cx:pt idx="69">121.1111111111111</cx:pt>
          <cx:pt idx="70">68.888888888888872</cx:pt>
          <cx:pt idx="71">109.7222222222222</cx:pt>
          <cx:pt idx="72">131.52777777777769</cx:pt>
          <cx:pt idx="73">115</cx:pt>
          <cx:pt idx="74">70.555555555555557</cx:pt>
          <cx:pt idx="75">111.25</cx:pt>
          <cx:pt idx="76">109.0277777777778</cx:pt>
          <cx:pt idx="77">71.666666666666671</cx:pt>
          <cx:pt idx="78">90.416666666666657</cx:pt>
          <cx:pt idx="79">94.027777777777771</cx:pt>
          <cx:pt idx="80">120.9722222222222</cx:pt>
          <cx:pt idx="81">33.472222222222229</cx:pt>
          <cx:pt idx="82">73.263888888888886</cx:pt>
          <cx:pt idx="83">72.986111111111114</cx:pt>
          <cx:pt idx="84">76</cx:pt>
          <cx:pt idx="85">111.8055555555556</cx:pt>
          <cx:pt idx="86">102.7777777777778</cx:pt>
          <cx:pt idx="87">96.1111111111111</cx:pt>
          <cx:pt idx="88">102.7777777777778</cx:pt>
          <cx:pt idx="89">79.166666666666657</cx:pt>
          <cx:pt idx="90">94.444444444444457</cx:pt>
          <cx:pt idx="91">82.5</cx:pt>
          <cx:pt idx="92">59.166666666666657</cx:pt>
          <cx:pt idx="93">103.6111111111111</cx:pt>
          <cx:pt idx="94">85.277777777777771</cx:pt>
          <cx:pt idx="95">85.277777777777786</cx:pt>
          <cx:pt idx="96">86.25</cx:pt>
          <cx:pt idx="97">105.4166666666667</cx:pt>
          <cx:pt idx="98">84.027777777777771</cx:pt>
          <cx:pt idx="99">100.9722222222222</cx:pt>
          <cx:pt idx="100">85.972222222222214</cx:pt>
          <cx:pt idx="101">122.2222222222222</cx:pt>
          <cx:pt idx="102">121.1111111111111</cx:pt>
          <cx:pt idx="103">94.166666666666671</cx:pt>
          <cx:pt idx="104">94.722222222222214</cx:pt>
          <cx:pt idx="105">90.833333333333329</cx:pt>
          <cx:pt idx="106">92.777777777777771</cx:pt>
          <cx:pt idx="107">103.4722222222222</cx:pt>
          <cx:pt idx="108">107.3611111111111</cx:pt>
          <cx:pt idx="109">119.0277777777778</cx:pt>
          <cx:pt idx="110">110</cx:pt>
          <cx:pt idx="111">84.861111111111114</cx:pt>
          <cx:pt idx="112">89.861111111111086</cx:pt>
          <cx:pt idx="113">96.250000000000014</cx:pt>
          <cx:pt idx="114">112.3611111111111</cx:pt>
          <cx:pt idx="115">118.6111111111111</cx:pt>
          <cx:pt idx="116">77.083333333333314</cx:pt>
          <cx:pt idx="117">124.3055555555555</cx:pt>
          <cx:pt idx="118">111.1111111111111</cx:pt>
          <cx:pt idx="119">115.2777777777778</cx:pt>
          <cx:pt idx="120">113.75</cx:pt>
          <cx:pt idx="121">86.388888888888886</cx:pt>
          <cx:pt idx="122">98.472222222222214</cx:pt>
          <cx:pt idx="123">110.1388888888889</cx:pt>
          <cx:pt idx="124">85.972222222222229</cx:pt>
          <cx:pt idx="125">91.944444444444443</cx:pt>
          <cx:pt idx="126">77.5</cx:pt>
          <cx:pt idx="127">79.444444444444457</cx:pt>
          <cx:pt idx="128">75.555555555555557</cx:pt>
          <cx:pt idx="129">75.972222222222214</cx:pt>
          <cx:pt idx="130">87.361111111111114</cx:pt>
          <cx:pt idx="131">117.5</cx:pt>
          <cx:pt idx="132">87.083333333333329</cx:pt>
          <cx:pt idx="133">89.8611111111111</cx:pt>
          <cx:pt idx="134">82.083333333333329</cx:pt>
          <cx:pt idx="135">99.722222222222214</cx:pt>
          <cx:pt idx="136">112.6388888888889</cx:pt>
          <cx:pt idx="137">76.944444444444457</cx:pt>
          <cx:pt idx="138">61.250000000000007</cx:pt>
          <cx:pt idx="139">118.3333333333333</cx:pt>
          <cx:pt idx="140">91.944444444444429</cx:pt>
          <cx:pt idx="141">85</cx:pt>
          <cx:pt idx="142">77.916666666666657</cx:pt>
          <cx:pt idx="143">91.666666666666686</cx:pt>
          <cx:pt idx="144">85.833333333333329</cx:pt>
          <cx:pt idx="145">108.4722222222222</cx:pt>
          <cx:pt idx="146">99.8611111111111</cx:pt>
          <cx:pt idx="147">82.361111111111114</cx:pt>
          <cx:pt idx="148">21.944444444444439</cx:pt>
          <cx:pt idx="149">102.9166666666667</cx:pt>
          <cx:pt idx="150">96.111111111111086</cx:pt>
          <cx:pt idx="151">83.749999999999986</cx:pt>
          <cx:pt idx="152">89.8611111111111</cx:pt>
          <cx:pt idx="153">131.25</cx:pt>
          <cx:pt idx="154">101.5277777777778</cx:pt>
          <cx:pt idx="155">60.833333333333329</cx:pt>
          <cx:pt idx="156">87.083333333333329</cx:pt>
          <cx:pt idx="157">117.2222222222222</cx:pt>
          <cx:pt idx="158">96.527777777777786</cx:pt>
          <cx:pt idx="159">92.500000000000014</cx:pt>
          <cx:pt idx="160">91.25</cx:pt>
          <cx:pt idx="161">95.416666666666686</cx:pt>
          <cx:pt idx="162">43.888888888888893</cx:pt>
          <cx:pt idx="163">80.277777777777786</cx:pt>
          <cx:pt idx="164">65.625000000000014</cx:pt>
          <cx:pt idx="165">88.500000000000014</cx:pt>
          <cx:pt idx="166">119.0277777777778</cx:pt>
          <cx:pt idx="167">81.666666666666657</cx:pt>
          <cx:pt idx="168">117.3611111111111</cx:pt>
          <cx:pt idx="169">73.75</cx:pt>
          <cx:pt idx="170">85.972222222222214</cx:pt>
          <cx:pt idx="171">98.333333333333343</cx:pt>
          <cx:pt idx="172">77.5</cx:pt>
          <cx:pt idx="173">44.583333333333329</cx:pt>
          <cx:pt idx="174">77.222222222222229</cx:pt>
          <cx:pt idx="175">94.583333333333343</cx:pt>
          <cx:pt idx="176">97.361111111111114</cx:pt>
          <cx:pt idx="177">110.5555555555556</cx:pt>
          <cx:pt idx="178">106.6666666666667</cx:pt>
          <cx:pt idx="179">88.888888888888886</cx:pt>
          <cx:pt idx="180">93.333333333333329</cx:pt>
          <cx:pt idx="181">81.111111111111114</cx:pt>
          <cx:pt idx="182">105.5555555555556</cx:pt>
          <cx:pt idx="183">103.75</cx:pt>
          <cx:pt idx="184">128.19444444444451</cx:pt>
          <cx:pt idx="185">85.833333333333329</cx:pt>
          <cx:pt idx="186">96.527777777777771</cx:pt>
          <cx:pt idx="187">108.8888888888889</cx:pt>
          <cx:pt idx="188">107.2222222222222</cx:pt>
          <cx:pt idx="189">111.6666666666667</cx:pt>
          <cx:pt idx="190">93.472222222222229</cx:pt>
          <cx:pt idx="191">82.638888888888886</cx:pt>
          <cx:pt idx="192">71.666666666666671</cx:pt>
          <cx:pt idx="193">126.8055555555555</cx:pt>
          <cx:pt idx="194">105</cx:pt>
          <cx:pt idx="195">98.6111111111111</cx:pt>
          <cx:pt idx="196">105.2777777777778</cx:pt>
          <cx:pt idx="197">77.777777777777771</cx:pt>
          <cx:pt idx="198">118.3333333333333</cx:pt>
          <cx:pt idx="199">107.9166666666667</cx:pt>
          <cx:pt idx="200">110.6944444444445</cx:pt>
          <cx:pt idx="201">119.8611111111111</cx:pt>
          <cx:pt idx="202">100.5555555555556</cx:pt>
          <cx:pt idx="203">121.3888888888889</cx:pt>
          <cx:pt idx="204">108.3333333333333</cx:pt>
          <cx:pt idx="205">83.750000000000014</cx:pt>
          <cx:pt idx="206">98.75</cx:pt>
          <cx:pt idx="207">107.6388888888889</cx:pt>
          <cx:pt idx="208">108.6111111111111</cx:pt>
          <cx:pt idx="209">83.75</cx:pt>
          <cx:pt idx="210">84.166666666666671</cx:pt>
          <cx:pt idx="211">93.055555555555543</cx:pt>
          <cx:pt idx="212">103.1944444444445</cx:pt>
          <cx:pt idx="213">79.444444444444457</cx:pt>
          <cx:pt idx="214">83.055555555555543</cx:pt>
          <cx:pt idx="215">90.555555555555557</cx:pt>
          <cx:pt idx="216">90.555555555555543</cx:pt>
          <cx:pt idx="217">101.25</cx:pt>
          <cx:pt idx="218">78.750000000000014</cx:pt>
          <cx:pt idx="219">93.333333333333329</cx:pt>
          <cx:pt idx="220">98.472222222222214</cx:pt>
          <cx:pt idx="221">85</cx:pt>
          <cx:pt idx="222">96.805555555555543</cx:pt>
          <cx:pt idx="223">84.444444444444443</cx:pt>
          <cx:pt idx="224">100.2777777777778</cx:pt>
          <cx:pt idx="225">94.999999999999986</cx:pt>
          <cx:pt idx="226">80.694444444444429</cx:pt>
          <cx:pt idx="227">133.33333333333329</cx:pt>
          <cx:pt idx="228">81.805555555555571</cx:pt>
          <cx:pt idx="229">57.916666666666657</cx:pt>
          <cx:pt idx="230">91.527777777777771</cx:pt>
          <cx:pt idx="231">96.805555555555543</cx:pt>
          <cx:pt idx="232">100.8333333333333</cx:pt>
          <cx:pt idx="233">106.3888888888889</cx:pt>
          <cx:pt idx="234">150.2777777777778</cx:pt>
          <cx:pt idx="235">100.9722222222222</cx:pt>
          <cx:pt idx="236">71.805555555555557</cx:pt>
          <cx:pt idx="237">91.666666666666657</cx:pt>
          <cx:pt idx="238">105.1388888888889</cx:pt>
          <cx:pt idx="239">90.277777777777786</cx:pt>
          <cx:pt idx="240">118.6111111111111</cx:pt>
          <cx:pt idx="241">99.722222222222214</cx:pt>
          <cx:pt idx="242">101.5277777777778</cx:pt>
          <cx:pt idx="243">59.375</cx:pt>
          <cx:pt idx="244">55.347222222222207</cx:pt>
          <cx:pt idx="245">87.400000000000006</cx:pt>
          <cx:pt idx="246">87.222222222222229</cx:pt>
          <cx:pt idx="247">96.1111111111111</cx:pt>
          <cx:pt idx="248">101.8055555555555</cx:pt>
          <cx:pt idx="249">66.111111111111114</cx:pt>
          <cx:pt idx="250">63.611111111111107</cx:pt>
          <cx:pt idx="251">72.916666666666657</cx:pt>
          <cx:pt idx="252">76.111111111111114</cx:pt>
          <cx:pt idx="253">49.722222222222207</cx:pt>
          <cx:pt idx="254">84.166666666666671</cx:pt>
          <cx:pt idx="255">82.916666666666657</cx:pt>
          <cx:pt idx="256">81.249999999999986</cx:pt>
          <cx:pt idx="257">92.083333333333329</cx:pt>
          <cx:pt idx="258">74.166666666666657</cx:pt>
          <cx:pt idx="259">59.861111111111121</cx:pt>
          <cx:pt idx="260">84.722222222222214</cx:pt>
          <cx:pt idx="261">75.277777777777771</cx:pt>
          <cx:pt idx="262">100</cx:pt>
          <cx:pt idx="263">95.138888888888886</cx:pt>
          <cx:pt idx="264">108.1944444444444</cx:pt>
          <cx:pt idx="265">67.3611111111111</cx:pt>
          <cx:pt idx="266">80.833333333333329</cx:pt>
          <cx:pt idx="267">81.249999999999986</cx:pt>
          <cx:pt idx="268">85</cx:pt>
          <cx:pt idx="269">106.1111111111111</cx:pt>
          <cx:pt idx="270">125.1388888888889</cx:pt>
          <cx:pt idx="271">61.111111111111107</cx:pt>
          <cx:pt idx="272">67.3611111111111</cx:pt>
          <cx:pt idx="273">77.361111111111114</cx:pt>
          <cx:pt idx="274">104.3055555555555</cx:pt>
          <cx:pt idx="275">102.2222222222222</cx:pt>
          <cx:pt idx="276">60.833333333333329</cx:pt>
          <cx:pt idx="277">65.833333333333329</cx:pt>
          <cx:pt idx="278">78.611111111111114</cx:pt>
          <cx:pt idx="279">84.166666666666657</cx:pt>
          <cx:pt idx="280">86.111111111111114</cx:pt>
          <cx:pt idx="281">110</cx:pt>
          <cx:pt idx="282">101.6666666666667</cx:pt>
          <cx:pt idx="283">102.6388888888889</cx:pt>
          <cx:pt idx="284">53.333333333333343</cx:pt>
          <cx:pt idx="285">59.027777777777779</cx:pt>
          <cx:pt idx="286">81.944444444444443</cx:pt>
          <cx:pt idx="287">76.805555555555557</cx:pt>
          <cx:pt idx="288">78.333333333333314</cx:pt>
          <cx:pt idx="289">83.055555555555557</cx:pt>
          <cx:pt idx="290">78.055555555555557</cx:pt>
          <cx:pt idx="291">120</cx:pt>
          <cx:pt idx="292">97.777777777777771</cx:pt>
          <cx:pt idx="293">80.972222222222229</cx:pt>
          <cx:pt idx="294">95</cx:pt>
          <cx:pt idx="295">74.027777777777786</cx:pt>
          <cx:pt idx="296">85.555555555555557</cx:pt>
          <cx:pt idx="297">77.361111111111114</cx:pt>
          <cx:pt idx="298">94.722222222222214</cx:pt>
          <cx:pt idx="299">61.111111111111107</cx:pt>
          <cx:pt idx="300">90</cx:pt>
          <cx:pt idx="301">80.694444444444443</cx:pt>
          <cx:pt idx="302">86.388888888888886</cx:pt>
          <cx:pt idx="303">60.972222222222207</cx:pt>
          <cx:pt idx="304">96.1111111111111</cx:pt>
          <cx:pt idx="305">95.277777777777786</cx:pt>
          <cx:pt idx="306">82.5</cx:pt>
          <cx:pt idx="307">97.638888888888886</cx:pt>
          <cx:pt idx="308">89.722222222222214</cx:pt>
          <cx:pt idx="309">41.80555555555555</cx:pt>
          <cx:pt idx="310">74.583333333333329</cx:pt>
          <cx:pt idx="311">92.5</cx:pt>
          <cx:pt idx="312">71.527777777777786</cx:pt>
          <cx:pt idx="313">76.25</cx:pt>
          <cx:pt idx="314">88.472222222222214</cx:pt>
          <cx:pt idx="315">85.833333333333329</cx:pt>
          <cx:pt idx="316">70</cx:pt>
          <cx:pt idx="317">68.611111111111114</cx:pt>
          <cx:pt idx="318">83.194444444444443</cx:pt>
          <cx:pt idx="319">49.305555555555557</cx:pt>
          <cx:pt idx="320">60.694444444444443</cx:pt>
          <cx:pt idx="321">60.555555555555557</cx:pt>
          <cx:pt idx="322">94.861111111111114</cx:pt>
          <cx:pt idx="323">41.388888888888893</cx:pt>
          <cx:pt idx="324">75.4861111111111</cx:pt>
          <cx:pt idx="325">72.986111111111114</cx:pt>
          <cx:pt idx="326">86.099999999999994</cx:pt>
          <cx:pt idx="327">88.333333333333329</cx:pt>
          <cx:pt idx="328">68.333333333333329</cx:pt>
          <cx:pt idx="329">114.0277777777778</cx:pt>
          <cx:pt idx="330">89.722222222222214</cx:pt>
          <cx:pt idx="331">78.611111111111114</cx:pt>
          <cx:pt idx="332">82.916666666666657</cx:pt>
          <cx:pt idx="333">65.694444444444443</cx:pt>
          <cx:pt idx="334">157.36111111111109</cx:pt>
          <cx:pt idx="335">101.3888888888889</cx:pt>
          <cx:pt idx="336">82.5</cx:pt>
          <cx:pt idx="337">93.472222222222214</cx:pt>
          <cx:pt idx="338">81.805555555555557</cx:pt>
          <cx:pt idx="339">92.222222222222229</cx:pt>
          <cx:pt idx="340">72.6388888888889</cx:pt>
          <cx:pt idx="341">83.194444444444443</cx:pt>
          <cx:pt idx="342">93.194444444444443</cx:pt>
          <cx:pt idx="343">103.1944444444445</cx:pt>
          <cx:pt idx="344">100.2777777777778</cx:pt>
          <cx:pt idx="345">110.1388888888889</cx:pt>
          <cx:pt idx="346">75</cx:pt>
          <cx:pt idx="347">71.666666666666671</cx:pt>
          <cx:pt idx="348">112.0833333333333</cx:pt>
          <cx:pt idx="349">86.805555555555557</cx:pt>
          <cx:pt idx="350">90.138888888888886</cx:pt>
          <cx:pt idx="351">131.38888888888891</cx:pt>
          <cx:pt idx="352">90.694444444444443</cx:pt>
          <cx:pt idx="353">73.194444444444443</cx:pt>
          <cx:pt idx="354">128.4722222222222</cx:pt>
          <cx:pt idx="355">89.305555555555543</cx:pt>
          <cx:pt idx="356">108.1944444444444</cx:pt>
          <cx:pt idx="357">91.944444444444443</cx:pt>
          <cx:pt idx="358">65.972222222222214</cx:pt>
          <cx:pt idx="359">102.2222222222222</cx:pt>
          <cx:pt idx="360">108.75</cx:pt>
          <cx:pt idx="361">94.583333333333329</cx:pt>
          <cx:pt idx="362">110.2777777777778</cx:pt>
          <cx:pt idx="363">100.8333333333333</cx:pt>
          <cx:pt idx="364">103.8888888888889</cx:pt>
          <cx:pt idx="365">140.55555555555549</cx:pt>
          <cx:pt idx="366">89.305555555555543</cx:pt>
          <cx:pt idx="367">109.5833333333333</cx:pt>
          <cx:pt idx="368">78.472222222222214</cx:pt>
          <cx:pt idx="369">96.527777777777786</cx:pt>
          <cx:pt idx="370">94.166666666666671</cx:pt>
          <cx:pt idx="371">78.194444444444443</cx:pt>
          <cx:pt idx="372">111.8055555555556</cx:pt>
          <cx:pt idx="373">89.305555555555543</cx:pt>
          <cx:pt idx="374">110.4166666666667</cx:pt>
          <cx:pt idx="375">100.6944444444444</cx:pt>
          <cx:pt idx="376">63.333333333333343</cx:pt>
          <cx:pt idx="377">94.861111111111114</cx:pt>
          <cx:pt idx="378">78.333333333333343</cx:pt>
          <cx:pt idx="379">76.666666666666671</cx:pt>
          <cx:pt idx="380">71.805555555555557</cx:pt>
          <cx:pt idx="381">138.88888888888891</cx:pt>
          <cx:pt idx="382">82.916666666666657</cx:pt>
          <cx:pt idx="383">75.277777777777771</cx:pt>
          <cx:pt idx="384">93.194444444444443</cx:pt>
          <cx:pt idx="385">104.4444444444444</cx:pt>
          <cx:pt idx="386">105.5555555555556</cx:pt>
          <cx:pt idx="387">82.638888888888886</cx:pt>
          <cx:pt idx="388">111.3888888888889</cx:pt>
          <cx:pt idx="389">98.75</cx:pt>
          <cx:pt idx="390">39.30555555555555</cx:pt>
          <cx:pt idx="391">78.194444444444443</cx:pt>
          <cx:pt idx="392">106.1111111111111</cx:pt>
          <cx:pt idx="393">95.694444444444443</cx:pt>
          <cx:pt idx="394">75.555555555555557</cx:pt>
          <cx:pt idx="395">107.0833333333333</cx:pt>
          <cx:pt idx="396">94.722222222222214</cx:pt>
          <cx:pt idx="397">75.416666666666671</cx:pt>
          <cx:pt idx="398">90.694444444444443</cx:pt>
          <cx:pt idx="399">109.5833333333333</cx:pt>
          <cx:pt idx="400">74.861111111111128</cx:pt>
          <cx:pt idx="401">76.25</cx:pt>
          <cx:pt idx="402">85.833333333333329</cx:pt>
          <cx:pt idx="403">90.972222222222214</cx:pt>
          <cx:pt idx="404">16.666666666666671</cx:pt>
          <cx:pt idx="405">40.555555555555557</cx:pt>
          <cx:pt idx="406">66.319444444444429</cx:pt>
          <cx:pt idx="407">95.899999999999991</cx:pt>
          <cx:pt idx="408">101.3888888888889</cx:pt>
          <cx:pt idx="409">113.0555555555556</cx:pt>
          <cx:pt idx="410">140.41666666666671</cx:pt>
          <cx:pt idx="411">69.861111111111114</cx:pt>
          <cx:pt idx="412">77.361111111111114</cx:pt>
          <cx:pt idx="413">92.222222222222214</cx:pt>
          <cx:pt idx="414">81.666666666666671</cx:pt>
          <cx:pt idx="415">69.861111111111114</cx:pt>
          <cx:pt idx="416">107.0833333333333</cx:pt>
          <cx:pt idx="417">100.2777777777778</cx:pt>
          <cx:pt idx="418">91.527777777777771</cx:pt>
          <cx:pt idx="419">99.027777777777771</cx:pt>
          <cx:pt idx="420">97.361111111111114</cx:pt>
          <cx:pt idx="421">84.722222222222229</cx:pt>
          <cx:pt idx="422">96.1111111111111</cx:pt>
          <cx:pt idx="423">84.861111111111114</cx:pt>
          <cx:pt idx="424">99.444444444444443</cx:pt>
          <cx:pt idx="425">107.2222222222222</cx:pt>
          <cx:pt idx="426">122.6388888888889</cx:pt>
          <cx:pt idx="427">97.083333333333329</cx:pt>
          <cx:pt idx="428">94.305555555555557</cx:pt>
          <cx:pt idx="429">107.0833333333333</cx:pt>
          <cx:pt idx="430">120.6944444444444</cx:pt>
          <cx:pt idx="431">120.5555555555555</cx:pt>
          <cx:pt idx="432">136.66666666666671</cx:pt>
          <cx:pt idx="433">116.3888888888889</cx:pt>
          <cx:pt idx="434">85.277777777777771</cx:pt>
          <cx:pt idx="435">93.333333333333329</cx:pt>
          <cx:pt idx="436">121.3888888888889</cx:pt>
          <cx:pt idx="437">144.16666666666671</cx:pt>
          <cx:pt idx="438">89.8611111111111</cx:pt>
          <cx:pt idx="439">70.833333333333329</cx:pt>
          <cx:pt idx="440">113.4722222222222</cx:pt>
          <cx:pt idx="441">94.166666666666671</cx:pt>
          <cx:pt idx="442">132.63888888888891</cx:pt>
          <cx:pt idx="443">122.6388888888889</cx:pt>
          <cx:pt idx="444">117.5</cx:pt>
          <cx:pt idx="445">95.972222222222229</cx:pt>
          <cx:pt idx="446">90.833333333333329</cx:pt>
          <cx:pt idx="447">78.194444444444443</cx:pt>
          <cx:pt idx="448">88.333333333333329</cx:pt>
          <cx:pt idx="449">88.611111111111114</cx:pt>
          <cx:pt idx="450">92.916666666666671</cx:pt>
          <cx:pt idx="451">91.111111111111114</cx:pt>
          <cx:pt idx="452">96.666666666666671</cx:pt>
          <cx:pt idx="453">113.6111111111111</cx:pt>
          <cx:pt idx="454">117.7777777777778</cx:pt>
          <cx:pt idx="455">99.027777777777771</cx:pt>
          <cx:pt idx="456">93.055555555555557</cx:pt>
          <cx:pt idx="457">92.916666666666671</cx:pt>
          <cx:pt idx="458">86.666666666666671</cx:pt>
          <cx:pt idx="459">92.361111111111114</cx:pt>
          <cx:pt idx="460">103.3333333333333</cx:pt>
          <cx:pt idx="461">87.222222222222229</cx:pt>
          <cx:pt idx="462">85.833333333333329</cx:pt>
          <cx:pt idx="463">103.1944444444444</cx:pt>
          <cx:pt idx="464">99.583333333333329</cx:pt>
          <cx:pt idx="465">75.694444444444443</cx:pt>
          <cx:pt idx="466">137.63888888888891</cx:pt>
          <cx:pt idx="467">122.5</cx:pt>
          <cx:pt idx="468">95.833333333333343</cx:pt>
          <cx:pt idx="469">94.027777777777771</cx:pt>
          <cx:pt idx="470">100.8333333333333</cx:pt>
          <cx:pt idx="471">37.777777777777793</cx:pt>
          <cx:pt idx="472">88.75</cx:pt>
          <cx:pt idx="473">113.1944444444444</cx:pt>
          <cx:pt idx="474">71.527777777777786</cx:pt>
          <cx:pt idx="475">88.055555555555557</cx:pt>
          <cx:pt idx="476">124.8611111111111</cx:pt>
          <cx:pt idx="477">121.3888888888889</cx:pt>
          <cx:pt idx="478">80.277777777777786</cx:pt>
          <cx:pt idx="479">116.8055555555556</cx:pt>
          <cx:pt idx="480">97.222222222222214</cx:pt>
          <cx:pt idx="481">114.5833333333333</cx:pt>
          <cx:pt idx="482">83.75</cx:pt>
          <cx:pt idx="483">97.777777777777771</cx:pt>
          <cx:pt idx="484">95</cx:pt>
          <cx:pt idx="485">71.180555555555557</cx:pt>
          <cx:pt idx="486">36.388888888888893</cx:pt>
          <cx:pt idx="487">86.700000000000003</cx:pt>
          <cx:pt idx="488">102.5</cx:pt>
          <cx:pt idx="489">78.888888888888886</cx:pt>
          <cx:pt idx="490">102.6388888888889</cx:pt>
          <cx:pt idx="491">89.166666666666657</cx:pt>
          <cx:pt idx="492">82.361111111111114</cx:pt>
          <cx:pt idx="493">99.444444444444443</cx:pt>
          <cx:pt idx="494">94.305555555555557</cx:pt>
          <cx:pt idx="495">82.638888888888886</cx:pt>
          <cx:pt idx="496">83.055555555555557</cx:pt>
          <cx:pt idx="497">106.9444444444444</cx:pt>
          <cx:pt idx="498">70</cx:pt>
          <cx:pt idx="499">116.3888888888889</cx:pt>
          <cx:pt idx="500">98.888888888888886</cx:pt>
          <cx:pt idx="501">94.444444444444443</cx:pt>
          <cx:pt idx="502">143.88888888888891</cx:pt>
          <cx:pt idx="503">111.3888888888889</cx:pt>
          <cx:pt idx="504">165.6944444444444</cx:pt>
          <cx:pt idx="505">126.3888888888889</cx:pt>
          <cx:pt idx="506">130.2777777777778</cx:pt>
          <cx:pt idx="507">92.083333333333329</cx:pt>
          <cx:pt idx="508">97.083333333333329</cx:pt>
          <cx:pt idx="509">117.7777777777778</cx:pt>
          <cx:pt idx="510">94.583333333333329</cx:pt>
          <cx:pt idx="511">100.6944444444444</cx:pt>
          <cx:pt idx="512">122.6388888888889</cx:pt>
          <cx:pt idx="513">86.944444444444429</cx:pt>
          <cx:pt idx="514">90</cx:pt>
          <cx:pt idx="515">99.305555555555557</cx:pt>
          <cx:pt idx="516">86.944444444444429</cx:pt>
          <cx:pt idx="517">117.2222222222222</cx:pt>
          <cx:pt idx="518">106.5277777777778</cx:pt>
          <cx:pt idx="519">75.138888888888886</cx:pt>
          <cx:pt idx="520">104.3055555555555</cx:pt>
          <cx:pt idx="521">79.305555555555557</cx:pt>
          <cx:pt idx="522">124.7222222222222</cx:pt>
          <cx:pt idx="523">102.6388888888889</cx:pt>
          <cx:pt idx="524">106.6666666666667</cx:pt>
          <cx:pt idx="525">97.083333333333329</cx:pt>
          <cx:pt idx="526">103.6111111111111</cx:pt>
          <cx:pt idx="527">76.805555555555557</cx:pt>
          <cx:pt idx="528">89.722222222222214</cx:pt>
          <cx:pt idx="529">78.472222222222214</cx:pt>
          <cx:pt idx="530">85</cx:pt>
          <cx:pt idx="531">95.416666666666657</cx:pt>
          <cx:pt idx="532">91.25</cx:pt>
          <cx:pt idx="533">96.527777777777786</cx:pt>
          <cx:pt idx="534">113.6111111111111</cx:pt>
          <cx:pt idx="535">86.25</cx:pt>
          <cx:pt idx="536">68.611111111111114</cx:pt>
          <cx:pt idx="537">86.527777777777771</cx:pt>
          <cx:pt idx="538">77.083333333333329</cx:pt>
          <cx:pt idx="539">95</cx:pt>
          <cx:pt idx="540">77.361111111111114</cx:pt>
          <cx:pt idx="541">72.5</cx:pt>
          <cx:pt idx="542">141.38888888888891</cx:pt>
          <cx:pt idx="543">79.8611111111111</cx:pt>
          <cx:pt idx="544">80.972222222222229</cx:pt>
          <cx:pt idx="545">77.361111111111114</cx:pt>
          <cx:pt idx="546">105.9722222222222</cx:pt>
          <cx:pt idx="547">92.916666666666671</cx:pt>
          <cx:pt idx="548">101.5277777777778</cx:pt>
          <cx:pt idx="549">138.3333333333334</cx:pt>
          <cx:pt idx="550">94.861111111111114</cx:pt>
          <cx:pt idx="551">46.666666666666657</cx:pt>
          <cx:pt idx="552">96.944444444444443</cx:pt>
          <cx:pt idx="553">110.2777777777778</cx:pt>
          <cx:pt idx="554">84.027777777777771</cx:pt>
          <cx:pt idx="555">91.805555555555557</cx:pt>
          <cx:pt idx="556">106.6666666666667</cx:pt>
          <cx:pt idx="557">85.277777777777771</cx:pt>
          <cx:pt idx="558">67.222222222222214</cx:pt>
          <cx:pt idx="559">99.722222222222214</cx:pt>
          <cx:pt idx="560">96.805555555555543</cx:pt>
          <cx:pt idx="561">80.555555555555543</cx:pt>
          <cx:pt idx="562">76.25</cx:pt>
          <cx:pt idx="563">83.333333333333329</cx:pt>
          <cx:pt idx="564">96.1111111111111</cx:pt>
          <cx:pt idx="565">62.361111111111107</cx:pt>
          <cx:pt idx="566">72.430555555555557</cx:pt>
          <cx:pt idx="567">29.027777777777771</cx:pt>
          <cx:pt idx="568">92.569444444444443</cx:pt>
          <cx:pt idx="569">85</cx:pt>
          <cx:pt idx="570">114.5</cx:pt>
          <cx:pt idx="571">148.88888888888891</cx:pt>
          <cx:pt idx="572">116.25</cx:pt>
          <cx:pt idx="573">150.41666666666671</cx:pt>
          <cx:pt idx="574">83.611111111111114</cx:pt>
          <cx:pt idx="575">93.75</cx:pt>
          <cx:pt idx="576">99.8611111111111</cx:pt>
          <cx:pt idx="577">125.9722222222222</cx:pt>
          <cx:pt idx="578">76.111111111111114</cx:pt>
          <cx:pt idx="579">134.30555555555549</cx:pt>
          <cx:pt idx="580">121.3888888888889</cx:pt>
          <cx:pt idx="581">96.388888888888886</cx:pt>
          <cx:pt idx="582">119.1666666666667</cx:pt>
          <cx:pt idx="583">110.6944444444444</cx:pt>
          <cx:pt idx="584">107.0833333333333</cx:pt>
          <cx:pt idx="585">104.4444444444444</cx:pt>
          <cx:pt idx="586">125.4166666666667</cx:pt>
          <cx:pt idx="587">115.2777777777778</cx:pt>
          <cx:pt idx="588">131.38888888888891</cx:pt>
          <cx:pt idx="589">144.4444444444444</cx:pt>
          <cx:pt idx="590">99.305555555555557</cx:pt>
          <cx:pt idx="591">129.86111111111109</cx:pt>
          <cx:pt idx="592">149.7222222222222</cx:pt>
          <cx:pt idx="593">126.3888888888889</cx:pt>
          <cx:pt idx="594">142.5</cx:pt>
          <cx:pt idx="595">166.25</cx:pt>
          <cx:pt idx="596">114.0277777777778</cx:pt>
          <cx:pt idx="597">85.416666666666671</cx:pt>
          <cx:pt idx="598">113.6111111111111</cx:pt>
          <cx:pt idx="599">105.8333333333333</cx:pt>
          <cx:pt idx="600">117.0833333333333</cx:pt>
          <cx:pt idx="601">105.9722222222222</cx:pt>
          <cx:pt idx="602">79.8611111111111</cx:pt>
          <cx:pt idx="603">123.75</cx:pt>
          <cx:pt idx="604">133.61111111111109</cx:pt>
          <cx:pt idx="605">136.11111111111109</cx:pt>
          <cx:pt idx="606">99.861111111111114</cx:pt>
          <cx:pt idx="607">173.61111111111109</cx:pt>
          <cx:pt idx="608">141.11111111111109</cx:pt>
          <cx:pt idx="609">103.1944444444445</cx:pt>
          <cx:pt idx="610">91.666666666666657</cx:pt>
          <cx:pt idx="611">145.41666666666671</cx:pt>
          <cx:pt idx="612">99.166666666666671</cx:pt>
          <cx:pt idx="613">105.6944444444444</cx:pt>
          <cx:pt idx="614">116.8055555555556</cx:pt>
          <cx:pt idx="615">122.2222222222222</cx:pt>
          <cx:pt idx="616">123.4722222222222</cx:pt>
          <cx:pt idx="617">141.11111111111109</cx:pt>
          <cx:pt idx="618">128.0555555555556</cx:pt>
          <cx:pt idx="619">86.666666666666671</cx:pt>
          <cx:pt idx="620">95.416666666666657</cx:pt>
          <cx:pt idx="621">114.4444444444444</cx:pt>
          <cx:pt idx="622">98.472222222222214</cx:pt>
          <cx:pt idx="623">102.2222222222222</cx:pt>
          <cx:pt idx="624">78.888888888888886</cx:pt>
          <cx:pt idx="625">124.1666666666666</cx:pt>
          <cx:pt idx="626">108.75</cx:pt>
          <cx:pt idx="627">115.1388888888889</cx:pt>
          <cx:pt idx="628">107.3611111111111</cx:pt>
          <cx:pt idx="629">135.13888888888891</cx:pt>
          <cx:pt idx="630">128.61111111111109</cx:pt>
          <cx:pt idx="631">100.6944444444444</cx:pt>
          <cx:pt idx="632">129.58333333333329</cx:pt>
          <cx:pt idx="633">135.9722222222222</cx:pt>
          <cx:pt idx="634">48.749999999999993</cx:pt>
          <cx:pt idx="635">115.2777777777778</cx:pt>
          <cx:pt idx="636">114.0277777777778</cx:pt>
          <cx:pt idx="637">118.1944444444444</cx:pt>
          <cx:pt idx="638">101.9444444444444</cx:pt>
          <cx:pt idx="639">124.4444444444444</cx:pt>
          <cx:pt idx="640">116.5277777777778</cx:pt>
          <cx:pt idx="641">65.972222222222214</cx:pt>
          <cx:pt idx="642">118.75</cx:pt>
          <cx:pt idx="643">154.86111111111109</cx:pt>
          <cx:pt idx="644">97.222222222222214</cx:pt>
          <cx:pt idx="645">103.1944444444444</cx:pt>
          <cx:pt idx="646">88.194444444444443</cx:pt>
          <cx:pt idx="647">115.8333333333333</cx:pt>
          <cx:pt idx="648">47.916666666666657</cx:pt>
          <cx:pt idx="649">62.152777777777779</cx:pt>
          <cx:pt idx="650">67.847222222222214</cx:pt>
          <cx:pt idx="651">87.899999999999991</cx:pt>
          <cx:pt idx="652">86.527777777777771</cx:pt>
          <cx:pt idx="653">73.75</cx:pt>
          <cx:pt idx="654">97.361111111111114</cx:pt>
          <cx:pt idx="655">77.777777777777786</cx:pt>
          <cx:pt idx="656">73.6111111111111</cx:pt>
          <cx:pt idx="657">78.75</cx:pt>
          <cx:pt idx="658">76.527777777777771</cx:pt>
          <cx:pt idx="659">49.166666666666657</cx:pt>
          <cx:pt idx="660">85.555555555555557</cx:pt>
          <cx:pt idx="661">79.583333333333329</cx:pt>
          <cx:pt idx="662">97.777777777777771</cx:pt>
          <cx:pt idx="663">97.777777777777771</cx:pt>
          <cx:pt idx="664">95.972222222222229</cx:pt>
          <cx:pt idx="665">68.6111111111111</cx:pt>
          <cx:pt idx="666">99.166666666666657</cx:pt>
          <cx:pt idx="667">100.2777777777778</cx:pt>
          <cx:pt idx="668">117.3611111111111</cx:pt>
          <cx:pt idx="669">86.805555555555557</cx:pt>
          <cx:pt idx="670">95.972222222222229</cx:pt>
          <cx:pt idx="671">84.027777777777771</cx:pt>
          <cx:pt idx="672">60.972222222222207</cx:pt>
          <cx:pt idx="673">107.9166666666667</cx:pt>
          <cx:pt idx="674">99.166666666666657</cx:pt>
          <cx:pt idx="675">82.5</cx:pt>
          <cx:pt idx="676">127.3611111111111</cx:pt>
          <cx:pt idx="677">70.833333333333329</cx:pt>
          <cx:pt idx="678">79.444444444444443</cx:pt>
          <cx:pt idx="679">107.9166666666667</cx:pt>
          <cx:pt idx="680">93.611111111111114</cx:pt>
          <cx:pt idx="681">129.3055555555556</cx:pt>
          <cx:pt idx="682">99.027777777777771</cx:pt>
          <cx:pt idx="683">71.111111111111114</cx:pt>
          <cx:pt idx="684">101.9444444444444</cx:pt>
          <cx:pt idx="685">96.527777777777786</cx:pt>
          <cx:pt idx="686">105.1388888888889</cx:pt>
          <cx:pt idx="687">119.5833333333333</cx:pt>
          <cx:pt idx="688">109.1666666666667</cx:pt>
          <cx:pt idx="689">98.75</cx:pt>
          <cx:pt idx="690">95.1388888888889</cx:pt>
          <cx:pt idx="691">69.444444444444443</cx:pt>
          <cx:pt idx="692">87.083333333333329</cx:pt>
          <cx:pt idx="693">94.583333333333329</cx:pt>
          <cx:pt idx="694">81.527777777777771</cx:pt>
          <cx:pt idx="695">73.6111111111111</cx:pt>
          <cx:pt idx="696">88.75</cx:pt>
          <cx:pt idx="697">96.388888888888886</cx:pt>
          <cx:pt idx="698">123.3333333333333</cx:pt>
          <cx:pt idx="699">108.0555555555555</cx:pt>
          <cx:pt idx="700">88.75</cx:pt>
          <cx:pt idx="701">73.333333333333343</cx:pt>
          <cx:pt idx="702">91.805555555555543</cx:pt>
          <cx:pt idx="703">93.333333333333329</cx:pt>
          <cx:pt idx="704">59.583333333333343</cx:pt>
          <cx:pt idx="705">104.3055555555555</cx:pt>
          <cx:pt idx="706">128.0555555555556</cx:pt>
          <cx:pt idx="707">67.5</cx:pt>
          <cx:pt idx="708">76.944444444444443</cx:pt>
          <cx:pt idx="709">77.5</cx:pt>
          <cx:pt idx="710">85.416666666666671</cx:pt>
          <cx:pt idx="711">88.055555555555557</cx:pt>
          <cx:pt idx="712">83.333333333333329</cx:pt>
          <cx:pt idx="713">122.2222222222222</cx:pt>
          <cx:pt idx="714">93.611111111111114</cx:pt>
          <cx:pt idx="715">48.888888888888893</cx:pt>
          <cx:pt idx="716">76.388888888888886</cx:pt>
          <cx:pt idx="717">79.305555555555557</cx:pt>
          <cx:pt idx="718">82.5</cx:pt>
          <cx:pt idx="719">95.972222222222229</cx:pt>
          <cx:pt idx="720">114.1666666666667</cx:pt>
          <cx:pt idx="721">83.888888888888886</cx:pt>
          <cx:pt idx="722">72.777777777777771</cx:pt>
          <cx:pt idx="723">86.111111111111114</cx:pt>
          <cx:pt idx="724">92.777777777777771</cx:pt>
          <cx:pt idx="725">75</cx:pt>
          <cx:pt idx="726">105.4166666666667</cx:pt>
          <cx:pt idx="727">76.388888888888886</cx:pt>
          <cx:pt idx="728">68.611111111111114</cx:pt>
          <cx:pt idx="729">31.388888888888889</cx:pt>
          <cx:pt idx="730">62.152777777777779</cx:pt>
          <cx:pt idx="731">59.583333333333343</cx:pt>
          <cx:pt idx="732">70.5</cx:pt>
          <cx:pt idx="733">96.805555555555543</cx:pt>
          <cx:pt idx="734">88.472222222222214</cx:pt>
          <cx:pt idx="735">114.4444444444444</cx:pt>
          <cx:pt idx="736">52.638888888888893</cx:pt>
          <cx:pt idx="737">77.777777777777771</cx:pt>
          <cx:pt idx="738">58.19444444444445</cx:pt>
          <cx:pt idx="739">74.027777777777786</cx:pt>
          <cx:pt idx="740">43.888888888888893</cx:pt>
          <cx:pt idx="741">91.111111111111114</cx:pt>
          <cx:pt idx="742">81.666666666666671</cx:pt>
          <cx:pt idx="743">93.75</cx:pt>
          <cx:pt idx="744">94.166666666666671</cx:pt>
          <cx:pt idx="745">95.555555555555543</cx:pt>
          <cx:pt idx="746">78.055555555555557</cx:pt>
          <cx:pt idx="747">79.583333333333343</cx:pt>
          <cx:pt idx="748">68.611111111111114</cx:pt>
          <cx:pt idx="749">88.055555555555557</cx:pt>
          <cx:pt idx="750">93.472222222222229</cx:pt>
          <cx:pt idx="751">100.1388888888889</cx:pt>
          <cx:pt idx="752">70</cx:pt>
          <cx:pt idx="753">83.333333333333329</cx:pt>
          <cx:pt idx="754">72.083333333333329</cx:pt>
          <cx:pt idx="755">81.805555555555557</cx:pt>
          <cx:pt idx="756">84.027777777777771</cx:pt>
          <cx:pt idx="757">94.583333333333343</cx:pt>
          <cx:pt idx="758">96.1111111111111</cx:pt>
          <cx:pt idx="759">85.555555555555557</cx:pt>
          <cx:pt idx="760">80.972222222222229</cx:pt>
          <cx:pt idx="761">81.666666666666671</cx:pt>
          <cx:pt idx="762">98.472222222222214</cx:pt>
          <cx:pt idx="763">62.5</cx:pt>
          <cx:pt idx="764">62.916666666666657</cx:pt>
          <cx:pt idx="765">96.805555555555543</cx:pt>
          <cx:pt idx="766">71.666666666666671</cx:pt>
          <cx:pt idx="767">116.8055555555556</cx:pt>
          <cx:pt idx="768">92.083333333333329</cx:pt>
          <cx:pt idx="769">101.1111111111111</cx:pt>
          <cx:pt idx="770">88.194444444444443</cx:pt>
          <cx:pt idx="771">60.972222222222207</cx:pt>
          <cx:pt idx="772">60.55555555555555</cx:pt>
          <cx:pt idx="773">52.222222222222207</cx:pt>
          <cx:pt idx="774">98.6111111111111</cx:pt>
          <cx:pt idx="775">76.388888888888886</cx:pt>
          <cx:pt idx="776">73.055555555555557</cx:pt>
          <cx:pt idx="777">76.111111111111114</cx:pt>
          <cx:pt idx="778">86.527777777777786</cx:pt>
          <cx:pt idx="779">93.055555555555557</cx:pt>
          <cx:pt idx="780">98.194444444444457</cx:pt>
          <cx:pt idx="781">63.472222222222229</cx:pt>
          <cx:pt idx="782">66.527777777777771</cx:pt>
          <cx:pt idx="783">97.777777777777771</cx:pt>
          <cx:pt idx="784">81.527777777777771</cx:pt>
          <cx:pt idx="785">94.166666666666671</cx:pt>
          <cx:pt idx="786">66.111111111111114</cx:pt>
          <cx:pt idx="787">75.138888888888886</cx:pt>
          <cx:pt idx="788">70.694444444444443</cx:pt>
          <cx:pt idx="789">86.111111111111114</cx:pt>
          <cx:pt idx="790">65.277777777777786</cx:pt>
          <cx:pt idx="791">95.138888888888886</cx:pt>
          <cx:pt idx="792">73.6111111111111</cx:pt>
          <cx:pt idx="793">80.555555555555543</cx:pt>
          <cx:pt idx="794">84.444444444444443</cx:pt>
          <cx:pt idx="795">72.777777777777771</cx:pt>
          <cx:pt idx="796">34.027777777777779</cx:pt>
          <cx:pt idx="797">78.333333333333314</cx:pt>
          <cx:pt idx="798">100</cx:pt>
          <cx:pt idx="799">93.194444444444443</cx:pt>
          <cx:pt idx="800">70.694444444444443</cx:pt>
          <cx:pt idx="801">106.8055555555556</cx:pt>
          <cx:pt idx="802">87.5</cx:pt>
          <cx:pt idx="803">61.666666666666671</cx:pt>
          <cx:pt idx="804">90.277777777777786</cx:pt>
          <cx:pt idx="805">89.999999999999986</cx:pt>
          <cx:pt idx="806">73.888888888888886</cx:pt>
          <cx:pt idx="807">65.694444444444443</cx:pt>
          <cx:pt idx="808">55.833333333333321</cx:pt>
          <cx:pt idx="809">80.416666666666671</cx:pt>
          <cx:pt idx="810">29.583333333333329</cx:pt>
          <cx:pt idx="811">75.347222222222214</cx:pt>
          <cx:pt idx="812">64.375</cx:pt>
          <cx:pt idx="813">66.899999999999991</cx:pt>
          <cx:pt idx="814">85.833333333333329</cx:pt>
          <cx:pt idx="815">82.916666666666657</cx:pt>
          <cx:pt idx="816">129.44444444444451</cx:pt>
          <cx:pt idx="817">69.444444444444443</cx:pt>
          <cx:pt idx="818">79.583333333333343</cx:pt>
          <cx:pt idx="819">73.75</cx:pt>
          <cx:pt idx="820">65.972222222222214</cx:pt>
          <cx:pt idx="821">93.055555555555557</cx:pt>
          <cx:pt idx="822">83.75</cx:pt>
          <cx:pt idx="823">91.388888888888886</cx:pt>
          <cx:pt idx="824">65.416666666666671</cx:pt>
          <cx:pt idx="825">91.388888888888886</cx:pt>
          <cx:pt idx="826">86.111111111111114</cx:pt>
          <cx:pt idx="827">77.5</cx:pt>
          <cx:pt idx="828">72.083333333333329</cx:pt>
          <cx:pt idx="829">124.0277777777778</cx:pt>
          <cx:pt idx="830">95</cx:pt>
          <cx:pt idx="831">113.3333333333333</cx:pt>
          <cx:pt idx="832">69.722222222222229</cx:pt>
          <cx:pt idx="833">66.527777777777771</cx:pt>
          <cx:pt idx="834">75</cx:pt>
          <cx:pt idx="835">78.472222222222214</cx:pt>
          <cx:pt idx="836">79.8611111111111</cx:pt>
          <cx:pt idx="837">98.6111111111111</cx:pt>
          <cx:pt idx="838">81.666666666666671</cx:pt>
          <cx:pt idx="839">74.722222222222229</cx:pt>
          <cx:pt idx="840">111.5277777777778</cx:pt>
          <cx:pt idx="841">76.527777777777771</cx:pt>
          <cx:pt idx="842">102.3611111111111</cx:pt>
          <cx:pt idx="843">99.166666666666657</cx:pt>
          <cx:pt idx="844">63.333333333333343</cx:pt>
          <cx:pt idx="845">90.138888888888886</cx:pt>
          <cx:pt idx="846">89.027777777777771</cx:pt>
          <cx:pt idx="847">81.666666666666671</cx:pt>
          <cx:pt idx="848">80.277777777777786</cx:pt>
          <cx:pt idx="849">79.027777777777786</cx:pt>
          <cx:pt idx="850">85.972222222222214</cx:pt>
          <cx:pt idx="851">88.611111111111114</cx:pt>
          <cx:pt idx="852">78.055555555555557</cx:pt>
          <cx:pt idx="853">95.555555555555543</cx:pt>
          <cx:pt idx="854">70.555555555555557</cx:pt>
          <cx:pt idx="855">70</cx:pt>
          <cx:pt idx="856">72.5</cx:pt>
          <cx:pt idx="857">75.694444444444443</cx:pt>
          <cx:pt idx="858">91.1111111111111</cx:pt>
          <cx:pt idx="859">92.5</cx:pt>
          <cx:pt idx="860">82.916666666666657</cx:pt>
          <cx:pt idx="861">58.333333333333343</cx:pt>
          <cx:pt idx="862">57.638888888888893</cx:pt>
          <cx:pt idx="863">78.472222222222214</cx:pt>
          <cx:pt idx="864">92.361111111111114</cx:pt>
          <cx:pt idx="865">69.166666666666671</cx:pt>
          <cx:pt idx="866">60.972222222222207</cx:pt>
          <cx:pt idx="867">84.305555555555557</cx:pt>
          <cx:pt idx="868">80.833333333333329</cx:pt>
          <cx:pt idx="869">73.75</cx:pt>
          <cx:pt idx="870">83.333333333333329</cx:pt>
          <cx:pt idx="871">85.277777777777771</cx:pt>
          <cx:pt idx="872">74.305555555555543</cx:pt>
          <cx:pt idx="873">102.6388888888889</cx:pt>
          <cx:pt idx="874">118.1944444444444</cx:pt>
          <cx:pt idx="875">83.055555555555557</cx:pt>
          <cx:pt idx="876">36.80555555555555</cx:pt>
          <cx:pt idx="877">74.722222222222229</cx:pt>
          <cx:pt idx="878">87.916666666666671</cx:pt>
          <cx:pt idx="879">92.5</cx:pt>
          <cx:pt idx="880">64.305555555555543</cx:pt>
          <cx:pt idx="881">92.638888888888886</cx:pt>
          <cx:pt idx="882">104.8611111111111</cx:pt>
          <cx:pt idx="883">52.083333333333343</cx:pt>
          <cx:pt idx="884">72.5</cx:pt>
          <cx:pt idx="885">97.222222222222214</cx:pt>
          <cx:pt idx="886">101.3888888888889</cx:pt>
          <cx:pt idx="887">60.694444444444443</cx:pt>
          <cx:pt idx="888">62.5</cx:pt>
          <cx:pt idx="889">73.75</cx:pt>
          <cx:pt idx="890">166.5277777777778</cx:pt>
          <cx:pt idx="891">65.416666666666671</cx:pt>
          <cx:pt idx="892">63.611111111111107</cx:pt>
          <cx:pt idx="893">78.499999999999986</cx:pt>
          <cx:pt idx="894">117.0833333333333</cx:pt>
          <cx:pt idx="895">100.9722222222222</cx:pt>
          <cx:pt idx="896">100.9722222222222</cx:pt>
          <cx:pt idx="897">54.30555555555555</cx:pt>
          <cx:pt idx="898">73.333333333333343</cx:pt>
          <cx:pt idx="899">74.166666666666657</cx:pt>
          <cx:pt idx="900">86.805555555555557</cx:pt>
          <cx:pt idx="901">58.333333333333343</cx:pt>
          <cx:pt idx="902">90</cx:pt>
          <cx:pt idx="903">74.583333333333329</cx:pt>
          <cx:pt idx="904">86.527777777777771</cx:pt>
          <cx:pt idx="905">96.1111111111111</cx:pt>
          <cx:pt idx="906">83.6111111111111</cx:pt>
          <cx:pt idx="907">77.361111111111114</cx:pt>
          <cx:pt idx="908">102.0833333333333</cx:pt>
          <cx:pt idx="909">88.055555555555557</cx:pt>
          <cx:pt idx="910">104.4444444444444</cx:pt>
          <cx:pt idx="911">105.9722222222222</cx:pt>
          <cx:pt idx="912">105.1388888888889</cx:pt>
          <cx:pt idx="913">92.222222222222214</cx:pt>
          <cx:pt idx="914">86.944444444444429</cx:pt>
          <cx:pt idx="915">82.777777777777771</cx:pt>
          <cx:pt idx="916">106.25</cx:pt>
          <cx:pt idx="917">91.388888888888886</cx:pt>
          <cx:pt idx="918">111.8055555555555</cx:pt>
          <cx:pt idx="919">89.027777777777771</cx:pt>
          <cx:pt idx="920">69.444444444444443</cx:pt>
          <cx:pt idx="921">75.277777777777771</cx:pt>
          <cx:pt idx="922">99.305555555555557</cx:pt>
          <cx:pt idx="923">114.5833333333333</cx:pt>
          <cx:pt idx="924">72.361111111111114</cx:pt>
          <cx:pt idx="925">66.388888888888886</cx:pt>
          <cx:pt idx="926">89.305555555555543</cx:pt>
          <cx:pt idx="927">87.916666666666671</cx:pt>
          <cx:pt idx="928">91.1111111111111</cx:pt>
          <cx:pt idx="929">99.305555555555557</cx:pt>
          <cx:pt idx="930">108.8888888888889</cx:pt>
          <cx:pt idx="931">96.388888888888886</cx:pt>
          <cx:pt idx="932">81.666666666666671</cx:pt>
          <cx:pt idx="933">67.3611111111111</cx:pt>
          <cx:pt idx="934">76.111111111111114</cx:pt>
          <cx:pt idx="935">80.555555555555543</cx:pt>
          <cx:pt idx="936">88.472222222222214</cx:pt>
          <cx:pt idx="937">82.361111111111114</cx:pt>
          <cx:pt idx="938">84.444444444444443</cx:pt>
          <cx:pt idx="939">101.8055555555555</cx:pt>
          <cx:pt idx="940">112.7777777777778</cx:pt>
          <cx:pt idx="941">80.416666666666671</cx:pt>
          <cx:pt idx="942">95.972222222222229</cx:pt>
          <cx:pt idx="943">70</cx:pt>
          <cx:pt idx="944">77.5</cx:pt>
          <cx:pt idx="945">84.583333333333329</cx:pt>
          <cx:pt idx="946">76.666666666666657</cx:pt>
          <cx:pt idx="947">72.083333333333314</cx:pt>
          <cx:pt idx="948">77.222222222222229</cx:pt>
          <cx:pt idx="949">95.416666666666657</cx:pt>
          <cx:pt idx="950">86.805555555555557</cx:pt>
          <cx:pt idx="951">69.027777777777771</cx:pt>
          <cx:pt idx="952">114.0277777777778</cx:pt>
          <cx:pt idx="953">107.2222222222222</cx:pt>
          <cx:pt idx="954">79.444444444444443</cx:pt>
          <cx:pt idx="955">94.027777777777771</cx:pt>
          <cx:pt idx="956">89.583333333333343</cx:pt>
          <cx:pt idx="957">41.25</cx:pt>
          <cx:pt idx="958">75.416666666666671</cx:pt>
          <cx:pt idx="959">84.305555555555557</cx:pt>
          <cx:pt idx="960">65.694444444444443</cx:pt>
          <cx:pt idx="961">85</cx:pt>
          <cx:pt idx="962">107.6388888888889</cx:pt>
          <cx:pt idx="963">103.4722222222222</cx:pt>
          <cx:pt idx="964">68.888888888888886</cx:pt>
          <cx:pt idx="965">76.805555555555557</cx:pt>
          <cx:pt idx="966">90.833333333333329</cx:pt>
          <cx:pt idx="967">100.1388888888889</cx:pt>
          <cx:pt idx="968">70.138888888888886</cx:pt>
          <cx:pt idx="969">72.916666666666657</cx:pt>
          <cx:pt idx="970">92.083333333333329</cx:pt>
          <cx:pt idx="971">40.138888888888893</cx:pt>
          <cx:pt idx="972">61.458333333333329</cx:pt>
          <cx:pt idx="973">69.861111111111114</cx:pt>
          <cx:pt idx="974">69.400000000000006</cx:pt>
          <cx:pt idx="975">95.277777777777786</cx:pt>
          <cx:pt idx="976">85</cx:pt>
          <cx:pt idx="977">94.583333333333343</cx:pt>
          <cx:pt idx="978">86.944444444444429</cx:pt>
          <cx:pt idx="979">75.972222222222214</cx:pt>
          <cx:pt idx="980">81.249999999999986</cx:pt>
          <cx:pt idx="981">73.888888888888886</cx:pt>
          <cx:pt idx="982">65.555555555555557</cx:pt>
          <cx:pt idx="983">97.361111111111114</cx:pt>
          <cx:pt idx="984">82.222222222222214</cx:pt>
          <cx:pt idx="985">73.472222222222214</cx:pt>
          <cx:pt idx="986">98.194444444444457</cx:pt>
          <cx:pt idx="987">110.4166666666667</cx:pt>
          <cx:pt idx="988">71.805555555555557</cx:pt>
          <cx:pt idx="989">79.722222222222229</cx:pt>
          <cx:pt idx="990">109.3055555555555</cx:pt>
          <cx:pt idx="991">99.583333333333329</cx:pt>
          <cx:pt idx="992">100.2777777777778</cx:pt>
          <cx:pt idx="993">97.916666666666657</cx:pt>
          <cx:pt idx="994">85.138888888888886</cx:pt>
          <cx:pt idx="995">77.916666666666671</cx:pt>
          <cx:pt idx="996">110.8333333333333</cx:pt>
          <cx:pt idx="997">97.361111111111114</cx:pt>
          <cx:pt idx="998">83.611111111111114</cx:pt>
          <cx:pt idx="999">102.3611111111111</cx:pt>
          <cx:pt idx="1000">61.388888888888879</cx:pt>
          <cx:pt idx="1001">79.305555555555557</cx:pt>
          <cx:pt idx="1002">81.527777777777771</cx:pt>
          <cx:pt idx="1003">83.194444444444443</cx:pt>
          <cx:pt idx="1004">90.277777777777786</cx:pt>
          <cx:pt idx="1005">96.249999999999986</cx:pt>
          <cx:pt idx="1006">63.888888888888893</cx:pt>
          <cx:pt idx="1007">95.694444444444443</cx:pt>
          <cx:pt idx="1008">79.166666666666657</cx:pt>
          <cx:pt idx="1009">103.8888888888889</cx:pt>
          <cx:pt idx="1010">91.944444444444443</cx:pt>
          <cx:pt idx="1011">92.777777777777771</cx:pt>
          <cx:pt idx="1012">90.416666666666657</cx:pt>
          <cx:pt idx="1013">83.611111111111114</cx:pt>
          <cx:pt idx="1014">66.805555555555557</cx:pt>
          <cx:pt idx="1015">87.083333333333329</cx:pt>
          <cx:pt idx="1016">80.277777777777786</cx:pt>
          <cx:pt idx="1017">74.027777777777786</cx:pt>
          <cx:pt idx="1018">150.41666666666671</cx:pt>
          <cx:pt idx="1019">91.944444444444443</cx:pt>
          <cx:pt idx="1020">96.249999999999986</cx:pt>
          <cx:pt idx="1021">91.25</cx:pt>
          <cx:pt idx="1022">87.083333333333329</cx:pt>
          <cx:pt idx="1023">66.805555555555557</cx:pt>
          <cx:pt idx="1024">73.472222222222214</cx:pt>
          <cx:pt idx="1025">81.111111111111114</cx:pt>
          <cx:pt idx="1026">89.583333333333343</cx:pt>
          <cx:pt idx="1027">72.916666666666657</cx:pt>
          <cx:pt idx="1028">66.388888888888886</cx:pt>
          <cx:pt idx="1029">108.3333333333333</cx:pt>
          <cx:pt idx="1030">76.666666666666657</cx:pt>
          <cx:pt idx="1031">71.388888888888886</cx:pt>
          <cx:pt idx="1032">84.166666666666671</cx:pt>
          <cx:pt idx="1033">80.833333333333329</cx:pt>
          <cx:pt idx="1034">83.472222222222214</cx:pt>
          <cx:pt idx="1035">86.527777777777786</cx:pt>
          <cx:pt idx="1036">98.888888888888886</cx:pt>
          <cx:pt idx="1037">84.305555555555557</cx:pt>
          <cx:pt idx="1038">29.44444444444445</cx:pt>
          <cx:pt idx="1039">78.194444444444443</cx:pt>
          <cx:pt idx="1040">87.222222222222229</cx:pt>
          <cx:pt idx="1041">80.972222222222229</cx:pt>
          <cx:pt idx="1042">89.8611111111111</cx:pt>
          <cx:pt idx="1043">119.0277777777778</cx:pt>
          <cx:pt idx="1044">94.583333333333343</cx:pt>
          <cx:pt idx="1045">64.861111111111114</cx:pt>
          <cx:pt idx="1046">73.75</cx:pt>
          <cx:pt idx="1047">112.0833333333333</cx:pt>
          <cx:pt idx="1048">106.25</cx:pt>
          <cx:pt idx="1049">79.027777777777786</cx:pt>
          <cx:pt idx="1050">76.527777777777771</cx:pt>
          <cx:pt idx="1051">77.361111111111114</cx:pt>
          <cx:pt idx="1052">33.05555555555555</cx:pt>
          <cx:pt idx="1053">34.722222222222221</cx:pt>
          <cx:pt idx="1054">89.513888888888886</cx:pt>
          <cx:pt idx="1055">72.777777777777771</cx:pt>
          <cx:pt idx="1056">103.5</cx:pt>
          <cx:pt idx="1057">125.5555555555555</cx:pt>
          <cx:pt idx="1058">117.9166666666667</cx:pt>
          <cx:pt idx="1059">118.6111111111111</cx:pt>
          <cx:pt idx="1060">53.055555555555557</cx:pt>
          <cx:pt idx="1061">93.75</cx:pt>
          <cx:pt idx="1062">107.6388888888889</cx:pt>
          <cx:pt idx="1063">96.944444444444443</cx:pt>
          <cx:pt idx="1064">70.555555555555557</cx:pt>
          <cx:pt idx="1065">122.5</cx:pt>
          <cx:pt idx="1066">95.972222222222229</cx:pt>
          <cx:pt idx="1067">118.3333333333333</cx:pt>
          <cx:pt idx="1068">128.75</cx:pt>
          <cx:pt idx="1069">110.8333333333333</cx:pt>
          <cx:pt idx="1070">109.8611111111111</cx:pt>
          <cx:pt idx="1071">102.2222222222222</cx:pt>
          <cx:pt idx="1072">95.833333333333343</cx:pt>
          <cx:pt idx="1073">117.2222222222222</cx:pt>
          <cx:pt idx="1074">120.2777777777778</cx:pt>
          <cx:pt idx="1075">109.4444444444444</cx:pt>
          <cx:pt idx="1076">106.3888888888889</cx:pt>
          <cx:pt idx="1077">101.9444444444444</cx:pt>
          <cx:pt idx="1078">113.3333333333333</cx:pt>
          <cx:pt idx="1079">117.2222222222222</cx:pt>
          <cx:pt idx="1080">96.944444444444443</cx:pt>
          <cx:pt idx="1081">173.88888888888891</cx:pt>
          <cx:pt idx="1082">120.8333333333333</cx:pt>
          <cx:pt idx="1083">87.916666666666671</cx:pt>
          <cx:pt idx="1084">94.444444444444443</cx:pt>
          <cx:pt idx="1085">95.1388888888889</cx:pt>
          <cx:pt idx="1086">133.33333333333329</cx:pt>
          <cx:pt idx="1087">81.805555555555557</cx:pt>
          <cx:pt idx="1088">68.055555555555557</cx:pt>
          <cx:pt idx="1089">108.8888888888889</cx:pt>
          <cx:pt idx="1090">103.75</cx:pt>
          <cx:pt idx="1091">136.38888888888891</cx:pt>
          <cx:pt idx="1092">105.5555555555556</cx:pt>
          <cx:pt idx="1093">137.36111111111109</cx:pt>
          <cx:pt idx="1094">134.0277777777778</cx:pt>
          <cx:pt idx="1095">94.027777777777771</cx:pt>
          <cx:pt idx="1096">84.583333333333329</cx:pt>
          <cx:pt idx="1097">91.527777777777771</cx:pt>
          <cx:pt idx="1098">91.666666666666657</cx:pt>
          <cx:pt idx="1099">85</cx:pt>
          <cx:pt idx="1100">117.3611111111111</cx:pt>
          <cx:pt idx="1101">110.2777777777778</cx:pt>
          <cx:pt idx="1102">120.4166666666667</cx:pt>
          <cx:pt idx="1103">125.9722222222222</cx:pt>
          <cx:pt idx="1104">114.4444444444444</cx:pt>
          <cx:pt idx="1105">80.138888888888886</cx:pt>
          <cx:pt idx="1106">88.888888888888886</cx:pt>
          <cx:pt idx="1107">111.6666666666666</cx:pt>
          <cx:pt idx="1108">110.5555555555556</cx:pt>
          <cx:pt idx="1109">114.4444444444444</cx:pt>
          <cx:pt idx="1110">331.66666666666657</cx:pt>
          <cx:pt idx="1111">120.8333333333333</cx:pt>
          <cx:pt idx="1112">91.25</cx:pt>
          <cx:pt idx="1113">98.472222222222214</cx:pt>
          <cx:pt idx="1114">87.777777777777771</cx:pt>
          <cx:pt idx="1115">123.1944444444445</cx:pt>
          <cx:pt idx="1116">98.472222222222214</cx:pt>
          <cx:pt idx="1117">102.6388888888889</cx:pt>
          <cx:pt idx="1118">114.3055555555555</cx:pt>
          <cx:pt idx="1119">99.722222222222214</cx:pt>
          <cx:pt idx="1120">56.666666666666657</cx:pt>
          <cx:pt idx="1121">99.583333333333329</cx:pt>
          <cx:pt idx="1122">115.9722222222222</cx:pt>
          <cx:pt idx="1123">91.944444444444443</cx:pt>
          <cx:pt idx="1124">90.277777777777786</cx:pt>
          <cx:pt idx="1125">113.8888888888889</cx:pt>
          <cx:pt idx="1126">125.1388888888889</cx:pt>
          <cx:pt idx="1127">89.444444444444443</cx:pt>
          <cx:pt idx="1128">117.6388888888889</cx:pt>
          <cx:pt idx="1129">139.0277777777778</cx:pt>
          <cx:pt idx="1130">107.7777777777778</cx:pt>
          <cx:pt idx="1131">112.7777777777778</cx:pt>
          <cx:pt idx="1132">105.8333333333333</cx:pt>
          <cx:pt idx="1133">100.5555555555556</cx:pt>
          <cx:pt idx="1134">31.80555555555555</cx:pt>
          <cx:pt idx="1135">81.249999999999986</cx:pt>
          <cx:pt idx="1136">76.319444444444443</cx:pt>
          <cx:pt idx="1137">99.799999999999997</cx:pt>
          <cx:pt idx="1138">83.888888888888886</cx:pt>
          <cx:pt idx="1139">65.972222222222214</cx:pt>
          <cx:pt idx="1140">194.16666666666671</cx:pt>
          <cx:pt idx="1141">87.5</cx:pt>
          <cx:pt idx="1142">80</cx:pt>
          <cx:pt idx="1143">80.555555555555543</cx:pt>
          <cx:pt idx="1144">79.027777777777786</cx:pt>
          <cx:pt idx="1145">60.972222222222229</cx:pt>
          <cx:pt idx="1146">102.9166666666667</cx:pt>
          <cx:pt idx="1147">80.833333333333329</cx:pt>
          <cx:pt idx="1148">98.75</cx:pt>
          <cx:pt idx="1149">108.1944444444444</cx:pt>
          <cx:pt idx="1150">112.9166666666667</cx:pt>
          <cx:pt idx="1151">77.222222222222229</cx:pt>
          <cx:pt idx="1152">87.361111111111114</cx:pt>
          <cx:pt idx="1153">100.6944444444444</cx:pt>
          <cx:pt idx="1154">114.5833333333333</cx:pt>
          <cx:pt idx="1155">94.444444444444443</cx:pt>
          <cx:pt idx="1156">103.3333333333333</cx:pt>
          <cx:pt idx="1157">77.222222222222214</cx:pt>
          <cx:pt idx="1158">62.361111111111107</cx:pt>
          <cx:pt idx="1159">110</cx:pt>
          <cx:pt idx="1160">104.8611111111111</cx:pt>
          <cx:pt idx="1161">110.2777777777778</cx:pt>
          <cx:pt idx="1162">119.3055555555556</cx:pt>
          <cx:pt idx="1163">90.416666666666657</cx:pt>
          <cx:pt idx="1164">86.388888888888886</cx:pt>
          <cx:pt idx="1165">102.7777777777778</cx:pt>
          <cx:pt idx="1166">87.777777777777771</cx:pt>
          <cx:pt idx="1167">109.5833333333333</cx:pt>
          <cx:pt idx="1168">114.3055555555555</cx:pt>
          <cx:pt idx="1169">76.805555555555557</cx:pt>
          <cx:pt idx="1170">107.6388888888889</cx:pt>
          <cx:pt idx="1171">106.5277777777778</cx:pt>
          <cx:pt idx="1172">109.0277777777778</cx:pt>
          <cx:pt idx="1173">101.8055555555555</cx:pt>
          <cx:pt idx="1174">91.527777777777771</cx:pt>
          <cx:pt idx="1175">97.916666666666657</cx:pt>
          <cx:pt idx="1176">107.2222222222222</cx:pt>
          <cx:pt idx="1177">85.277777777777786</cx:pt>
          <cx:pt idx="1178">102.6388888888889</cx:pt>
          <cx:pt idx="1179">80.694444444444443</cx:pt>
          <cx:pt idx="1180">108.6111111111111</cx:pt>
          <cx:pt idx="1181">101.8055555555555</cx:pt>
          <cx:pt idx="1182">74.027777777777786</cx:pt>
          <cx:pt idx="1183">108.6111111111111</cx:pt>
          <cx:pt idx="1184">112.7777777777778</cx:pt>
          <cx:pt idx="1185">98.055555555555557</cx:pt>
          <cx:pt idx="1186">77.5</cx:pt>
          <cx:pt idx="1187">87.361111111111114</cx:pt>
          <cx:pt idx="1188">85.277777777777771</cx:pt>
          <cx:pt idx="1189">119.4444444444444</cx:pt>
          <cx:pt idx="1190">81.944444444444443</cx:pt>
          <cx:pt idx="1191">109.8611111111111</cx:pt>
          <cx:pt idx="1192">120</cx:pt>
          <cx:pt idx="1193">89.444444444444443</cx:pt>
          <cx:pt idx="1194">75.972222222222214</cx:pt>
          <cx:pt idx="1195">90.416666666666657</cx:pt>
          <cx:pt idx="1196">88.75</cx:pt>
          <cx:pt idx="1197">86.111111111111114</cx:pt>
          <cx:pt idx="1198">87.222222222222229</cx:pt>
          <cx:pt idx="1199">141.94444444444451</cx:pt>
          <cx:pt idx="1200">92.222222222222214</cx:pt>
          <cx:pt idx="1201">49.722222222222207</cx:pt>
          <cx:pt idx="1202">87.638888888888886</cx:pt>
          <cx:pt idx="1203">99.166666666666657</cx:pt>
          <cx:pt idx="1204">184.4444444444444</cx:pt>
          <cx:pt idx="1205">79.8611111111111</cx:pt>
          <cx:pt idx="1206">125.8333333333333</cx:pt>
          <cx:pt idx="1207">102.7777777777778</cx:pt>
          <cx:pt idx="1208">70.138888888888886</cx:pt>
          <cx:pt idx="1209">72.5</cx:pt>
          <cx:pt idx="1210">102.5</cx:pt>
          <cx:pt idx="1211">133.1944444444444</cx:pt>
          <cx:pt idx="1212">95</cx:pt>
          <cx:pt idx="1213">94.305555555555557</cx:pt>
          <cx:pt idx="1214">86.805555555555557</cx:pt>
          <cx:pt idx="1215">62.847222222222221</cx:pt>
          <cx:pt idx="1216">59.375</cx:pt>
          <cx:pt idx="1217">94</cx:pt>
          <cx:pt idx="1218">101.25</cx:pt>
          <cx:pt idx="1219">83.888888888888886</cx:pt>
          <cx:pt idx="1220">106.25</cx:pt>
          <cx:pt idx="1221">68.75</cx:pt>
          <cx:pt idx="1222">71.944444444444443</cx:pt>
          <cx:pt idx="1223">75.416666666666671</cx:pt>
          <cx:pt idx="1224">82.638888888888886</cx:pt>
          <cx:pt idx="1225">42.777777777777779</cx:pt>
          <cx:pt idx="1226">88.472222222222214</cx:pt>
          <cx:pt idx="1227">98.194444444444457</cx:pt>
          <cx:pt idx="1228">99.166666666666657</cx:pt>
          <cx:pt idx="1229">92.777777777777771</cx:pt>
          <cx:pt idx="1230">76.666666666666657</cx:pt>
          <cx:pt idx="1231">71.805555555555557</cx:pt>
          <cx:pt idx="1232">84.027777777777771</cx:pt>
          <cx:pt idx="1233">86.388888888888886</cx:pt>
          <cx:pt idx="1234">91.944444444444443</cx:pt>
          <cx:pt idx="1235">95.416666666666657</cx:pt>
          <cx:pt idx="1236">95.416666666666657</cx:pt>
          <cx:pt idx="1237">86.25</cx:pt>
          <cx:pt idx="1238">96.388888888888886</cx:pt>
          <cx:pt idx="1239">73.333333333333343</cx:pt>
          <cx:pt idx="1240">100</cx:pt>
          <cx:pt idx="1241">97.916666666666657</cx:pt>
          <cx:pt idx="1242">112.3611111111111</cx:pt>
          <cx:pt idx="1243">92.5</cx:pt>
          <cx:pt idx="1244">95.416666666666657</cx:pt>
          <cx:pt idx="1245">90.972222222222214</cx:pt>
          <cx:pt idx="1246">76.944444444444443</cx:pt>
          <cx:pt idx="1247">103.1944444444444</cx:pt>
          <cx:pt idx="1248">61.666666666666671</cx:pt>
          <cx:pt idx="1249">85.833333333333329</cx:pt>
          <cx:pt idx="1250">98.75</cx:pt>
          <cx:pt idx="1251">96.666666666666671</cx:pt>
          <cx:pt idx="1252">125.8333333333333</cx:pt>
          <cx:pt idx="1253">107.5</cx:pt>
          <cx:pt idx="1254">110</cx:pt>
          <cx:pt idx="1255">115</cx:pt>
          <cx:pt idx="1256">74.444444444444443</cx:pt>
          <cx:pt idx="1257">76.666666666666657</cx:pt>
          <cx:pt idx="1258">80.416666666666671</cx:pt>
          <cx:pt idx="1259">91.25</cx:pt>
          <cx:pt idx="1260">64.444444444444443</cx:pt>
          <cx:pt idx="1261">95.277777777777786</cx:pt>
          <cx:pt idx="1262">98.472222222222214</cx:pt>
          <cx:pt idx="1263">102.7777777777778</cx:pt>
          <cx:pt idx="1264">105.4166666666667</cx:pt>
          <cx:pt idx="1265">104.4444444444444</cx:pt>
          <cx:pt idx="1266">73.055555555555557</cx:pt>
          <cx:pt idx="1267">85.972222222222214</cx:pt>
          <cx:pt idx="1268">101.8055555555555</cx:pt>
          <cx:pt idx="1269">97.083333333333329</cx:pt>
          <cx:pt idx="1270">104.4444444444445</cx:pt>
          <cx:pt idx="1271">78.194444444444443</cx:pt>
          <cx:pt idx="1272">108.8888888888889</cx:pt>
          <cx:pt idx="1273">70.833333333333329</cx:pt>
          <cx:pt idx="1274">88.472222222222214</cx:pt>
          <cx:pt idx="1275">60.694444444444443</cx:pt>
          <cx:pt idx="1276">95.1388888888889</cx:pt>
          <cx:pt idx="1277">84.722222222222214</cx:pt>
          <cx:pt idx="1278">69.583333333333329</cx:pt>
          <cx:pt idx="1279">104.8611111111111</cx:pt>
          <cx:pt idx="1280">79.305555555555557</cx:pt>
          <cx:pt idx="1281">33.05555555555555</cx:pt>
          <cx:pt idx="1282">86.805555555555557</cx:pt>
          <cx:pt idx="1283">90.694444444444443</cx:pt>
          <cx:pt idx="1284">75.833333333333329</cx:pt>
          <cx:pt idx="1285">97.083333333333329</cx:pt>
          <cx:pt idx="1286">113.6111111111111</cx:pt>
          <cx:pt idx="1287">101.3888888888889</cx:pt>
          <cx:pt idx="1288">60.138888888888893</cx:pt>
          <cx:pt idx="1289">100.4166666666667</cx:pt>
          <cx:pt idx="1290">116.8055555555556</cx:pt>
          <cx:pt idx="1291">87.083333333333329</cx:pt>
          <cx:pt idx="1292">90.972222222222214</cx:pt>
          <cx:pt idx="1293">77.5</cx:pt>
          <cx:pt idx="1294">64.444444444444443</cx:pt>
          <cx:pt idx="1295">39.444444444444443</cx:pt>
          <cx:pt idx="1296">45.277777777777771</cx:pt>
          <cx:pt idx="1297">96.736111111111114</cx:pt>
          <cx:pt idx="1298">102.9166666666667</cx:pt>
          <cx:pt idx="1299">136.40000000000001</cx:pt>
          <cx:pt idx="1300">170.6944444444444</cx:pt>
          <cx:pt idx="1301">111.1111111111111</cx:pt>
          <cx:pt idx="1302">157.7777777777778</cx:pt>
          <cx:pt idx="1303">129.7222222222222</cx:pt>
          <cx:pt idx="1304">116.6666666666667</cx:pt>
          <cx:pt idx="1305">127.2222222222222</cx:pt>
          <cx:pt idx="1306">113.1944444444444</cx:pt>
          <cx:pt idx="1307">173.33333333333329</cx:pt>
          <cx:pt idx="1308">134.86111111111109</cx:pt>
          <cx:pt idx="1309">161.11111111111109</cx:pt>
          <cx:pt idx="1310">128.75</cx:pt>
          <cx:pt idx="1311">135.83333333333329</cx:pt>
          <cx:pt idx="1312">136.5277777777778</cx:pt>
          <cx:pt idx="1313">120.4166666666667</cx:pt>
          <cx:pt idx="1314">150.83333333333329</cx:pt>
          <cx:pt idx="1315">151.66666666666671</cx:pt>
          <cx:pt idx="1316">174.7222222222222</cx:pt>
          <cx:pt idx="1317">158.0555555555556</cx:pt>
          <cx:pt idx="1318">180.13888888888891</cx:pt>
          <cx:pt idx="1319">107.5</cx:pt>
          <cx:pt idx="1320">129.16666666666671</cx:pt>
          <cx:pt idx="1321">133.61111111111109</cx:pt>
          <cx:pt idx="1322">141.38888888888891</cx:pt>
          <cx:pt idx="1323">143.0555555555556</cx:pt>
          <cx:pt idx="1324">330</cx:pt>
          <cx:pt idx="1325">149.3055555555556</cx:pt>
          <cx:pt idx="1326">113.75</cx:pt>
          <cx:pt idx="1327">162.36111111111109</cx:pt>
          <cx:pt idx="1328">154.0277777777778</cx:pt>
          <cx:pt idx="1329">159.86111111111109</cx:pt>
          <cx:pt idx="1330">149.4444444444444</cx:pt>
          <cx:pt idx="1331">109.7222222222222</cx:pt>
          <cx:pt idx="1332">138.75</cx:pt>
          <cx:pt idx="1333">128.4722222222222</cx:pt>
          <cx:pt idx="1334">120</cx:pt>
          <cx:pt idx="1335">159.58333333333329</cx:pt>
          <cx:pt idx="1336">138.1944444444444</cx:pt>
          <cx:pt idx="1337">145.41666666666671</cx:pt>
          <cx:pt idx="1338">170.13888888888891</cx:pt>
          <cx:pt idx="1339">132.08333333333329</cx:pt>
          <cx:pt idx="1340">146.25</cx:pt>
          <cx:pt idx="1341">136.38888888888891</cx:pt>
          <cx:pt idx="1342">134.16666666666671</cx:pt>
          <cx:pt idx="1343">141.5277777777778</cx:pt>
          <cx:pt idx="1344">136.11111111111109</cx:pt>
          <cx:pt idx="1345">149.58333333333329</cx:pt>
          <cx:pt idx="1346">133.4722222222222</cx:pt>
          <cx:pt idx="1347">155</cx:pt>
          <cx:pt idx="1348">102.3611111111111</cx:pt>
          <cx:pt idx="1349">130.9722222222222</cx:pt>
          <cx:pt idx="1350">123.8888888888889</cx:pt>
          <cx:pt idx="1351">128.61111111111109</cx:pt>
          <cx:pt idx="1352">153.88888888888891</cx:pt>
          <cx:pt idx="1353">201.66666666666671</cx:pt>
          <cx:pt idx="1354">145</cx:pt>
          <cx:pt idx="1355">108.1944444444444</cx:pt>
          <cx:pt idx="1356">118.3333333333333</cx:pt>
          <cx:pt idx="1357">125.6944444444444</cx:pt>
          <cx:pt idx="1358">140.83333333333329</cx:pt>
          <cx:pt idx="1359">144.3055555555556</cx:pt>
          <cx:pt idx="1360">134.86111111111109</cx:pt>
          <cx:pt idx="1361">169.58333333333329</cx:pt>
          <cx:pt idx="1362">120.2777777777778</cx:pt>
          <cx:pt idx="1363">62.916666666666657</cx:pt>
          <cx:pt idx="1364">124.3055555555555</cx:pt>
          <cx:pt idx="1365">134.7222222222222</cx:pt>
          <cx:pt idx="1366">143.33333333333329</cx:pt>
          <cx:pt idx="1367">103.3333333333333</cx:pt>
          <cx:pt idx="1368">148.61111111111109</cx:pt>
          <cx:pt idx="1369">133.88888888888891</cx:pt>
          <cx:pt idx="1370">110.8333333333333</cx:pt>
          <cx:pt idx="1371">142.2222222222222</cx:pt>
          <cx:pt idx="1372">146.11111111111109</cx:pt>
          <cx:pt idx="1373">166.5277777777778</cx:pt>
          <cx:pt idx="1374">121.5277777777778</cx:pt>
          <cx:pt idx="1375">147.5</cx:pt>
          <cx:pt idx="1376">139.4444444444444</cx:pt>
          <cx:pt idx="1377">43.75</cx:pt>
          <cx:pt idx="1378">107.0833333333333</cx:pt>
          <cx:pt idx="1379">115.5555555555556</cx:pt>
          <cx:pt idx="1380">142.59999999999999</cx:pt>
          <cx:pt idx="1381">201.11111111111109</cx:pt>
          <cx:pt idx="1382">135.13888888888891</cx:pt>
          <cx:pt idx="1383">141.11111111111109</cx:pt>
          <cx:pt idx="1384">102.2222222222222</cx:pt>
          <cx:pt idx="1385">143.33333333333329</cx:pt>
          <cx:pt idx="1386">127.6388888888889</cx:pt>
          <cx:pt idx="1387">160.41666666666671</cx:pt>
          <cx:pt idx="1388">59.305555555555543</cx:pt>
          <cx:pt idx="1389">137.91666666666671</cx:pt>
          <cx:pt idx="1390">173.75</cx:pt>
          <cx:pt idx="1391">159.0277777777778</cx:pt>
          <cx:pt idx="1392">160.13888888888891</cx:pt>
          <cx:pt idx="1393">148.4722222222222</cx:pt>
          <cx:pt idx="1394">133.1944444444444</cx:pt>
          <cx:pt idx="1395">123.0555555555555</cx:pt>
          <cx:pt idx="1396">159.16666666666671</cx:pt>
          <cx:pt idx="1397">139.30555555555549</cx:pt>
          <cx:pt idx="1398">159.86111111111109</cx:pt>
          <cx:pt idx="1399">149.4444444444444</cx:pt>
          <cx:pt idx="1400">137.36111111111109</cx:pt>
          <cx:pt idx="1401">177.7777777777778</cx:pt>
          <cx:pt idx="1402">159.0277777777778</cx:pt>
          <cx:pt idx="1403">155.6944444444444</cx:pt>
          <cx:pt idx="1404">151.9444444444444</cx:pt>
          <cx:pt idx="1405">222.91666666666671</cx:pt>
          <cx:pt idx="1406">169.4444444444444</cx:pt>
          <cx:pt idx="1407">107.6388888888889</cx:pt>
          <cx:pt idx="1408">147.2222222222222</cx:pt>
          <cx:pt idx="1409">141.25</cx:pt>
          <cx:pt idx="1410">142.63888888888891</cx:pt>
          <cx:pt idx="1411">123.4722222222222</cx:pt>
          <cx:pt idx="1412">99.305555555555543</cx:pt>
          <cx:pt idx="1413">149.0277777777778</cx:pt>
          <cx:pt idx="1414">134.86111111111109</cx:pt>
          <cx:pt idx="1415">143.88888888888891</cx:pt>
          <cx:pt idx="1416">148.33333333333329</cx:pt>
          <cx:pt idx="1417">166.38888888888891</cx:pt>
          <cx:pt idx="1418">170.9722222222222</cx:pt>
          <cx:pt idx="1419">126.8055555555556</cx:pt>
          <cx:pt idx="1420">117.5</cx:pt>
          <cx:pt idx="1421">132.2222222222222</cx:pt>
          <cx:pt idx="1422">133.88888888888891</cx:pt>
          <cx:pt idx="1423">134.0277777777778</cx:pt>
          <cx:pt idx="1424">164.58333333333329</cx:pt>
          <cx:pt idx="1425">138.75</cx:pt>
          <cx:pt idx="1426">166.38888888888891</cx:pt>
          <cx:pt idx="1427">153.75</cx:pt>
          <cx:pt idx="1428">163.75</cx:pt>
          <cx:pt idx="1429">129.58333333333329</cx:pt>
          <cx:pt idx="1430">128.61111111111109</cx:pt>
          <cx:pt idx="1431">136.8055555555556</cx:pt>
          <cx:pt idx="1432">132.5</cx:pt>
          <cx:pt idx="1433">134.30555555555549</cx:pt>
          <cx:pt idx="1434">174.0277777777778</cx:pt>
          <cx:pt idx="1435">139.4444444444444</cx:pt>
          <cx:pt idx="1436">104.7222222222222</cx:pt>
          <cx:pt idx="1437">142.7777777777778</cx:pt>
          <cx:pt idx="1438">127.0833333333333</cx:pt>
          <cx:pt idx="1439">177.63888888888891</cx:pt>
          <cx:pt idx="1440">146.9444444444444</cx:pt>
          <cx:pt idx="1441">120.5555555555555</cx:pt>
          <cx:pt idx="1442">163.75</cx:pt>
          <cx:pt idx="1443">135</cx:pt>
          <cx:pt idx="1444">25.55555555555555</cx:pt>
          <cx:pt idx="1445">151.80555555555549</cx:pt>
          <cx:pt idx="1446">158.61111111111109</cx:pt>
          <cx:pt idx="1447">115.6944444444444</cx:pt>
          <cx:pt idx="1448">125.9722222222222</cx:pt>
          <cx:pt idx="1449">150.5555555555556</cx:pt>
          <cx:pt idx="1450">145.9722222222222</cx:pt>
          <cx:pt idx="1451">100.9722222222222</cx:pt>
          <cx:pt idx="1452">175.5555555555556</cx:pt>
          <cx:pt idx="1453">175.2777777777778</cx:pt>
          <cx:pt idx="1454">127.5</cx:pt>
          <cx:pt idx="1455">121.8055555555555</cx:pt>
          <cx:pt idx="1456">139.0277777777778</cx:pt>
          <cx:pt idx="1457">149.86111111111109</cx:pt>
          <cx:pt idx="1458">38.333333333333329</cx:pt>
          <cx:pt idx="1459">78.263888888888886</cx:pt>
          <cx:pt idx="1460">76.7361111111111</cx:pt>
          <cx:pt idx="1461">109.09999999999999</cx:pt>
          <cx:pt idx="1462">120</cx:pt>
          <cx:pt idx="1463">98.888888888888886</cx:pt>
          <cx:pt idx="1464">140.41666666666671</cx:pt>
          <cx:pt idx="1465">101.9444444444444</cx:pt>
          <cx:pt idx="1466">93.75</cx:pt>
          <cx:pt idx="1467">158.4722222222222</cx:pt>
          <cx:pt idx="1468">93.472222222222229</cx:pt>
          <cx:pt idx="1469">235.13888888888891</cx:pt>
          <cx:pt idx="1470">103.1944444444444</cx:pt>
          <cx:pt idx="1471">137.08333333333329</cx:pt>
          <cx:pt idx="1472">122.0833333333333</cx:pt>
          <cx:pt idx="1473">104.4444444444445</cx:pt>
          <cx:pt idx="1474">124.4444444444444</cx:pt>
          <cx:pt idx="1475">96.388888888888886</cx:pt>
          <cx:pt idx="1476">120.2777777777778</cx:pt>
          <cx:pt idx="1477">111.5277777777778</cx:pt>
          <cx:pt idx="1478">125</cx:pt>
          <cx:pt idx="1479">122.9166666666667</cx:pt>
          <cx:pt idx="1480">124.3055555555556</cx:pt>
          <cx:pt idx="1481">96.1111111111111</cx:pt>
          <cx:pt idx="1482">130.2777777777778</cx:pt>
          <cx:pt idx="1483">118.6111111111111</cx:pt>
          <cx:pt idx="1484">110.5555555555556</cx:pt>
          <cx:pt idx="1485">102.3611111111111</cx:pt>
          <cx:pt idx="1486">149.58333333333329</cx:pt>
          <cx:pt idx="1487">114.3055555555555</cx:pt>
          <cx:pt idx="1488">82.5</cx:pt>
          <cx:pt idx="1489">118.8888888888889</cx:pt>
          <cx:pt idx="1490">119.7222222222222</cx:pt>
          <cx:pt idx="1491">139.0277777777778</cx:pt>
          <cx:pt idx="1492">126.9444444444445</cx:pt>
          <cx:pt idx="1493">90.972222222222214</cx:pt>
          <cx:pt idx="1494">115</cx:pt>
          <cx:pt idx="1495">115.4166666666667</cx:pt>
          <cx:pt idx="1496">122.3611111111111</cx:pt>
          <cx:pt idx="1497">121.5277777777778</cx:pt>
          <cx:pt idx="1498">110.5555555555556</cx:pt>
          <cx:pt idx="1499">121.6666666666667</cx:pt>
          <cx:pt idx="1500">151.25</cx:pt>
          <cx:pt idx="1501">105.8333333333333</cx:pt>
          <cx:pt idx="1502">187.36111111111109</cx:pt>
          <cx:pt idx="1503">106.5277777777778</cx:pt>
          <cx:pt idx="1504">117.5</cx:pt>
          <cx:pt idx="1505">120.1388888888889</cx:pt>
          <cx:pt idx="1506">116.25</cx:pt>
          <cx:pt idx="1507">133.4722222222222</cx:pt>
          <cx:pt idx="1508">114.1666666666667</cx:pt>
          <cx:pt idx="1509">128.4722222222222</cx:pt>
          <cx:pt idx="1510">109.1666666666667</cx:pt>
          <cx:pt idx="1511">97.638888888888886</cx:pt>
          <cx:pt idx="1512">109.5833333333333</cx:pt>
          <cx:pt idx="1513">100.4166666666667</cx:pt>
          <cx:pt idx="1514">107.2222222222222</cx:pt>
          <cx:pt idx="1515">127.2222222222222</cx:pt>
          <cx:pt idx="1516">112.9166666666666</cx:pt>
          <cx:pt idx="1517">110.5555555555556</cx:pt>
          <cx:pt idx="1518">106.1111111111111</cx:pt>
          <cx:pt idx="1519">108.0555555555555</cx:pt>
          <cx:pt idx="1520">114.1666666666667</cx:pt>
          <cx:pt idx="1521">106.25</cx:pt>
          <cx:pt idx="1522">122.9166666666667</cx:pt>
          <cx:pt idx="1523">166.66666666666671</cx:pt>
          <cx:pt idx="1524">120.6944444444444</cx:pt>
          <cx:pt idx="1525">59.166666666666657</cx:pt>
          <cx:pt idx="1526">113.8888888888889</cx:pt>
          <cx:pt idx="1527">163.1944444444444</cx:pt>
          <cx:pt idx="1528">115.9722222222222</cx:pt>
          <cx:pt idx="1529">103.3333333333333</cx:pt>
          <cx:pt idx="1530">136.8055555555556</cx:pt>
          <cx:pt idx="1531">111.6666666666667</cx:pt>
          <cx:pt idx="1532">93.194444444444443</cx:pt>
          <cx:pt idx="1533">116.8055555555556</cx:pt>
          <cx:pt idx="1534">147.2222222222222</cx:pt>
          <cx:pt idx="1535">115.1388888888889</cx:pt>
          <cx:pt idx="1536">93.055555555555557</cx:pt>
          <cx:pt idx="1537">101.3888888888889</cx:pt>
          <cx:pt idx="1538">89.444444444444443</cx:pt>
          <cx:pt idx="1539">54.999999999999993</cx:pt>
          <cx:pt idx="1540">67.847222222222214</cx:pt>
          <cx:pt idx="1541">94.305555555555557</cx:pt>
          <cx:pt idx="1542">113.40000000000001</cx:pt>
          <cx:pt idx="1543">179.16666666666671</cx:pt>
          <cx:pt idx="1544">114.8611111111111</cx:pt>
          <cx:pt idx="1545">130.9722222222222</cx:pt>
          <cx:pt idx="1546">96.25</cx:pt>
          <cx:pt idx="1547">87.638888888888872</cx:pt>
          <cx:pt idx="1548">109.8611111111111</cx:pt>
          <cx:pt idx="1549">124.3055555555555</cx:pt>
          <cx:pt idx="1550">84.305555555555557</cx:pt>
          <cx:pt idx="1551">123.8888888888889</cx:pt>
          <cx:pt idx="1552">118.75</cx:pt>
          <cx:pt idx="1553">118.3333333333333</cx:pt>
          <cx:pt idx="1554">117.0833333333333</cx:pt>
          <cx:pt idx="1555">136.5277777777778</cx:pt>
          <cx:pt idx="1556">108.1944444444444</cx:pt>
          <cx:pt idx="1557">107.5</cx:pt>
          <cx:pt idx="1558">134.16666666666671</cx:pt>
          <cx:pt idx="1559">128.75</cx:pt>
          <cx:pt idx="1560">148.19444444444451</cx:pt>
          <cx:pt idx="1561">136.66666666666671</cx:pt>
          <cx:pt idx="1562">129.7222222222222</cx:pt>
          <cx:pt idx="1563">143.61111111111109</cx:pt>
          <cx:pt idx="1564">123.75</cx:pt>
          <cx:pt idx="1565">130.5555555555556</cx:pt>
          <cx:pt idx="1566">143.33333333333329</cx:pt>
          <cx:pt idx="1567">162.2222222222222</cx:pt>
          <cx:pt idx="1568">118.3333333333333</cx:pt>
          <cx:pt idx="1569">97.222222222222214</cx:pt>
          <cx:pt idx="1570">118.4722222222222</cx:pt>
          <cx:pt idx="1571">126.25</cx:pt>
          <cx:pt idx="1572">151.25</cx:pt>
          <cx:pt idx="1573">105.6944444444444</cx:pt>
          <cx:pt idx="1574">88.055555555555557</cx:pt>
          <cx:pt idx="1575">125.8333333333333</cx:pt>
          <cx:pt idx="1576">128.0555555555556</cx:pt>
          <cx:pt idx="1577">131.66666666666671</cx:pt>
          <cx:pt idx="1578">128.61111111111109</cx:pt>
          <cx:pt idx="1579">127.0833333333333</cx:pt>
          <cx:pt idx="1580">134.7222222222222</cx:pt>
          <cx:pt idx="1581">155.5555555555556</cx:pt>
          <cx:pt idx="1582">86.25</cx:pt>
          <cx:pt idx="1583">115.5555555555556</cx:pt>
          <cx:pt idx="1584">104.0277777777778</cx:pt>
          <cx:pt idx="1585">109.4444444444444</cx:pt>
          <cx:pt idx="1586">122.3611111111111</cx:pt>
          <cx:pt idx="1587">123.6111111111111</cx:pt>
          <cx:pt idx="1588">125.1388888888889</cx:pt>
          <cx:pt idx="1589">133.33333333333329</cx:pt>
          <cx:pt idx="1590">123.3333333333333</cx:pt>
          <cx:pt idx="1591">132.63888888888891</cx:pt>
          <cx:pt idx="1592">102.3611111111111</cx:pt>
          <cx:pt idx="1593">110.4166666666667</cx:pt>
          <cx:pt idx="1594">120.8333333333333</cx:pt>
          <cx:pt idx="1595">120.2777777777778</cx:pt>
          <cx:pt idx="1596">141.66666666666671</cx:pt>
          <cx:pt idx="1597">114.8611111111111</cx:pt>
          <cx:pt idx="1598">110</cx:pt>
          <cx:pt idx="1599">121.25</cx:pt>
          <cx:pt idx="1600">88.194444444444443</cx:pt>
          <cx:pt idx="1601">145.83333333333329</cx:pt>
          <cx:pt idx="1602">139.86111111111109</cx:pt>
          <cx:pt idx="1603">100.4166666666667</cx:pt>
          <cx:pt idx="1604">150.83333333333329</cx:pt>
          <cx:pt idx="1605">114.3055555555555</cx:pt>
          <cx:pt idx="1606">52.222222222222207</cx:pt>
          <cx:pt idx="1607">103.4722222222222</cx:pt>
          <cx:pt idx="1608">149.58333333333329</cx:pt>
          <cx:pt idx="1609">112.7777777777778</cx:pt>
          <cx:pt idx="1610">114.0277777777778</cx:pt>
          <cx:pt idx="1611">122.5</cx:pt>
          <cx:pt idx="1612">119.5833333333333</cx:pt>
          <cx:pt idx="1613">68.6111111111111</cx:pt>
          <cx:pt idx="1614">168.33333333333329</cx:pt>
          <cx:pt idx="1615">105.8333333333333</cx:pt>
          <cx:pt idx="1616">131.8055555555556</cx:pt>
          <cx:pt idx="1617">106.6666666666667</cx:pt>
          <cx:pt idx="1618">96.805555555555543</cx:pt>
          <cx:pt idx="1619">110.4166666666667</cx:pt>
          <cx:pt idx="1620">98.888888888888886</cx:pt>
          <cx:pt idx="1621">96.041666666666671</cx:pt>
          <cx:pt idx="1622">106.09999999999999</cx:pt>
          <cx:pt idx="1623">125.9722222222222</cx:pt>
          <cx:pt idx="1624">98.888888888888886</cx:pt>
          <cx:pt idx="1625">144.16666666666671</cx:pt>
          <cx:pt idx="1626">108.1944444444444</cx:pt>
          <cx:pt idx="1627">113.4722222222222</cx:pt>
          <cx:pt idx="1628">127.6388888888889</cx:pt>
          <cx:pt idx="1629">113.75</cx:pt>
          <cx:pt idx="1630">71.111111111111114</cx:pt>
          <cx:pt idx="1631">105.6944444444444</cx:pt>
          <cx:pt idx="1632">148.33333333333329</cx:pt>
          <cx:pt idx="1633">97.083333333333329</cx:pt>
          <cx:pt idx="1634">122.0833333333333</cx:pt>
          <cx:pt idx="1635">133.33333333333329</cx:pt>
          <cx:pt idx="1636">94.166666666666671</cx:pt>
          <cx:pt idx="1637">127.3611111111111</cx:pt>
          <cx:pt idx="1638">134.30555555555549</cx:pt>
          <cx:pt idx="1639">190</cx:pt>
          <cx:pt idx="1640">149.7222222222222</cx:pt>
          <cx:pt idx="1641">113.1944444444444</cx:pt>
          <cx:pt idx="1642">107.2222222222222</cx:pt>
          <cx:pt idx="1643">115.9722222222222</cx:pt>
          <cx:pt idx="1644">137.36111111111109</cx:pt>
          <cx:pt idx="1645">124.0277777777778</cx:pt>
          <cx:pt idx="1646">142.36111111111109</cx:pt>
          <cx:pt idx="1647">148.4722222222222</cx:pt>
          <cx:pt idx="1648">116.8055555555556</cx:pt>
          <cx:pt idx="1649">100.6944444444444</cx:pt>
          <cx:pt idx="1650">145.2777777777778</cx:pt>
          <cx:pt idx="1651">133.4722222222222</cx:pt>
          <cx:pt idx="1652">143.4722222222222</cx:pt>
          <cx:pt idx="1653">133.05555555555549</cx:pt>
          <cx:pt idx="1654">99.861111111111114</cx:pt>
          <cx:pt idx="1655">142.7777777777778</cx:pt>
          <cx:pt idx="1656">123.0555555555555</cx:pt>
          <cx:pt idx="1657">119.8611111111111</cx:pt>
          <cx:pt idx="1658">142.91666666666671</cx:pt>
          <cx:pt idx="1659">114.8611111111111</cx:pt>
          <cx:pt idx="1660">119.4444444444444</cx:pt>
          <cx:pt idx="1661">142.63888888888891</cx:pt>
          <cx:pt idx="1662">107.5</cx:pt>
          <cx:pt idx="1663">120.9722222222222</cx:pt>
          <cx:pt idx="1664">112.7777777777778</cx:pt>
          <cx:pt idx="1665">129.16666666666671</cx:pt>
          <cx:pt idx="1666">134.7222222222222</cx:pt>
          <cx:pt idx="1667">106.6666666666667</cx:pt>
          <cx:pt idx="1668">133.33333333333329</cx:pt>
          <cx:pt idx="1669">130.9722222222222</cx:pt>
          <cx:pt idx="1670">131.11111111111109</cx:pt>
          <cx:pt idx="1671">99.722222222222214</cx:pt>
          <cx:pt idx="1672">102.3611111111111</cx:pt>
          <cx:pt idx="1673">112.2222222222222</cx:pt>
          <cx:pt idx="1674">123.3333333333333</cx:pt>
          <cx:pt idx="1675">95.972222222222229</cx:pt>
          <cx:pt idx="1676">130.9722222222222</cx:pt>
          <cx:pt idx="1677">131.5277777777778</cx:pt>
          <cx:pt idx="1678">98.055555555555557</cx:pt>
          <cx:pt idx="1679">115.2777777777778</cx:pt>
          <cx:pt idx="1680">114.0277777777778</cx:pt>
          <cx:pt idx="1681">115</cx:pt>
          <cx:pt idx="1682">123.75</cx:pt>
          <cx:pt idx="1683">107.3611111111111</cx:pt>
          <cx:pt idx="1684">171.11111111111109</cx:pt>
          <cx:pt idx="1685">138.75</cx:pt>
          <cx:pt idx="1686">44.30555555555555</cx:pt>
          <cx:pt idx="1687">110</cx:pt>
          <cx:pt idx="1688">102.0833333333333</cx:pt>
          <cx:pt idx="1689">111.25</cx:pt>
          <cx:pt idx="1690">115</cx:pt>
          <cx:pt idx="1691">135.2777777777778</cx:pt>
          <cx:pt idx="1692">112.6388888888889</cx:pt>
          <cx:pt idx="1693">85.833333333333329</cx:pt>
          <cx:pt idx="1694">139.0277777777778</cx:pt>
          <cx:pt idx="1695">75</cx:pt>
          <cx:pt idx="1696">148.61111111111109</cx:pt>
          <cx:pt idx="1697">84.166666666666657</cx:pt>
          <cx:pt idx="1698">107.0833333333333</cx:pt>
          <cx:pt idx="1699">112.3611111111111</cx:pt>
          <cx:pt idx="1700">32.916666666666671</cx:pt>
          <cx:pt idx="1701">36.666666666666671</cx:pt>
          <cx:pt idx="1702">112.8472222222222</cx:pt>
          <cx:pt idx="1703">131.73611111111109</cx:pt>
          <cx:pt idx="1704">151.40000000000001</cx:pt>
          <cx:pt idx="1705">185.83333333333329</cx:pt>
          <cx:pt idx="1706">109.4444444444444</cx:pt>
          <cx:pt idx="1707">157.5</cx:pt>
          <cx:pt idx="1708">136.38888888888891</cx:pt>
          <cx:pt idx="1709">130.9722222222222</cx:pt>
          <cx:pt idx="1710">155</cx:pt>
          <cx:pt idx="1711">144.16666666666671</cx:pt>
          <cx:pt idx="1712">187.63888888888891</cx:pt>
          <cx:pt idx="1713">108.0555555555555</cx:pt>
          <cx:pt idx="1714">176.25</cx:pt>
          <cx:pt idx="1715">153.05555555555549</cx:pt>
          <cx:pt idx="1716">158.4722222222222</cx:pt>
          <cx:pt idx="1717">168.61111111111109</cx:pt>
          <cx:pt idx="1718">133.1944444444444</cx:pt>
          <cx:pt idx="1719">157.5</cx:pt>
          <cx:pt idx="1720">178.1944444444444</cx:pt>
          <cx:pt idx="1721">214.0277777777778</cx:pt>
          <cx:pt idx="1722">169.4444444444444</cx:pt>
          <cx:pt idx="1723">150.83333333333329</cx:pt>
          <cx:pt idx="1724">128.75</cx:pt>
          <cx:pt idx="1725">148.19444444444451</cx:pt>
          <cx:pt idx="1726">181.38888888888891</cx:pt>
          <cx:pt idx="1727">182.5</cx:pt>
          <cx:pt idx="1728">172.2222222222222</cx:pt>
          <cx:pt idx="1729">199.0277777777778</cx:pt>
          <cx:pt idx="1730">180.13888888888891</cx:pt>
          <cx:pt idx="1731">149.58333333333329</cx:pt>
          <cx:pt idx="1732">190.9722222222222</cx:pt>
          <cx:pt idx="1733">168.88888888888891</cx:pt>
          <cx:pt idx="1734">180.41666666666671</cx:pt>
          <cx:pt idx="1735">171.80555555555549</cx:pt>
          <cx:pt idx="1736">140.55555555555549</cx:pt>
          <cx:pt idx="1737">178.1944444444444</cx:pt>
          <cx:pt idx="1738">148.19444444444451</cx:pt>
          <cx:pt idx="1739">131.11111111111109</cx:pt>
          <cx:pt idx="1740">187.36111111111109</cx:pt>
          <cx:pt idx="1741">135.9722222222222</cx:pt>
          <cx:pt idx="1742">157.7777777777778</cx:pt>
          <cx:pt idx="1743">179.4444444444444</cx:pt>
          <cx:pt idx="1744">148.61111111111109</cx:pt>
          <cx:pt idx="1745">163.61111111111109</cx:pt>
          <cx:pt idx="1746">160</cx:pt>
          <cx:pt idx="1747">170.9722222222222</cx:pt>
          <cx:pt idx="1748">174.0277777777778</cx:pt>
          <cx:pt idx="1749">154.30555555555549</cx:pt>
          <cx:pt idx="1750">173.61111111111109</cx:pt>
          <cx:pt idx="1751">136.11111111111109</cx:pt>
          <cx:pt idx="1752">141.11111111111109</cx:pt>
          <cx:pt idx="1753">129.3055555555556</cx:pt>
          <cx:pt idx="1754">146.9444444444444</cx:pt>
          <cx:pt idx="1755">134.7222222222222</cx:pt>
          <cx:pt idx="1756">139.86111111111109</cx:pt>
          <cx:pt idx="1757">148.19444444444451</cx:pt>
          <cx:pt idx="1758">169.0277777777778</cx:pt>
          <cx:pt idx="1759">161.25</cx:pt>
          <cx:pt idx="1760">129.16666666666671</cx:pt>
          <cx:pt idx="1761">138.0555555555556</cx:pt>
          <cx:pt idx="1762">144.7222222222222</cx:pt>
          <cx:pt idx="1763">145.83333333333329</cx:pt>
          <cx:pt idx="1764">155.4166666666666</cx:pt>
          <cx:pt idx="1765">155.55555555555549</cx:pt>
          <cx:pt idx="1766">177.7777777777778</cx:pt>
          <cx:pt idx="1767">119.7222222222222</cx:pt>
          <cx:pt idx="1768">47.361111111111107</cx:pt>
          <cx:pt idx="1769">129.16666666666671</cx:pt>
          <cx:pt idx="1770">157.7777777777778</cx:pt>
          <cx:pt idx="1771">147.2222222222222</cx:pt>
          <cx:pt idx="1772">120.2777777777778</cx:pt>
          <cx:pt idx="1773">165.41666666666671</cx:pt>
          <cx:pt idx="1774">168.33333333333329</cx:pt>
          <cx:pt idx="1775">109.5833333333333</cx:pt>
          <cx:pt idx="1776">177.63888888888891</cx:pt>
          <cx:pt idx="1777">134.16666666666671</cx:pt>
          <cx:pt idx="1778">145</cx:pt>
          <cx:pt idx="1779">129.7222222222222</cx:pt>
          <cx:pt idx="1780">142.2222222222222</cx:pt>
          <cx:pt idx="1781">155.4166666666666</cx:pt>
          <cx:pt idx="1782">36.666666666666671</cx:pt>
          <cx:pt idx="1783">62.291666666666657</cx:pt>
          <cx:pt idx="1784">86.597222222222229</cx:pt>
          <cx:pt idx="1785">99.200000000000003</cx:pt>
          <cx:pt idx="1786">158.33333333333329</cx:pt>
          <cx:pt idx="1787">125.2777777777778</cx:pt>
          <cx:pt idx="1788">137.36111111111109</cx:pt>
          <cx:pt idx="1789">91.666666666666657</cx:pt>
          <cx:pt idx="1790">93.611111111111114</cx:pt>
          <cx:pt idx="1791">97.916666666666657</cx:pt>
          <cx:pt idx="1792">112.7777777777778</cx:pt>
          <cx:pt idx="1793">53.888888888888893</cx:pt>
          <cx:pt idx="1794">103.3333333333333</cx:pt>
          <cx:pt idx="1795">115.2777777777778</cx:pt>
          <cx:pt idx="1796">112.6388888888889</cx:pt>
          <cx:pt idx="1797">125.2777777777778</cx:pt>
          <cx:pt idx="1798">113.8888888888889</cx:pt>
          <cx:pt idx="1799">100.1388888888889</cx:pt>
          <cx:pt idx="1800">142.9166666666666</cx:pt>
          <cx:pt idx="1801">100.1388888888889</cx:pt>
          <cx:pt idx="1802">101.8055555555555</cx:pt>
          <cx:pt idx="1803">112.0833333333333</cx:pt>
          <cx:pt idx="1804">120.5555555555555</cx:pt>
          <cx:pt idx="1805">122.7777777777778</cx:pt>
          <cx:pt idx="1806">143.33333333333329</cx:pt>
          <cx:pt idx="1807">116.1111111111111</cx:pt>
          <cx:pt idx="1808">122.7777777777778</cx:pt>
          <cx:pt idx="1809">136.38888888888891</cx:pt>
          <cx:pt idx="1810">159.0277777777778</cx:pt>
          <cx:pt idx="1811">133.1944444444444</cx:pt>
          <cx:pt idx="1812">93.888888888888886</cx:pt>
          <cx:pt idx="1813">109.3055555555555</cx:pt>
          <cx:pt idx="1814">125.8333333333333</cx:pt>
          <cx:pt idx="1815">140.69444444444451</cx:pt>
          <cx:pt idx="1816">100.2777777777778</cx:pt>
          <cx:pt idx="1817">88.194444444444443</cx:pt>
          <cx:pt idx="1818">131.25</cx:pt>
          <cx:pt idx="1819">128.19444444444451</cx:pt>
          <cx:pt idx="1820">135</cx:pt>
          <cx:pt idx="1821">115.9722222222222</cx:pt>
          <cx:pt idx="1822">142.2222222222222</cx:pt>
          <cx:pt idx="1823">125.8333333333333</cx:pt>
          <cx:pt idx="1824">114.3055555555555</cx:pt>
          <cx:pt idx="1825">89.722222222222214</cx:pt>
          <cx:pt idx="1826">120.5555555555555</cx:pt>
          <cx:pt idx="1827">104.3055555555555</cx:pt>
          <cx:pt idx="1828">115.5555555555556</cx:pt>
          <cx:pt idx="1829">99.861111111111114</cx:pt>
          <cx:pt idx="1830">111.5277777777778</cx:pt>
          <cx:pt idx="1831">114.4444444444444</cx:pt>
          <cx:pt idx="1832">151.9444444444444</cx:pt>
          <cx:pt idx="1833">108.4722222222222</cx:pt>
          <cx:pt idx="1834">112.6388888888889</cx:pt>
          <cx:pt idx="1835">125.9722222222222</cx:pt>
          <cx:pt idx="1836">113.0555555555556</cx:pt>
          <cx:pt idx="1837">114.1666666666667</cx:pt>
          <cx:pt idx="1838">105.8333333333333</cx:pt>
          <cx:pt idx="1839">117.6388888888889</cx:pt>
          <cx:pt idx="1840">120.1388888888889</cx:pt>
          <cx:pt idx="1841">96.805555555555543</cx:pt>
          <cx:pt idx="1842">119.7222222222222</cx:pt>
          <cx:pt idx="1843">96.527777777777786</cx:pt>
          <cx:pt idx="1844">135.83333333333329</cx:pt>
          <cx:pt idx="1845">180.6944444444444</cx:pt>
          <cx:pt idx="1846">127.3611111111111</cx:pt>
          <cx:pt idx="1847">130.5555555555556</cx:pt>
          <cx:pt idx="1848">111.25</cx:pt>
          <cx:pt idx="1849">37.916666666666671</cx:pt>
          <cx:pt idx="1850">111.1111111111111</cx:pt>
          <cx:pt idx="1851">115</cx:pt>
          <cx:pt idx="1852">95.138888888888886</cx:pt>
          <cx:pt idx="1853">110.4166666666667</cx:pt>
          <cx:pt idx="1854">109.7222222222222</cx:pt>
          <cx:pt idx="1855">143.61111111111109</cx:pt>
          <cx:pt idx="1856">72.777777777777771</cx:pt>
          <cx:pt idx="1857">138.61111111111109</cx:pt>
          <cx:pt idx="1858">102.2222222222222</cx:pt>
          <cx:pt idx="1859">98.472222222222214</cx:pt>
          <cx:pt idx="1860">121.6666666666667</cx:pt>
          <cx:pt idx="1861">120.6944444444444</cx:pt>
          <cx:pt idx="1862">137.5</cx:pt>
          <cx:pt idx="1863">31.80555555555555</cx:pt>
          <cx:pt idx="1864">47.708333333333329</cx:pt>
          <cx:pt idx="1865">59.444444444444443</cx:pt>
          <cx:pt idx="1866">71.899999999999991</cx:pt>
          <cx:pt idx="1867">89.8611111111111</cx:pt>
          <cx:pt idx="1868">87.777777777777771</cx:pt>
          <cx:pt idx="1869">123.1944444444444</cx:pt>
          <cx:pt idx="1870">69.583333333333329</cx:pt>
          <cx:pt idx="1871">56.805555555555557</cx:pt>
          <cx:pt idx="1872">84.444444444444443</cx:pt>
          <cx:pt idx="1873">94.861111111111114</cx:pt>
          <cx:pt idx="1874">164.16666666666671</cx:pt>
          <cx:pt idx="1875">75.277777777777771</cx:pt>
          <cx:pt idx="1876">93.194444444444443</cx:pt>
          <cx:pt idx="1877">110.6944444444445</cx:pt>
          <cx:pt idx="1878">84.583333333333329</cx:pt>
          <cx:pt idx="1879">70.138888888888886</cx:pt>
          <cx:pt idx="1880">49.027777777777779</cx:pt>
          <cx:pt idx="1881">122.6388888888889</cx:pt>
          <cx:pt idx="1882">106.8055555555556</cx:pt>
          <cx:pt idx="1883">131.9444444444444</cx:pt>
          <cx:pt idx="1884">108.3333333333333</cx:pt>
          <cx:pt idx="1885">127.5</cx:pt>
          <cx:pt idx="1886">99.027777777777771</cx:pt>
          <cx:pt idx="1887">105</cx:pt>
          <cx:pt idx="1888">132.91666666666671</cx:pt>
          <cx:pt idx="1889">136.38888888888891</cx:pt>
          <cx:pt idx="1890">112.0833333333333</cx:pt>
          <cx:pt idx="1891">118.3333333333333</cx:pt>
          <cx:pt idx="1892">81.388888888888872</cx:pt>
          <cx:pt idx="1893">100.1388888888889</cx:pt>
          <cx:pt idx="1894">95.138888888888886</cx:pt>
          <cx:pt idx="1895">75.416666666666671</cx:pt>
          <cx:pt idx="1896">92.083333333333329</cx:pt>
          <cx:pt idx="1897">83.333333333333329</cx:pt>
          <cx:pt idx="1898">60</cx:pt>
          <cx:pt idx="1899">76.805555555555557</cx:pt>
          <cx:pt idx="1900">77.777777777777786</cx:pt>
          <cx:pt idx="1901">88.333333333333329</cx:pt>
          <cx:pt idx="1902">90.694444444444443</cx:pt>
          <cx:pt idx="1903">97.083333333333329</cx:pt>
          <cx:pt idx="1904">89.999999999999986</cx:pt>
          <cx:pt idx="1905">100</cx:pt>
          <cx:pt idx="1906">96.1111111111111</cx:pt>
          <cx:pt idx="1907">86.805555555555557</cx:pt>
          <cx:pt idx="1908">79.444444444444443</cx:pt>
          <cx:pt idx="1909">120.9722222222222</cx:pt>
          <cx:pt idx="1910">99.861111111111114</cx:pt>
          <cx:pt idx="1911">137.2222222222222</cx:pt>
          <cx:pt idx="1912">127.3611111111111</cx:pt>
          <cx:pt idx="1913">82.916666666666657</cx:pt>
          <cx:pt idx="1914">79.444444444444443</cx:pt>
          <cx:pt idx="1915">82.916666666666657</cx:pt>
          <cx:pt idx="1916">67.916666666666657</cx:pt>
          <cx:pt idx="1917">66.388888888888886</cx:pt>
          <cx:pt idx="1918">64.722222222222229</cx:pt>
          <cx:pt idx="1919">85</cx:pt>
          <cx:pt idx="1920">90.972222222222214</cx:pt>
          <cx:pt idx="1921">107.9166666666667</cx:pt>
          <cx:pt idx="1922">77.5</cx:pt>
          <cx:pt idx="1923">61.250000000000007</cx:pt>
          <cx:pt idx="1924">83.194444444444443</cx:pt>
          <cx:pt idx="1925">80.555555555555543</cx:pt>
          <cx:pt idx="1926">80.694444444444429</cx:pt>
          <cx:pt idx="1927">86.666666666666671</cx:pt>
          <cx:pt idx="1928">123.4722222222222</cx:pt>
          <cx:pt idx="1929">93.472222222222229</cx:pt>
          <cx:pt idx="1930">35.972222222222221</cx:pt>
          <cx:pt idx="1931">117.2222222222222</cx:pt>
          <cx:pt idx="1932">94.722222222222214</cx:pt>
          <cx:pt idx="1933">82.222222222222214</cx:pt>
          <cx:pt idx="1934">78.472222222222214</cx:pt>
          <cx:pt idx="1935">93.472222222222229</cx:pt>
          <cx:pt idx="1936">95.555555555555543</cx:pt>
          <cx:pt idx="1937">59.166666666666657</cx:pt>
          <cx:pt idx="1938">97.638888888888886</cx:pt>
          <cx:pt idx="1939">137.5</cx:pt>
          <cx:pt idx="1940">114.0277777777778</cx:pt>
          <cx:pt idx="1941">73.888888888888886</cx:pt>
          <cx:pt idx="1942">77.916666666666671</cx:pt>
          <cx:pt idx="1943">65.555555555555557</cx:pt>
          <cx:pt idx="1944">45.972222222222221</cx:pt>
          <cx:pt idx="1945">104.7222222222222</cx:pt>
          <cx:pt idx="1946">100.7638888888889</cx:pt>
          <cx:pt idx="1947">88.75</cx:pt>
          <cx:pt idx="1948">91.1111111111111</cx:pt>
          <cx:pt idx="1949">83.888888888888886</cx:pt>
          <cx:pt idx="1950">138.1944444444444</cx:pt>
          <cx:pt idx="1951">151.5277777777778</cx:pt>
          <cx:pt idx="1952">114.4444444444444</cx:pt>
          <cx:pt idx="1953">141.25</cx:pt>
          <cx:pt idx="1954">129.7222222222222</cx:pt>
          <cx:pt idx="1955">143.0555555555556</cx:pt>
          <cx:pt idx="1956">89.583333333333343</cx:pt>
          <cx:pt idx="1957">132.7777777777778</cx:pt>
          <cx:pt idx="1958">132.5</cx:pt>
          <cx:pt idx="1959">145.9722222222222</cx:pt>
          <cx:pt idx="1960">143.33333333333329</cx:pt>
          <cx:pt idx="1961">133.33333333333329</cx:pt>
          <cx:pt idx="1962">109.4444444444444</cx:pt>
          <cx:pt idx="1963">137.5</cx:pt>
          <cx:pt idx="1964">142.08333333333329</cx:pt>
          <cx:pt idx="1965">154.30555555555549</cx:pt>
          <cx:pt idx="1966">176.66666666666671</cx:pt>
          <cx:pt idx="1967">186.6666666666666</cx:pt>
          <cx:pt idx="1968">160.9722222222222</cx:pt>
          <cx:pt idx="1969">144.86111111111109</cx:pt>
          <cx:pt idx="1970">158.1944444444444</cx:pt>
          <cx:pt idx="1971">95.277777777777786</cx:pt>
          <cx:pt idx="1972">96.944444444444443</cx:pt>
          <cx:pt idx="1973">95.694444444444443</cx:pt>
          <cx:pt idx="1974">75.694444444444443</cx:pt>
          <cx:pt idx="1975">107.7777777777778</cx:pt>
          <cx:pt idx="1976">85.555555555555557</cx:pt>
          <cx:pt idx="1977">101.6666666666667</cx:pt>
          <cx:pt idx="1978">99.444444444444443</cx:pt>
          <cx:pt idx="1979">114.7222222222222</cx:pt>
          <cx:pt idx="1980">102.6388888888889</cx:pt>
          <cx:pt idx="1981">73.888888888888886</cx:pt>
          <cx:pt idx="1982">99.027777777777771</cx:pt>
          <cx:pt idx="1983">115.1388888888889</cx:pt>
          <cx:pt idx="1984">150.6944444444444</cx:pt>
          <cx:pt idx="1985">84.722222222222214</cx:pt>
          <cx:pt idx="1986">112.0833333333333</cx:pt>
          <cx:pt idx="1987">66.25</cx:pt>
          <cx:pt idx="1988">78.055555555555557</cx:pt>
          <cx:pt idx="1989">105.2777777777778</cx:pt>
          <cx:pt idx="1990">93.611111111111114</cx:pt>
          <cx:pt idx="1991">85</cx:pt>
          <cx:pt idx="1992">72.6388888888889</cx:pt>
          <cx:pt idx="1993">86.805555555555557</cx:pt>
          <cx:pt idx="1994">92.222222222222214</cx:pt>
          <cx:pt idx="1995">90.972222222222214</cx:pt>
          <cx:pt idx="1996">102.7777777777778</cx:pt>
          <cx:pt idx="1997">115.6944444444444</cx:pt>
          <cx:pt idx="1998">123.6111111111111</cx:pt>
          <cx:pt idx="1999">84.583333333333329</cx:pt>
          <cx:pt idx="2000">79.305555555555557</cx:pt>
          <cx:pt idx="2001">100.1388888888889</cx:pt>
          <cx:pt idx="2002">111.6666666666667</cx:pt>
          <cx:pt idx="2003">69.583333333333329</cx:pt>
          <cx:pt idx="2004">75.277777777777771</cx:pt>
          <cx:pt idx="2005">114.5833333333333</cx:pt>
          <cx:pt idx="2006">93.75</cx:pt>
          <cx:pt idx="2007">80.416666666666671</cx:pt>
          <cx:pt idx="2008">71.805555555555557</cx:pt>
          <cx:pt idx="2009">90.416666666666657</cx:pt>
          <cx:pt idx="2010">102.2222222222222</cx:pt>
          <cx:pt idx="2011">85.138888888888886</cx:pt>
          <cx:pt idx="2012">101.25</cx:pt>
          <cx:pt idx="2013">131.8055555555556</cx:pt>
          <cx:pt idx="2014">85.138888888888886</cx:pt>
          <cx:pt idx="2015">31.388888888888879</cx:pt>
          <cx:pt idx="2016">79.8611111111111</cx:pt>
          <cx:pt idx="2017">97.361111111111114</cx:pt>
          <cx:pt idx="2018">74.166666666666657</cx:pt>
          <cx:pt idx="2019">93.611111111111114</cx:pt>
          <cx:pt idx="2020">97.500000000000014</cx:pt>
          <cx:pt idx="2021">107.5</cx:pt>
          <cx:pt idx="2022">83.472222222222214</cx:pt>
          <cx:pt idx="2023">86.527777777777771</cx:pt>
          <cx:pt idx="2024">168.33333333333329</cx:pt>
          <cx:pt idx="2025">80.555555555555543</cx:pt>
          <cx:pt idx="2026">76.527777777777771</cx:pt>
          <cx:pt idx="2027">99.722222222222214</cx:pt>
          <cx:pt idx="2028">100.1388888888889</cx:pt>
          <cx:pt idx="2029">130.13888888888891</cx:pt>
          <cx:pt idx="2030">42.916666666666657</cx:pt>
          <cx:pt idx="2031">11.52777777777778</cx:pt>
          <cx:pt idx="2032">56.3888888888889</cx:pt>
          <cx:pt idx="2033">84.236111111111114</cx:pt>
          <cx:pt idx="2034">86.25</cx:pt>
          <cx:pt idx="2035">84.027777777777771</cx:pt>
          <cx:pt idx="2036">85.138888888888886</cx:pt>
          <cx:pt idx="2037">100.6944444444444</cx:pt>
          <cx:pt idx="2038">120.1388888888889</cx:pt>
          <cx:pt idx="2039">123.4722222222222</cx:pt>
          <cx:pt idx="2040">98.333333333333329</cx:pt>
          <cx:pt idx="2041">109.3055555555555</cx:pt>
          <cx:pt idx="2042">94.166666666666671</cx:pt>
          <cx:pt idx="2043">94.166666666666657</cx:pt>
          <cx:pt idx="2044">99.8611111111111</cx:pt>
          <cx:pt idx="2045">92.361111111111114</cx:pt>
          <cx:pt idx="2046">113.8888888888889</cx:pt>
          <cx:pt idx="2047">131.66666666666671</cx:pt>
          <cx:pt idx="2048">125.6944444444444</cx:pt>
          <cx:pt idx="2049">110.6944444444445</cx:pt>
          <cx:pt idx="2050">100.5555555555556</cx:pt>
          <cx:pt idx="2051">133.4722222222222</cx:pt>
          <cx:pt idx="2052">131.9444444444444</cx:pt>
          <cx:pt idx="2053">98.888888888888886</cx:pt>
          <cx:pt idx="2054">157.5</cx:pt>
          <cx:pt idx="2055">134.0277777777778</cx:pt>
          <cx:pt idx="2056">156.9444444444444</cx:pt>
          <cx:pt idx="2057">132.08333333333329</cx:pt>
          <cx:pt idx="2058">129.3055555555556</cx:pt>
          <cx:pt idx="2059">156.11111111111109</cx:pt>
          <cx:pt idx="2060">108.1944444444444</cx:pt>
          <cx:pt idx="2061">144.4444444444444</cx:pt>
          <cx:pt idx="2062">118.6111111111111</cx:pt>
          <cx:pt idx="2063">122.9166666666667</cx:pt>
          <cx:pt idx="2064">124.1666666666666</cx:pt>
          <cx:pt idx="2065">129.16666666666671</cx:pt>
          <cx:pt idx="2066">87.222222222222229</cx:pt>
          <cx:pt idx="2067">133.05555555555549</cx:pt>
          <cx:pt idx="2068">110.6944444444444</cx:pt>
          <cx:pt idx="2069">83.472222222222214</cx:pt>
          <cx:pt idx="2070">128.33333333333329</cx:pt>
          <cx:pt idx="2071">132.91666666666671</cx:pt>
          <cx:pt idx="2072">132.08333333333329</cx:pt>
          <cx:pt idx="2073">125.4166666666667</cx:pt>
          <cx:pt idx="2074">131.38888888888891</cx:pt>
          <cx:pt idx="2075">104.5833333333333</cx:pt>
          <cx:pt idx="2076">119.7222222222222</cx:pt>
          <cx:pt idx="2077">140.9722222222222</cx:pt>
          <cx:pt idx="2078">134.58333333333329</cx:pt>
          <cx:pt idx="2079">123.3333333333333</cx:pt>
          <cx:pt idx="2080">123.0555555555555</cx:pt>
          <cx:pt idx="2081">160</cx:pt>
          <cx:pt idx="2082">146.5277777777778</cx:pt>
          <cx:pt idx="2083">122.7777777777778</cx:pt>
          <cx:pt idx="2084">137.91666666666671</cx:pt>
          <cx:pt idx="2085">140.13888888888891</cx:pt>
          <cx:pt idx="2086">185.13888888888891</cx:pt>
          <cx:pt idx="2087">111.9444444444444</cx:pt>
          <cx:pt idx="2088">106.6666666666667</cx:pt>
          <cx:pt idx="2089">146.38888888888891</cx:pt>
          <cx:pt idx="2090">114.1666666666667</cx:pt>
          <cx:pt idx="2091">119.8611111111111</cx:pt>
          <cx:pt idx="2092">153.05555555555549</cx:pt>
          <cx:pt idx="2093">171.25</cx:pt>
          <cx:pt idx="2094">187.5</cx:pt>
          <cx:pt idx="2095">135.13888888888891</cx:pt>
          <cx:pt idx="2096">141.38888888888891</cx:pt>
          <cx:pt idx="2097">194.4444444444444</cx:pt>
          <cx:pt idx="2098">178.75</cx:pt>
          <cx:pt idx="2099">163.0555555555556</cx:pt>
          <cx:pt idx="2100">233.33333333333329</cx:pt>
          <cx:pt idx="2101">152.5</cx:pt>
          <cx:pt idx="2102">135.83333333333329</cx:pt>
          <cx:pt idx="2103">27.083333333333329</cx:pt>
          <cx:pt idx="2104">200.9722222222222</cx:pt>
          <cx:pt idx="2105">156.38888888888891</cx:pt>
          <cx:pt idx="2106">193.75</cx:pt>
          <cx:pt idx="2107">186.25</cx:pt>
          <cx:pt idx="2108">157.63888888888891</cx:pt>
          <cx:pt idx="2109">226.66666666666671</cx:pt>
          <cx:pt idx="2110">114.4444444444444</cx:pt>
          <cx:pt idx="2111">151.5277777777778</cx:pt>
          <cx:pt idx="2112">186.5277777777778</cx:pt>
          <cx:pt idx="2113">193.4722222222222</cx:pt>
          <cx:pt idx="2114">198.05555555555549</cx:pt>
          <cx:pt idx="2115">160</cx:pt>
          <cx:pt idx="2116">219.7222222222222</cx:pt>
          <cx:pt idx="2117">310</cx:pt>
          <cx:pt idx="2118">123.3333333333333</cx:pt>
          <cx:pt idx="2119">21.666666666666671</cx:pt>
          <cx:pt idx="2120">48.472222222222221</cx:pt>
          <cx:pt idx="2121">46.736111111111107</cx:pt>
          <cx:pt idx="2122">55.208333333333343</cx:pt>
          <cx:pt idx="2123">40.277777777777771</cx:pt>
          <cx:pt idx="2124">50.555555555555557</cx:pt>
          <cx:pt idx="2125">55.138888888888893</cx:pt>
          <cx:pt idx="2126">95</cx:pt>
          <cx:pt idx="2127">98.888888888888886</cx:pt>
          <cx:pt idx="2128">90.277777777777786</cx:pt>
          <cx:pt idx="2129">85.416666666666671</cx:pt>
          <cx:pt idx="2130">68.472222222222214</cx:pt>
          <cx:pt idx="2131">114.1666666666667</cx:pt>
          <cx:pt idx="2132">64.583333333333343</cx:pt>
          <cx:pt idx="2133">76.666666666666657</cx:pt>
          <cx:pt idx="2134">93.333333333333329</cx:pt>
          <cx:pt idx="2135">71.111111111111114</cx:pt>
          <cx:pt idx="2136">85.138888888888886</cx:pt>
          <cx:pt idx="2137">88.194444444444457</cx:pt>
          <cx:pt idx="2138">66.25</cx:pt>
          <cx:pt idx="2139">57.916666666666657</cx:pt>
          <cx:pt idx="2140">104.8611111111111</cx:pt>
          <cx:pt idx="2141">90.972222222222214</cx:pt>
          <cx:pt idx="2142">104.0277777777778</cx:pt>
          <cx:pt idx="2143">93.055555555555557</cx:pt>
          <cx:pt idx="2144">83.333333333333329</cx:pt>
          <cx:pt idx="2145">70.138888888888886</cx:pt>
          <cx:pt idx="2146">84.444444444444443</cx:pt>
          <cx:pt idx="2147">109.1666666666667</cx:pt>
          <cx:pt idx="2148">78.75</cx:pt>
          <cx:pt idx="2149">114.7222222222222</cx:pt>
          <cx:pt idx="2150">91.805555555555557</cx:pt>
          <cx:pt idx="2151">85.277777777777786</cx:pt>
          <cx:pt idx="2152">72.361111111111114</cx:pt>
          <cx:pt idx="2153">85.138888888888886</cx:pt>
          <cx:pt idx="2154">78.333333333333314</cx:pt>
          <cx:pt idx="2155">114.4444444444444</cx:pt>
          <cx:pt idx="2156">92.083333333333329</cx:pt>
          <cx:pt idx="2157">82.361111111111114</cx:pt>
          <cx:pt idx="2158">84.027777777777771</cx:pt>
          <cx:pt idx="2159">105.4166666666667</cx:pt>
          <cx:pt idx="2160">126.8055555555555</cx:pt>
          <cx:pt idx="2161">95.555555555555543</cx:pt>
          <cx:pt idx="2162">130.9722222222222</cx:pt>
          <cx:pt idx="2163">69.861111111111114</cx:pt>
          <cx:pt idx="2164">77.777777777777771</cx:pt>
          <cx:pt idx="2165">108.6111111111111</cx:pt>
          <cx:pt idx="2166">92.777777777777771</cx:pt>
          <cx:pt idx="2167">86.666666666666671</cx:pt>
          <cx:pt idx="2168">76.388888888888886</cx:pt>
          <cx:pt idx="2169">99.583333333333329</cx:pt>
          <cx:pt idx="2170">102.5</cx:pt>
          <cx:pt idx="2171">87.361111111111114</cx:pt>
          <cx:pt idx="2172">105.2777777777778</cx:pt>
          <cx:pt idx="2173">108.0555555555555</cx:pt>
          <cx:pt idx="2174">99.861111111111114</cx:pt>
          <cx:pt idx="2175">69.861111111111114</cx:pt>
          <cx:pt idx="2176">68.75</cx:pt>
          <cx:pt idx="2177">90.833333333333329</cx:pt>
          <cx:pt idx="2178">91.527777777777771</cx:pt>
          <cx:pt idx="2179">68.472222222222214</cx:pt>
          <cx:pt idx="2180">75.555555555555557</cx:pt>
          <cx:pt idx="2181">98.333333333333329</cx:pt>
          <cx:pt idx="2182">71.944444444444443</cx:pt>
          <cx:pt idx="2183">86.388888888888886</cx:pt>
          <cx:pt idx="2184">92.361111111111114</cx:pt>
          <cx:pt idx="2185">83.194444444444443</cx:pt>
          <cx:pt idx="2186">75.138888888888886</cx:pt>
          <cx:pt idx="2187">83.194444444444443</cx:pt>
          <cx:pt idx="2188">100.8333333333333</cx:pt>
          <cx:pt idx="2189">97.083333333333329</cx:pt>
          <cx:pt idx="2190">57.500000000000007</cx:pt>
          <cx:pt idx="2191">33.611111111111107</cx:pt>
          <cx:pt idx="2192">86.25</cx:pt>
          <cx:pt idx="2193">85.972222222222229</cx:pt>
          <cx:pt idx="2194">70.555555555555557</cx:pt>
          <cx:pt idx="2195">101.3888888888889</cx:pt>
          <cx:pt idx="2196">98.472222222222214</cx:pt>
          <cx:pt idx="2197">107.9166666666667</cx:pt>
          <cx:pt idx="2198">70.416666666666671</cx:pt>
          <cx:pt idx="2199">98.333333333333329</cx:pt>
          <cx:pt idx="2200">139.4444444444444</cx:pt>
          <cx:pt idx="2201">100.6944444444444</cx:pt>
          <cx:pt idx="2202">71.111111111111114</cx:pt>
          <cx:pt idx="2203">99.305555555555557</cx:pt>
          <cx:pt idx="2204">65.555555555555557</cx:pt>
          <cx:pt idx="2205">114.4444444444444</cx:pt>
          <cx:pt idx="2206">25.138888888888889</cx:pt>
          <cx:pt idx="2207">7.7777777777777777</cx:pt>
        </cx:lvl>
      </cx:numDim>
    </cx:data>
  </cx:chartData>
  <cx:chart>
    <cx:title pos="t" align="ctr" overlay="0">
      <cx:tx>
        <cx:rich>
          <a:bodyPr spcFirstLastPara="1" vertOverflow="ellipsis" horzOverflow="overflow" wrap="square" lIns="0" tIns="0" rIns="0" bIns="0" anchor="ctr" anchorCtr="1"/>
          <a:lstStyle/>
          <a:p>
            <a:pPr algn="ctr" rtl="0">
              <a:defRPr sz="1050"/>
            </a:pPr>
            <a:r>
              <a:rPr lang="en-US" altLang="zh-TW" sz="1050" b="0" i="0" u="none" strike="noStrike" baseline="0">
                <a:solidFill>
                  <a:sysClr val="windowText" lastClr="000000">
                    <a:lumMod val="65000"/>
                    <a:lumOff val="35000"/>
                  </a:sysClr>
                </a:solidFill>
                <a:latin typeface="Calibri"/>
                <a:ea typeface="新細明體" panose="02020500000000000000" pitchFamily="18" charset="-120"/>
              </a:rPr>
              <a:t>Route Loading Rates</a:t>
            </a:r>
            <a:endParaRPr lang="zh-TW" altLang="en-US" sz="1050" b="0" i="0" u="none" strike="noStrike" baseline="0">
              <a:solidFill>
                <a:sysClr val="windowText" lastClr="000000">
                  <a:lumMod val="65000"/>
                  <a:lumOff val="35000"/>
                </a:sysClr>
              </a:solidFill>
              <a:latin typeface="Calibri"/>
              <a:ea typeface="新細明體" panose="02020500000000000000" pitchFamily="18" charset="-120"/>
            </a:endParaRPr>
          </a:p>
        </cx:rich>
      </cx:tx>
    </cx:title>
    <cx:plotArea>
      <cx:plotAreaRegion>
        <cx:series layoutId="boxWhisker" uniqueId="{00000000-74DE-42A2-B4CE-56F2016F9D97}">
          <cx:tx>
            <cx:txData>
              <cx:f>'Raw Load Rates'!$B$1</cx:f>
              <cx:v>Load Rate (%)</cx:v>
            </cx:txData>
          </cx:tx>
          <cx:dataId val="0"/>
          <cx:layoutPr>
            <cx:visibility meanLine="0" meanMarker="1" nonoutliers="0" outliers="1"/>
            <cx:statistics quartileMethod="exclusive"/>
          </cx:layoutPr>
        </cx:series>
      </cx:plotAreaRegion>
      <cx:axis id="0">
        <cx:catScaling gapWidth="1"/>
        <cx:tickLabels/>
        <cx:txPr>
          <a:bodyPr spcFirstLastPara="1" vertOverflow="ellipsis" horzOverflow="overflow" wrap="square" lIns="0" tIns="0" rIns="0" bIns="0" anchor="ctr" anchorCtr="1"/>
          <a:lstStyle/>
          <a:p>
            <a:pPr algn="ctr" rtl="0">
              <a:defRPr sz="600"/>
            </a:pPr>
            <a:endParaRPr lang="zh-TW" altLang="en-US" sz="600" b="0" i="0" u="none" strike="noStrike" baseline="0">
              <a:solidFill>
                <a:sysClr val="windowText" lastClr="000000">
                  <a:lumMod val="65000"/>
                  <a:lumOff val="35000"/>
                </a:sysClr>
              </a:solidFill>
              <a:latin typeface="Aptos" panose="02110004020202020204"/>
              <a:ea typeface="新細明體" panose="02020500000000000000" pitchFamily="18" charset="-120"/>
            </a:endParaRPr>
          </a:p>
        </cx:txPr>
      </cx:axis>
      <cx:axis id="1">
        <cx:valScaling/>
        <cx:title>
          <cx:tx>
            <cx:rich>
              <a:bodyPr spcFirstLastPara="1" vertOverflow="ellipsis" horzOverflow="overflow" wrap="square" lIns="0" tIns="0" rIns="0" bIns="0" anchor="ctr" anchorCtr="1"/>
              <a:lstStyle/>
              <a:p>
                <a:pPr algn="ctr" rtl="0">
                  <a:defRPr sz="800"/>
                </a:pPr>
                <a:r>
                  <a:rPr lang="en-US" altLang="zh-TW" sz="800" b="0" i="0" u="none" strike="noStrike" baseline="0">
                    <a:solidFill>
                      <a:sysClr val="windowText" lastClr="000000">
                        <a:lumMod val="65000"/>
                        <a:lumOff val="35000"/>
                      </a:sysClr>
                    </a:solidFill>
                    <a:latin typeface="Calibri"/>
                    <a:ea typeface="新細明體" panose="02020500000000000000" pitchFamily="18" charset="-120"/>
                  </a:rPr>
                  <a:t>Loading Rate (%)</a:t>
                </a:r>
                <a:endParaRPr lang="zh-TW" altLang="en-US" sz="800" b="0" i="0" u="none" strike="noStrike" baseline="0">
                  <a:solidFill>
                    <a:sysClr val="windowText" lastClr="000000">
                      <a:lumMod val="65000"/>
                      <a:lumOff val="35000"/>
                    </a:sysClr>
                  </a:solidFill>
                  <a:latin typeface="Calibri"/>
                  <a:ea typeface="新細明體" panose="02020500000000000000" pitchFamily="18" charset="-120"/>
                </a:endParaRPr>
              </a:p>
            </cx:rich>
          </cx:tx>
        </cx:title>
        <cx:majorGridlines/>
        <cx:tickLabels/>
        <cx:txPr>
          <a:bodyPr spcFirstLastPara="1" vertOverflow="ellipsis" horzOverflow="overflow" wrap="square" lIns="0" tIns="0" rIns="0" bIns="0" anchor="ctr" anchorCtr="1"/>
          <a:lstStyle/>
          <a:p>
            <a:pPr algn="ctr" rtl="0">
              <a:defRPr sz="800"/>
            </a:pPr>
            <a:endParaRPr lang="zh-TW" altLang="en-US" sz="800" b="0" i="0" u="none" strike="noStrike" baseline="0">
              <a:solidFill>
                <a:sysClr val="windowText" lastClr="000000">
                  <a:lumMod val="65000"/>
                  <a:lumOff val="35000"/>
                </a:sysClr>
              </a:solidFill>
              <a:latin typeface="Aptos" panose="02110004020202020204"/>
              <a:ea typeface="新細明體" panose="02020500000000000000" pitchFamily="18" charset="-120"/>
            </a:endParaRPr>
          </a:p>
        </cx:txPr>
      </cx:axis>
    </cx:plotArea>
    <cx:legend pos="b" align="ctr" overlay="0">
      <cx:txPr>
        <a:bodyPr spcFirstLastPara="1" vertOverflow="ellipsis" horzOverflow="overflow" wrap="square" lIns="0" tIns="0" rIns="0" bIns="0" anchor="ctr" anchorCtr="1"/>
        <a:lstStyle/>
        <a:p>
          <a:pPr algn="ctr" rtl="0">
            <a:defRPr sz="700"/>
          </a:pPr>
          <a:endParaRPr lang="zh-TW" altLang="en-US" sz="700" b="0" i="0" u="none" strike="noStrike" baseline="0">
            <a:solidFill>
              <a:sysClr val="windowText" lastClr="000000">
                <a:lumMod val="65000"/>
                <a:lumOff val="35000"/>
              </a:sysClr>
            </a:solidFill>
            <a:latin typeface="Aptos" panose="02110004020202020204"/>
            <a:ea typeface="新細明體" panose="02020500000000000000" pitchFamily="18" charset="-120"/>
          </a:endParaRPr>
        </a:p>
      </cx:txPr>
    </cx:legend>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AB32D-553D-41CA-A130-D604DB951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124381</TotalTime>
  <Pages>25</Pages>
  <Words>12938</Words>
  <Characters>73747</Characters>
  <Application>Microsoft Office Word</Application>
  <DocSecurity>0</DocSecurity>
  <Lines>614</Lines>
  <Paragraphs>173</Paragraphs>
  <ScaleCrop>false</ScaleCrop>
  <Company/>
  <LinksUpToDate>false</LinksUpToDate>
  <CharactersWithSpaces>86512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楊宏傑</dc:creator>
  <cp:keywords/>
  <dc:description/>
  <cp:lastModifiedBy>楊宏傑</cp:lastModifiedBy>
  <cp:revision>853</cp:revision>
  <cp:lastPrinted>2026-07-11T06:34:00Z</cp:lastPrinted>
  <dcterms:created xsi:type="dcterms:W3CDTF">2025-08-04T09:13:00Z</dcterms:created>
  <dcterms:modified xsi:type="dcterms:W3CDTF">2026-07-15T08:54:00Z</dcterms:modified>
</cp:coreProperties>
</file>